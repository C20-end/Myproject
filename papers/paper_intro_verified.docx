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41C4E" w14:textId="77777777" w:rsidR="000D57FF" w:rsidRDefault="000D57FF" w:rsidP="000D57FF">
      <w:pPr>
        <w:spacing w:before="480" w:after="120" w:line="312" w:lineRule="auto"/>
        <w:ind w:firstLine="0" w:left="0" w:right="0"/>
        <w:jc w:val="center"/>
        <w:rPr>
          <w:rFonts w:eastAsia="黑体"/>
          <w:b/>
          <w:sz w:val="32"/>
        </w:rPr>
      </w:pPr>
      <w:r>
        <w:rPr>
          <w:rFonts w:ascii="Times New Roman" w:hAnsi="Times New Roman" w:eastAsia="黑体" w:cs="Times New Roman"/>
          <w:b/>
          <w:sz w:val="36"/>
          <w:szCs w:val="36"/>
        </w:rPr>
        <w:t>社交媒体视角下公众对生成式人工智能医疗应用的认知模式研究</w:t>
      </w:r>
    </w:p>
    <w:p w14:paraId="2E2E87A5" w14:textId="77777777" w:rsidR="000D57FF" w:rsidRDefault="000D57FF" w:rsidP="000D57FF">
      <w:pPr>
        <w:spacing w:after="240" w:before="0" w:line="312" w:lineRule="auto"/>
        <w:ind w:firstLine="0" w:left="0" w:right="0"/>
        <w:jc w:val="center"/>
        <w:rPr>
          <w:rFonts w:eastAsia="黑体"/>
          <w:b/>
          <w:sz w:val="32"/>
        </w:rPr>
      </w:pPr>
      <w:r>
        <w:rPr>
          <w:rFonts w:ascii="Times New Roman" w:hAnsi="Times New Roman" w:eastAsia="黑体" w:cs="Times New Roman"/>
          <w:b/>
          <w:sz w:val="28"/>
          <w:szCs w:val="28"/>
        </w:rPr>
        <w:t>——一项基于文本挖掘的分析</w:t>
      </w:r>
    </w:p>
    <w:p w14:paraId="4A169E55" w14:textId="77777777" w:rsidR="001E30B5" w:rsidRDefault="00000000" w:rsidP="000D57FF">
      <w:pPr>
        <w:spacing w:before="240" w:after="120" w:line="300" w:lineRule="auto"/>
        <w:ind w:firstLine="0" w:left="0" w:right="0"/>
        <w:jc w:val="both"/>
      </w:pPr>
      <w:r>
        <w:rPr>
          <w:rFonts w:ascii="Times New Roman" w:hAnsi="Times New Roman" w:eastAsia="黑体" w:cs="Times New Roman"/>
          <w:b/>
          <w:sz w:val="21"/>
          <w:szCs w:val="21"/>
        </w:rPr>
        <w:t xml:space="preserve">摘　要：随着生成式人工智能进入问诊、报告解读、健康咨询与临床辅助，公众如何理解其技术能力、医生角色、潜在风险和人机关系，成为影响应用落地的重要因素。既有研究多用问卷或情景实验测量接受意愿，社交媒体研究则多停在情感极性或主题类别。本文回溯采集微博、抖音、小红书与知乎中围绕AI医生、AI问诊和医疗大模型的中文评论，经清洗、相关性识别和态度分类，得到相关评论103,731条、有态度71,886条。在有态度文本上构建评论内词共现网络，以Louvain词簇为分析单位，从AI能力、医生角色、风险认知和人机关系四个维度编码14个词簇。相关评论中积极占52.4%，有态度样本中占75.6%。积极态度内部分化出技术崇拜、务实认可与人机协同，消极态度则分开为技术恐惧与风险责任。识别这些模式，是为了把公众认知从接受或拒绝推进到多维配置：过半积极不等于独立诊断已获授权，误诊问责也不等于不敢使用，可为医疗机构区分功能便利与临床信任、完善医生把关和责任沟通提供参考。</w:t>
      </w:r>
    </w:p>
    <w:p w14:paraId="60C4F11A" w14:textId="77777777" w:rsidR="001E30B5" w:rsidRDefault="00000000">
      <w:pPr>
        <w:spacing w:after="120" w:before="0" w:line="300" w:lineRule="auto"/>
        <w:ind w:firstLine="0" w:left="0" w:right="0"/>
        <w:jc w:val="both"/>
      </w:pPr>
      <w:r>
        <w:rPr>
          <w:rFonts w:ascii="Times New Roman" w:hAnsi="Times New Roman" w:eastAsia="黑体" w:cs="Times New Roman"/>
          <w:b/>
          <w:sz w:val="21"/>
          <w:szCs w:val="21"/>
        </w:rPr>
        <w:t>关键词：</w:t>
      </w:r>
      <w:r>
        <w:rPr>
          <w:rFonts w:ascii="Times New Roman" w:hAnsi="Times New Roman" w:eastAsia="楷体" w:cs="Times New Roman"/>
          <w:b w:val="0"/>
          <w:sz w:val="21"/>
          <w:szCs w:val="21"/>
        </w:rPr>
        <w:t>生成式人工智能；医疗应用；认知模式；公众态度；人机互补；社交媒体；词共现网络</w:t>
      </w:r>
    </w:p>
    <w:p>
      <w:pPr>
        <w:spacing w:before="360" w:after="120" w:line="312" w:lineRule="auto"/>
        <w:ind w:firstLine="0" w:left="0" w:right="0"/>
        <w:jc w:val="center"/>
        <w:pageBreakBefore/>
      </w:pPr>
      <w:r>
        <w:rPr>
          <w:rFonts w:ascii="Times New Roman" w:hAnsi="Times New Roman" w:eastAsia="Times New Roman" w:cs="Times New Roman"/>
          <w:b/>
          <w:sz w:val="32"/>
          <w:szCs w:val="32"/>
        </w:rPr>
        <w:t>Public Cognitive Patterns toward Generative AI Applications in Healthcare from a Social Media Perspective</w:t>
      </w:r>
    </w:p>
    <w:p>
      <w:pPr>
        <w:spacing w:before="0" w:after="240" w:line="312" w:lineRule="auto"/>
        <w:ind w:firstLine="0" w:left="0" w:right="0"/>
        <w:jc w:val="center"/>
      </w:pPr>
      <w:r>
        <w:rPr>
          <w:rFonts w:ascii="Times New Roman" w:hAnsi="Times New Roman" w:eastAsia="Times New Roman" w:cs="Times New Roman"/>
          <w:b w:val="0"/>
          <w:sz w:val="24"/>
          <w:szCs w:val="24"/>
        </w:rPr>
        <w:t>A Text Mining Analysis</w:t>
      </w:r>
    </w:p>
    <w:p>
      <w:pPr>
        <w:spacing w:before="120" w:after="120" w:line="300" w:lineRule="auto"/>
        <w:ind w:firstLine="0" w:left="0" w:right="0"/>
        <w:jc w:val="both"/>
      </w:pPr>
      <w:r>
        <w:rPr>
          <w:rFonts w:ascii="Times New Roman" w:hAnsi="Times New Roman" w:eastAsia="Times New Roman" w:cs="Times New Roman"/>
          <w:b/>
          <w:sz w:val="21"/>
          <w:szCs w:val="21"/>
        </w:rPr>
        <w:t xml:space="preserve">Abstract: As generative artificial intelligence enters consultation, report interpretation, health advice, and clinical support, how the public understands its capability, physicians’ roles, risks, and human–AI relations becomes important for adoption. Survey and scenario studies mainly measure acceptance, while social media studies often stop at sentiment polarity or topic categories. This study retrospectively collected Chinese comments on AI doctors, AI consultation, and medical large language models from Weibo, Douyin, Xiaohongshu, and Zhihu. After cleaning, relevance classification, and attitude labeling, 103,731 relevant comments remained, 71,886 of which expressed an explicit attitude. Within-comment word co-occurrence networks were built on attitude-bearing texts; 14 Louvain clusters were coded along AI capability, physician role, risk perception, and the human–AI relationship. Positive comments accounted for 52.4% of relevant comments and 75.6% of attitude-bearing comments. Positive attitudes differentiated into technological worship, pragmatic acceptance, and human–AI collaboration; negative attitudes split into technological fear and risk-accountability. Identifying these patterns moves public cognition from accept-or-reject to multidimensional configurations: a positive majority is not authorization of independent diagnosis, and accountability after misdiagnosis is not refusal to use the technology. The findings offer a reference for distinguishing convenience from clinical trust and for communicating physician oversight and responsibility.</w:t>
      </w:r>
    </w:p>
    <w:p>
      <w:pPr>
        <w:spacing w:before="0" w:after="120" w:line="300" w:lineRule="auto"/>
        <w:ind w:firstLine="0" w:left="0" w:right="0"/>
        <w:jc w:val="both"/>
      </w:pPr>
      <w:r>
        <w:rPr>
          <w:rFonts w:ascii="Times New Roman" w:hAnsi="Times New Roman" w:eastAsia="Times New Roman" w:cs="Times New Roman"/>
          <w:b/>
          <w:sz w:val="21"/>
          <w:szCs w:val="21"/>
        </w:rPr>
        <w:t xml:space="preserve">Keywords: </w:t>
      </w:r>
      <w:r>
        <w:rPr>
          <w:rFonts w:ascii="Times New Roman" w:hAnsi="Times New Roman" w:eastAsia="Times New Roman" w:cs="Times New Roman"/>
          <w:b w:val="0"/>
          <w:sz w:val="21"/>
          <w:szCs w:val="21"/>
        </w:rPr>
        <w:t>generative artificial intelligence; healthcare application; cognitive pattern; public attitude; human–AI complementarity; social media; word co-occurrence network</w:t>
      </w:r>
    </w:p>
    <w:p w14:paraId="1FB8B44B" w14:textId="69A2D441" w:rsidR="001E30B5" w:rsidRDefault="00000000" w:rsidP="00BC4DCC">
      <w:pPr>
        <w:pStyle w:val="1"/>
        <w:spacing w:after="120" w:before="240" w:line="312" w:lineRule="auto"/>
        <w:ind w:firstLine="0" w:left="0" w:right="0"/>
        <w:jc w:val="left"/>
        <w:pageBreakBefore/>
      </w:pPr>
      <w:r>
        <w:rPr>
          <w:rFonts w:ascii="Times New Roman" w:hAnsi="Times New Roman" w:eastAsia="黑体" w:cs="Times New Roman"/>
          <w:b/>
          <w:sz w:val="28"/>
          <w:szCs w:val="28"/>
        </w:rPr>
        <w:t>1　引言</w:t>
      </w:r>
    </w:p>
    <w:p w14:paraId="0BE95BEB" w14:textId="77777777" w:rsidR="001E30B5" w:rsidRDefault="00000000">
      <w:pPr>
        <w:spacing w:before="0" w:after="0" w:line="360" w:lineRule="auto"/>
        <w:ind w:firstLine="420" w:left="0" w:right="0"/>
        <w:jc w:val="both"/>
        <w:rPr>
          <w:ins w:id="0" w:author="一帆 张" w:date="2026-08-27T11:46:00Z" w16du:dateUtc="2026-08-27T03:46:00Z"/>
          <w:noProof/>
        </w:rPr>
      </w:pPr>
      <w:r>
        <w:rPr>
          <w:rFonts w:ascii="Times New Roman" w:hAnsi="Times New Roman" w:eastAsia="宋体" w:cs="Times New Roman"/>
          <w:b w:val="0"/>
          <w:sz w:val="21"/>
          <w:szCs w:val="21"/>
        </w:rPr>
        <w:t xml:space="preserve">我国医疗服务供给能力持续提升，但人口规模、老龄化趋势和高频就医需求仍使服务体系面临效率与沟通压力。2024年，全国医疗卫生机构总诊疗人次达到101.5亿，每千人口执业（助理）医师为3.61人〔29〕。这表明需求规模庞大，如何在保障质量与安全的前提下提高可及性、降低重复性工作负担并改善医患信息沟通，仍是医疗服务管理中的重要议题。近年来，以大语言模型为代表的生成式人工智能为上述问题提供了新的技术路径。本文所称生成式人工智能医疗应用，是指以大语言模型等生成式模型为基础，能够通过自然语言交互生成健康信息、解释医学材料或辅助诊疗沟通的应用，主要包括AI问诊、报告解读、健康咨询和临床信息辅助等场景。既有证据表明，生成式模型可辅助医务人员起草患者回复，但表现仍不稳定，并伴随错误信息、透明度不足和责任归属不清，因而不宜脱离临床审核独立评价其应用价值〔34〕。公众是否信任、在何种条件下接受此类应用，并不能由技术能力或政策文件直接推定。</w:t>
      </w:r>
    </w:p>
    <w:p w14:paraId="12780277" w14:textId="77777777" w:rsidR="00240035" w:rsidRDefault="00240035">
      <w:pPr>
        <w:spacing w:before="0" w:after="0" w:line="360" w:lineRule="auto"/>
        <w:ind w:firstLine="420" w:left="0" w:right="0"/>
        <w:jc w:val="both"/>
        <w:rPr>
          <w:ins w:id="1" w:author="一帆 张" w:date="2026-08-27T11:48:00Z" w16du:dateUtc="2026-08-27T03:48:00Z"/>
          <w:noProof/>
        </w:rPr>
      </w:pPr>
      <w:r>
        <w:rPr>
          <w:rFonts w:ascii="Times New Roman" w:hAnsi="Times New Roman" w:eastAsia="宋体" w:cs="Times New Roman"/>
          <w:b w:val="0"/>
          <w:sz w:val="21"/>
          <w:szCs w:val="21"/>
        </w:rPr>
        <w:t>我国相关政策正在形成“一般性规范生成式人工智能”与“专项推动医疗人工智能应用”并行的制度环境。一方面，2023年施行的《生成式人工智能服务管理暂行办法》确立了促进创新发展与实行包容审慎、分类分级监管并重的总体原则〔33〕；另一方面，2024年发布的《卫生健康行业人工智能应用场景参考指引》提出医疗服务管理、基层公共卫生服务、健康产业发展和医学教学科研等4大类13小类84个应用场景〔30〕。2025年，国务院《关于深入实施“人工智能+”行动的意见》进一步提出推广高水平居民健康助手，有序推动人工智能在辅助诊疗、健康管理和医保服务等场景应用〔31〕；五部门随后印发的《关于促进和规范“人工智能+医疗卫生”应用发展的实施意见》，则将基层诊疗辅助、临床专病决策和患者就诊服务列为重点方向，同时强调审核评估、风险预警、数据安全和隐私保护〔32〕。需要指出的是，上述政策构成了生成式人工智能进入医疗场景的制度基础，但其强调的是有序应用、辅助定位和安全治理，并不等同于对人工智能独立诊疗的直接认可。</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21035CA2" w14:textId="77777777" w:rsidR="00240035" w:rsidRDefault="00240035">
      <w:pPr>
        <w:spacing w:before="0" w:after="0" w:line="360" w:lineRule="auto"/>
        <w:ind w:firstLine="420" w:left="0" w:right="0"/>
        <w:jc w:val="both"/>
        <w:rPr>
          <w:ins w:id="2" w:author="一帆 张" w:date="2026-08-27T11:49:00Z" w16du:dateUtc="2026-08-27T03:49:00Z"/>
          <w:noProof/>
        </w:rPr>
      </w:pPr>
      <w:r>
        <w:rPr>
          <w:rFonts w:ascii="Times New Roman" w:hAnsi="Times New Roman" w:eastAsia="宋体" w:cs="Times New Roman"/>
          <w:b w:val="0"/>
          <w:sz w:val="21"/>
          <w:szCs w:val="21"/>
        </w:rPr>
        <w:t xml:space="preserve">技术能力和政策推动并不会自动转化为公众信任。医疗决策专业性强、结果敏感、责任链条复杂，公众可能认可生成式人工智能在信息获取和便捷咨询上的价值，却未必接受它独立作出诊疗判断〔1,3,6〕。信息质量和系统表现会影响信任与选择，但即便系统表现达到较高水平，医生在场和治理认证仍会改变选择〔1-2〕。事故发生后，责任还容易被派到医院；医生与系统若是实质性协作，这种追责会减轻〔7〕。社交媒体方面，早期微博讨论总体偏积极，并出现会否取代医生的争议〔4〕。Jiang等已用近年微博数据、主题模型和扎根编码表明，效能期待、替代焦虑、风险担忧和医生主导的协作想象往往同时存在〔5〕。因此，本文的研究缺口并非“中国社交媒体中的医疗人工智能认知尚未得到研究”，而是既有研究多以态度类别或主题类别作为最终结果，较少比较同一态度内部AI能力、医生角色、风险认知和人机关系如何形成差异化配置。同为积极评价，对问诊便利的认可并不等同于对独立诊断的授权；同为消极评价，对模型能力的不信任也不同于对误诊责任的制度性追问。</w:t>
      </w:r>
    </w:p>
    <w:p w14:paraId="19057EAF" w14:textId="77777777" w:rsidR="00240035" w:rsidRDefault="00240035">
      <w:pPr>
        <w:spacing w:before="0" w:after="0" w:line="360" w:lineRule="auto"/>
        <w:ind w:firstLine="420" w:left="0" w:right="0"/>
        <w:jc w:val="both"/>
        <w:rPr>
          <w:ins w:id="3" w:author="一帆 张" w:date="2026-08-27T11:51:00Z" w16du:dateUtc="2026-08-27T03:51:00Z"/>
          <w:noProof/>
        </w:rPr>
      </w:pPr>
      <w:r>
        <w:rPr>
          <w:rFonts w:ascii="Times New Roman" w:hAnsi="Times New Roman" w:eastAsia="宋体" w:cs="Times New Roman"/>
          <w:b w:val="0"/>
          <w:sz w:val="21"/>
          <w:szCs w:val="21"/>
        </w:rPr>
        <w:t>基于此，本文利用微博、抖音、小红书和知乎中围绕AI医生、AI问诊、医疗大模型及其相邻智能医疗服务的自然生成评论，依次识别相关性与态度，用高频词、TF-IDF和评论内词共现提取不同态度群体的认知词簇，再以技术接受、算法欣赏与算法厌恶以及人机互补为分析依据，从AI能力、医生角色、风险认知和人机关系四个维度编码并归纳认知模式。把公众认知从积极、中立、消极的效价推进到多维配置，是为了说明同一态度内部可以不是同一种理解；多平台自然评论则用来补充问卷和情景实验中预设选项的限制。对医疗机构而言，需要区分功能便利与临床信任、使用回避与责任诉求：过半积极不能读成独立诊断已获授权，误诊问责也不能读成不敢使用。本文描述的是特定检索条件下的公共话语结构，不将社交媒体评论直接等同于全体公众或患者的实际采纳行为。</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02D9AC29" w14:textId="77777777" w:rsidR="00240035" w:rsidRDefault="00240035">
      <w:pPr>
        <w:spacing w:line="240" w:lineRule="auto" w:before="0" w:after="0"/>
        <w:ind w:firstLine="0" w:left="0" w:right="0"/>
        <w:rPr>
          <w:ins w:id="4" w:author="一帆 张" w:date="2026-08-27T11:51:00Z" w16du:dateUtc="2026-08-27T03:51:00Z"/>
          <w:noProof/>
        </w:rPr>
      </w:pPr>
      <w:r/>
    </w:p>
    <w:p w14:paraId="73AE574A" w14:textId="77777777" w:rsidR="001E30B5" w:rsidRDefault="00000000">
      <w:pPr>
        <w:pStyle w:val="1"/>
        <w:spacing w:before="240" w:after="120" w:line="312" w:lineRule="auto"/>
        <w:ind w:firstLine="0" w:left="0" w:right="0"/>
        <w:jc w:val="left"/>
      </w:pPr>
      <w:r>
        <w:rPr>
          <w:rFonts w:ascii="Times New Roman" w:hAnsi="Times New Roman" w:eastAsia="黑体" w:cs="Times New Roman"/>
          <w:b/>
          <w:sz w:val="28"/>
          <w:szCs w:val="28"/>
        </w:rPr>
        <w:t>2　文献综述与研究框架</w:t>
      </w:r>
    </w:p>
    <w:p w14:paraId="0257AD25" w14:textId="77777777" w:rsidR="001E30B5" w:rsidRDefault="00000000">
      <w:pPr>
        <w:pStyle w:val="21"/>
        <w:spacing w:before="160" w:after="80" w:line="312" w:lineRule="auto"/>
        <w:ind w:firstLine="0" w:left="0" w:right="0"/>
        <w:jc w:val="left"/>
      </w:pPr>
      <w:r>
        <w:rPr>
          <w:rFonts w:ascii="Times New Roman" w:hAnsi="Times New Roman" w:eastAsia="黑体" w:cs="Times New Roman"/>
          <w:b/>
          <w:sz w:val="24"/>
          <w:szCs w:val="24"/>
        </w:rPr>
        <w:t>2.1　生成式人工智能医疗应用的公众认知与态度</w:t>
      </w:r>
    </w:p>
    <w:p w14:paraId="789A2733"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公众对生成式人工智能医疗应用的接受，不能还原为感知有用性。技术接受研究把有用性和易用性视为使用意愿的前因〔23-24〕，但诊疗判断专业性强、出错代价高，有用性会与能否独立决策、医生是否在场、出事由谁负责一并进入权衡。Liu等的情景实验表明，AI医生的信息质量（诊断透明度和论证质量）通过感知专业性和认知信任，影响人们是否打算让系统单独作出诊断〔1〕。信息显得专业，仍不必交出诊断权。Bracic等把属性和选择拆开：拉动就诊选择最大的是系统表现达到或超过专科水平，医生在场和治理认证仍会提高选择概率〔2〕。高表现改变的是选择，不是可以去掉医生。</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roofErr w:type="spellStart"/>
      <w:r>
        <w:rPr>
          <w:rFonts w:ascii="Times New Roman" w:hAnsi="Times New Roman" w:eastAsia="宋体" w:cs="Times New Roman"/>
          <w:b w:val="0"/>
          <w:sz w:val="21"/>
          <w:szCs w:val="21"/>
        </w:rPr>
      </w:r>
      <w:proofErr w:type="spellEnd"/>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4CDEC9AA"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医生角色和事后责任是另外两道约束。Guo和Chen比较AI单独问诊、有人类医生参与和人类医生三种来源，功能评价上对人类医生诊断的信任更高；解释能改善评价，却没有把取代医生变成可接受的方案〔6〕。Kirchberger调查的是美国公众：多数人最信任医生依据自身经验给出的诊断，接受AI优先路径的比例很低，并普遍担心医生过度依赖系统〔3〕。Choi等观察事故之后：漏诊类不良事件一旦涉及AI，公众更倾向把责任派给医院，投诉和诉讼意向更高；医生与系统若是交互式协作，这种反应会减弱〔7〕。这些研究已经能够分题测量有用性、独立诊断意愿、医生在场和事后问责，因变量仍是分数或选择。自然评论里四个判断如何共现、会不会在同一极性下配成不同结构，实验设计看不到。</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19EB4C29" w14:textId="77777777" w:rsidR="001E30B5" w:rsidRDefault="00000000">
      <w:pPr>
        <w:spacing w:before="0" w:after="0" w:line="360" w:lineRule="auto"/>
        <w:ind w:firstLine="420" w:left="0" w:right="0"/>
        <w:jc w:val="both"/>
      </w:pPr>
      <w:r>
        <w:rPr>
          <w:rFonts w:ascii="Times New Roman" w:eastAsia="宋体" w:hAnsi="Times New Roman" w:cs="Times New Roman"/>
          <w:b w:val="0"/>
          <w:sz w:val="21"/>
          <w:szCs w:val="21"/>
        </w:rPr>
        <w:t>问卷选项会把回答限制在给定构念上。社交媒体评论里的词是评论者自己排的，适合观察这些判断是否已经进入公共话语，现有处理却多停在情感极性或主题类别。Gao等分析2017年微博上的医疗人工智能讨论，有态度文本以积极为主，同时也出现技术收益、社会风险以及会否取代医生的争议〔4〕。语料早于大语言模型进入日常问诊。积极为主不能写成生成式应用普及后的事实；极性表则会把取代想象和风险担忧记成同一种态度。</w:t>
      </w:r>
      <w:r>
        <w:rPr>
          <w:rFonts w:ascii="Times New Roman" w:eastAsia="宋体" w:hAnsi="Times New Roman" w:cs="Times New Roman"/>
          <w:b w:val="0"/>
          <w:sz w:val="21"/>
          <w:szCs w:val="21"/>
        </w:rPr>
      </w:r>
    </w:p>
    <w:p w14:paraId="72D58CB8"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更接近本文问题的是Jiang等。他们用2022—2024年微博，结合主题模型和扎根编码，在认知—情感—行为框架下描述中国公众对医疗人工智能的话语：认知上强调医疗仍以医生为核心、AI作支持，情绪上惊叹与抵触并存，治理上期待医生主导的协作〔5〕。该框架处理的是态度成分，主题模型处理的是在谈什么。二者都把一篇评论归入类别，并不比较同一态度内部能力、医生、风险和人机关系如何捆绑。惊叹和协作期待都可以落在积极一侧，授权程度却不必相同；抵触可以是不敢用，也可以是追问出事谁负责。“医生”和“替代”能够共现在完全相反的句子里。</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05846828" w14:textId="77777777" w:rsidR="001E30B5" w:rsidRDefault="00000000">
      <w:pPr>
        <w:pStyle w:val="21"/>
        <w:spacing w:before="160" w:after="80" w:line="312" w:lineRule="auto"/>
        <w:ind w:firstLine="0" w:left="0" w:right="0"/>
        <w:jc w:val="left"/>
      </w:pPr>
      <w:r>
        <w:rPr>
          <w:rFonts w:ascii="Times New Roman" w:hAnsi="Times New Roman" w:eastAsia="黑体" w:cs="Times New Roman"/>
          <w:b/>
          <w:sz w:val="24"/>
          <w:szCs w:val="24"/>
        </w:rPr>
        <w:t>2.2　生成式人工智能医疗应用认知中的算法欣赏与算法厌恶</w:t>
      </w:r>
    </w:p>
    <w:p w14:paraId="439C7D01" w14:textId="77777777" w:rsidR="001E30B5" w:rsidRDefault="00000000">
      <w:pPr>
        <w:spacing w:before="0" w:after="0" w:line="360" w:lineRule="auto"/>
        <w:ind w:firstLine="420" w:left="0" w:right="0"/>
        <w:jc w:val="both"/>
      </w:pPr>
      <w:r>
        <w:rPr>
          <w:rFonts w:ascii="Times New Roman" w:eastAsia="宋体" w:hAnsi="Times New Roman" w:cs="Times New Roman"/>
          <w:b w:val="0"/>
          <w:sz w:val="21"/>
          <w:szCs w:val="21"/>
        </w:rPr>
        <w:t>算法欣赏与算法厌恶说明，能力判断不会稳定地等于喜欢或不喜欢。算法欣赏是指在特定任务中，个体相较于人类意见更愿意采用算法建议〔26〕；算法厌恶则是观察到算法犯错后，即便总体表现更好，也会迅速降低依赖〔25〕。二者可随任务风险、错误可见性、控制感和专家是否在场而切换。生成式系统以流畅、确定的语言作答，容易抬高专业性知觉；幻觉和不可逆的诊疗后果，又容易把一次可见错误写成不能信。若把欣赏写成积极、把厌恶写成消极，Gao所报告的积极倾向和Jiang所报告的惊叹与抵触就仍停在效价上，看不出积极是把能力抬到可独立诊病，还是只承认问诊方便。</w:t>
      </w:r>
      <w:r>
        <w:rPr>
          <w:rFonts w:ascii="Times New Roman" w:eastAsia="宋体" w:hAnsi="Times New Roman" w:cs="Times New Roman"/>
          <w:b w:val="0"/>
          <w:sz w:val="21"/>
          <w:szCs w:val="21"/>
        </w:rPr>
      </w:r>
    </w:p>
    <w:p w14:paraId="65746B39" w14:textId="77777777" w:rsidR="001E30B5" w:rsidRDefault="00000000">
      <w:pPr>
        <w:pStyle w:val="21"/>
        <w:spacing w:before="160" w:after="80" w:line="312" w:lineRule="auto"/>
        <w:ind w:firstLine="0" w:left="0" w:right="0"/>
        <w:jc w:val="left"/>
      </w:pPr>
      <w:r>
        <w:rPr>
          <w:rFonts w:ascii="Times New Roman" w:hAnsi="Times New Roman" w:eastAsia="黑体" w:cs="Times New Roman"/>
          <w:b/>
          <w:sz w:val="24"/>
          <w:szCs w:val="24"/>
        </w:rPr>
        <w:t>2.3　人机互补与生成式人工智能医疗应用的理性认知</w:t>
      </w:r>
    </w:p>
    <w:p w14:paraId="3E425E12" w14:textId="77777777" w:rsidR="00C40098" w:rsidRDefault="00000000">
      <w:pPr>
        <w:spacing w:before="0" w:after="0" w:line="360" w:lineRule="auto"/>
        <w:ind w:firstLine="420" w:left="0" w:right="0"/>
        <w:jc w:val="both"/>
      </w:pPr>
      <w:r>
        <w:rPr>
          <w:rFonts w:ascii="Times New Roman" w:hAnsi="Times New Roman" w:eastAsia="宋体" w:cs="Times New Roman"/>
          <w:b w:val="0"/>
          <w:sz w:val="21"/>
          <w:szCs w:val="21"/>
        </w:rPr>
        <w:t>人机互补给出的是合理人机关系的参照，不是对公众已经如何思考的描述。人工智能价值的实现并不要求替代人类，而在于根据双方能力边界进行分工与协作，使组合绩效超过任一主体单独行动〔27-28〕。生成式模型擅长检索、归纳和高频交互；医生承担情境化判断、身体检查、价值权衡、同理沟通和最终责任。什么样的认知更为校准？把流畅表达写成已经可以独立诊病，或把一次错误写成完全不能用，都偏离这一边界。较为校准的生成式人工智能医疗应用认知，是把系统放在有适用范围、有医生把关、责任可追溯的协作结构里。</w:t>
      </w:r>
      <w:r>
        <w:rPr>
          <w:rFonts w:ascii="Times New Roman" w:hAnsi="Times New Roman" w:eastAsia="宋体" w:cs="Times New Roman"/>
          <w:b w:val="0"/>
          <w:sz w:val="21"/>
          <w:szCs w:val="21"/>
        </w:rPr>
      </w:r>
      <w:r>
        <w:rPr>
          <w:rFonts w:ascii="Times New Roman" w:hAnsi="Times New Roman" w:eastAsia="宋体" w:cs="Times New Roman"/>
          <w:b w:val="0"/>
          <w:sz w:val="21"/>
          <w:szCs w:val="21"/>
        </w:rPr>
      </w:r>
      <w:proofErr w:type="spellStart"/>
      <w:r>
        <w:rPr>
          <w:rFonts w:ascii="Times New Roman" w:hAnsi="Times New Roman" w:eastAsia="宋体" w:cs="Times New Roman"/>
          <w:b w:val="0"/>
          <w:sz w:val="21"/>
          <w:szCs w:val="21"/>
        </w:rPr>
      </w:r>
      <w:proofErr w:type="spellEnd"/>
      <w:r>
        <w:rPr>
          <w:rFonts w:ascii="Times New Roman" w:hAnsi="Times New Roman" w:eastAsia="宋体" w:cs="Times New Roman"/>
          <w:b w:val="0"/>
          <w:sz w:val="21"/>
          <w:szCs w:val="21"/>
        </w:rPr>
      </w:r>
    </w:p>
    <w:p w14:paraId="131FB5C1" w14:textId="77777777" w:rsidR="00C40098" w:rsidRDefault="00000000">
      <w:pPr>
        <w:spacing w:before="0" w:after="0" w:line="360" w:lineRule="auto"/>
        <w:ind w:firstLine="420" w:left="0" w:right="0"/>
        <w:jc w:val="both"/>
      </w:pPr>
      <w:r>
        <w:rPr>
          <w:rFonts w:ascii="Times New Roman" w:hAnsi="Times New Roman" w:eastAsia="宋体" w:cs="Times New Roman"/>
          <w:b w:val="0"/>
          <w:sz w:val="21"/>
          <w:szCs w:val="21"/>
        </w:rPr>
        <w:t>要把实验里分测的构念和社媒里并置的词汇接到这一参照上，本文用四个不可互换的维度刻画认知配置。AI能力关注系统被写成可独立诊疗、有限度辅助还是基本不可用，对应自动化信任是否与能力相校准〔9-10〕；医生角色关注医生被弱化、被明确为把关者还是被强化为唯一可信主体，对应人机功能分配〔11〕；风险认知关注误诊、幻觉、监管和责任在话语中的显著程度，对应外行风险感知〔12〕；人机关系关注替代、协同还是排斥。四个维度不是五种模式的预告。模式在词簇编码之后归纳，研究开始前并不预设类型名单。</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428C5F17"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据此提出三个问题。RQ1：社交媒体中与生成式人工智能医疗应用相关的评论呈现何种态度分布？RQ2：积极、中立和消极态度群体的核心认知主题及词语共现结构有何差异？RQ3：AI能力、医生角色、风险认知和人机关系在不同认知词簇中如何组合，并可归纳出哪些典型认知模式？后续分析单位是词簇而非单条评论，模式的簇数也不等同于人群比例。</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1F84989F" w14:textId="77777777" w:rsidR="001E30B5" w:rsidRDefault="00000000">
      <w:pPr>
        <w:pStyle w:val="1"/>
        <w:spacing w:before="240" w:after="120" w:line="312" w:lineRule="auto"/>
        <w:ind w:firstLine="0" w:left="0" w:right="0"/>
        <w:jc w:val="left"/>
      </w:pPr>
      <w:r>
        <w:rPr>
          <w:rFonts w:ascii="Times New Roman" w:hAnsi="Times New Roman" w:eastAsia="黑体" w:cs="Times New Roman"/>
          <w:b/>
          <w:sz w:val="28"/>
          <w:szCs w:val="28"/>
        </w:rPr>
        <w:t>3　研究设计</w:t>
      </w:r>
    </w:p>
    <w:p w14:paraId="3CDFD27F"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本研究基于微博、抖音、小红书和知乎中关于AI医生、AI问诊和医疗大模型等应用的自然生成评论，按“态度识别—认知主题提取—认知结构分析—认知模式识别”推进。先清洗文本并做相关性识别，再将相关评论分为无态度、积极、中立和消极；在有态度评论中提取高频词与TF-IDF，构建评论内词共现网络并划分社区，得到认知词簇；最后结合算法欣赏、算法厌恶和人机互补理论，对词簇做四维编码并归纳认知模式。流程见图1。</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719B1798" w14:textId="77777777" w:rsidR="001E30B5" w:rsidRDefault="00000000">
      <w:pPr>
        <w:keepNext/>
        <w:keepLines/>
        <w:spacing w:before="120" w:after="0" w:line="240" w:lineRule="auto"/>
        <w:ind w:firstLine="0" w:left="0" w:right="0"/>
        <w:jc w:val="center"/>
        <w:pageBreakBefore/>
      </w:pPr>
      <w:r>
        <w:drawing>
          <wp:inline xmlns:a="http://schemas.openxmlformats.org/drawingml/2006/main" xmlns:pic="http://schemas.openxmlformats.org/drawingml/2006/picture">
            <wp:extent cx="5580000" cy="7369868"/>
            <wp:docPr id="1" name="Picture 1"/>
            <wp:cNvGraphicFramePr>
              <a:graphicFrameLocks noChangeAspect="1"/>
            </wp:cNvGraphicFramePr>
            <a:graphic>
              <a:graphicData uri="http://schemas.openxmlformats.org/drawingml/2006/picture">
                <pic:pic>
                  <pic:nvPicPr>
                    <pic:cNvPr id="0" name="图1_研究流程.png"/>
                    <pic:cNvPicPr/>
                  </pic:nvPicPr>
                  <pic:blipFill>
                    <a:blip r:embed="rId20"/>
                    <a:stretch>
                      <a:fillRect/>
                    </a:stretch>
                  </pic:blipFill>
                  <pic:spPr>
                    <a:xfrm>
                      <a:off x="0" y="0"/>
                      <a:ext cx="5580000" cy="7369868"/>
                    </a:xfrm>
                    <a:prstGeom prst="rect"/>
                  </pic:spPr>
                </pic:pic>
              </a:graphicData>
            </a:graphic>
          </wp:inline>
        </w:drawing>
      </w:r>
    </w:p>
    <w:p w14:paraId="65E50AAB" w14:textId="77777777" w:rsidR="001E30B5" w:rsidRDefault="00000000">
      <w:pPr>
        <w:keepNext/>
        <w:keepLines/>
        <w:spacing w:before="80" w:after="0" w:line="240" w:lineRule="auto"/>
        <w:ind w:firstLine="0" w:left="0" w:right="0"/>
        <w:jc w:val="center"/>
      </w:pPr>
      <w:r>
        <w:rPr>
          <w:rFonts w:ascii="Times New Roman" w:hAnsi="Times New Roman" w:eastAsia="黑体" w:cs="Times New Roman"/>
          <w:b w:val="0"/>
          <w:sz w:val="18"/>
          <w:szCs w:val="18"/>
        </w:rPr>
        <w:t>图1　研究流程</w:t>
      </w:r>
    </w:p>
    <w:p w14:paraId="1ED7240E" w14:textId="77777777" w:rsidR="00C27996" w:rsidRDefault="00000000">
      <w:pPr>
        <w:spacing w:after="160" w:before="0" w:line="240" w:lineRule="auto"/>
        <w:ind w:firstLine="0" w:left="0" w:right="0"/>
        <w:jc w:val="center"/>
        <w:keepLines/>
      </w:pPr>
      <w:r>
        <w:rPr>
          <w:rFonts w:ascii="Times New Roman" w:hAnsi="Times New Roman" w:eastAsia="Times New Roman" w:cs="Times New Roman"/>
          <w:b w:val="0"/>
          <w:sz w:val="18"/>
          <w:szCs w:val="18"/>
        </w:rPr>
        <w:t>Fig. 1　Research procedure</w:t>
      </w:r>
    </w:p>
    <w:p w14:paraId="3E8EF012" w14:textId="77777777" w:rsidR="001E30B5" w:rsidRDefault="00000000">
      <w:pPr>
        <w:pStyle w:val="21"/>
        <w:spacing w:before="160" w:after="80" w:line="312" w:lineRule="auto"/>
        <w:ind w:firstLine="0" w:left="0" w:right="0"/>
        <w:jc w:val="left"/>
      </w:pPr>
      <w:r>
        <w:rPr>
          <w:rFonts w:ascii="Times New Roman" w:hAnsi="Times New Roman" w:eastAsia="黑体" w:cs="Times New Roman"/>
          <w:b/>
          <w:sz w:val="24"/>
          <w:szCs w:val="24"/>
        </w:rPr>
        <w:t>3.1　数据来源与预处理</w:t>
      </w:r>
    </w:p>
    <w:p w14:paraId="0C9CCB38"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社交媒体评论不受问卷选项约束，适合观察能力、医生与风险如何被自发并置。用户不等于患者总体，评论还受平台机制、热点和营销影响，故只作公共话语材料，不作民意推断。</w:t>
      </w:r>
    </w:p>
    <w:p w14:paraId="762CCD4D"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数据由第三方按统一词表回溯采集，平台为微博、抖音、小红书和知乎。检索词：AI医生、AI医疗、AI问诊、医疗大模型、在线问诊、数字医生、智慧医疗、智能问诊、虚拟医生、虚拟诊室、虚拟问诊、辅助诊断。词表同时覆盖生成式指称和相邻对话式医疗服务；四平台词表相同，接口差异导致个别词在部分平台无结果。“在线问诊”“智慧医疗”“辅助诊断”也可能指向非生成式或一般互联网医疗，故后文做相关性识别，概念边界见研究局限。</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2FCCF863"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采集于2026年3–4月，一次性回溯，评论时间约2019年12月至2026年3月。记录含帖子标题、评论时间与正文。合并后399,508条；删除正文不足3个字符的记录并按正文去重，保留284,849条。平台早期内容可检索性有限，语料向近年集中。分析不使用用户名等识别信息，例句只用于说明词簇语义。</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6561B9B7" w14:textId="77777777" w:rsidR="001E30B5" w:rsidRDefault="00000000">
      <w:pPr>
        <w:pStyle w:val="21"/>
        <w:spacing w:before="160" w:after="80" w:line="312" w:lineRule="auto"/>
        <w:ind w:firstLine="0" w:left="0" w:right="0"/>
        <w:jc w:val="left"/>
      </w:pPr>
      <w:r>
        <w:rPr>
          <w:rFonts w:ascii="Times New Roman" w:hAnsi="Times New Roman" w:eastAsia="黑体" w:cs="Times New Roman"/>
          <w:b/>
          <w:sz w:val="24"/>
          <w:szCs w:val="24"/>
        </w:rPr>
        <w:t>3.2　相关性与公众态度识别</w:t>
      </w:r>
    </w:p>
    <w:p w14:paraId="711E93D2"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宽口径检索后依次做相关性二分类和态度四分类。相关是指评论讨论人工智能、智能或对话式线上医疗，或在相关帖语境下回应上述应用；正文未出现“AI”二字，只要在讨论或回应该帖中的智能、线上医疗，仍计为相关。态度将相关评论标为无态度、积极、中立或消极。无评价的事实陈述、围观和无实质内容为无态度；明确肯定或否定为积极或消极；同时承认应用价值并强调能力边界、医生把关或审慎使用为中立。标题只作语境，判断以正文为准。</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3D19C02C"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全量人工标注成本高，故采用“大语言模型生成训练集银标准—人工金标准验证与测试—编码器全量推理”。大模型只标训练集，验证和测试由人工标注〔13-15〕。两个任务均用Chinese MacBERT〔16〕，输入为标题与评论正文拼接；按验证集Macro-F1选模。</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roofErr w:type="spellStart"/>
      <w:r>
        <w:rPr>
          <w:rFonts w:ascii="Times New Roman" w:hAnsi="Times New Roman" w:eastAsia="宋体" w:cs="Times New Roman"/>
          <w:b w:val="0"/>
          <w:sz w:val="21"/>
          <w:szCs w:val="21"/>
        </w:rPr>
      </w:r>
      <w:proofErr w:type="spellEnd"/>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1FEE2C95"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相关性从清洗后语料随机抽3,000条，按2,400/300/300划分训练、验证和测试。训练集由DeepSeek在温度0时生成银标准，分层抽100条人工盲标，人机一致率92.0%，κ为0.829；验证和测试用人工金标准。类别加权交叉熵训练后，测试集Accuracy为0.867、Macro-F1为0.863，全量推理得相关评论103,731条。该“相关”依上述操作化定义，不表示每条所涉产品均已核验为生成式模型。</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0F310661"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态度任务从相关评论随机抽8,000条，按6,400/800/800划分。训练集同样由DeepSeek生成银标准，100条人工盲标一致率86.0%，κ为0.759；验证和测试用人工金标准，并对中立、消极增补样本，最终测试集962条。模型用Focal Loss〔17〕与类别加权，测试集Accuracy为0.793、Macro-F1为0.771。全量推理后，积极54,319、中立10,773、消极6,794条进入后续分析，无态度31,845条不进入词共现。</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66CE7E31" w14:textId="77777777" w:rsidR="001E30B5" w:rsidRDefault="00000000">
      <w:pPr>
        <w:pStyle w:val="21"/>
        <w:spacing w:before="160" w:after="80" w:line="312" w:lineRule="auto"/>
        <w:ind w:firstLine="0" w:left="0" w:right="0"/>
        <w:jc w:val="left"/>
      </w:pPr>
      <w:r>
        <w:rPr>
          <w:rFonts w:ascii="Times New Roman" w:hAnsi="Times New Roman" w:eastAsia="黑体" w:cs="Times New Roman"/>
          <w:b/>
          <w:sz w:val="24"/>
          <w:szCs w:val="24"/>
        </w:rPr>
        <w:t>3.3　认知主题提取与词共现网络构建</w:t>
      </w:r>
    </w:p>
    <w:p w14:paraId="1ACC1E88"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态度只给出评价方向。为看判断如何在同一条评论中并置，先在三组内统计高频词并计算平均TF-IDF，压低各组通见词、突出有区分度的表达〔20〕；再构建评论内词共现网络：节点为词，边为两词同现于一条评论，边权为同现评论数。不跨评论，不用滑动窗口。</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23BBFD22"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共词分析用于揭示概念关联〔18-19〕，Louvain按模块度划分社区〔21〕。本文将社区视为认知词簇，即自然表达中稳定共现的一组概念，不是预设理论类型。此后分析单位是词簇，不是单条评论。</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7DEABDE4"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分词用jieba，领域词入词典并合并AI变体；删除功能词、品牌名和平台名，强制保留医生、问诊、取代、辅助等词。各组保留词频不低于20、边权不低于10的节点与边，Louvain随机种子为42，删除不足10词的社区。三组用同一绝对阈值；因样本量相差大，只比较关键词、关联对象和词簇语义，不比较共现次数和社区规模的组间绝对值。簇名依据代表词和原评论，非算法自动输出。</w:t>
      </w:r>
      <w:proofErr w:type="spellStart"/>
      <w:r>
        <w:rPr>
          <w:rFonts w:ascii="Times New Roman" w:hAnsi="Times New Roman" w:eastAsia="宋体" w:cs="Times New Roman"/>
          <w:b w:val="0"/>
          <w:sz w:val="21"/>
          <w:szCs w:val="21"/>
        </w:rPr>
      </w:r>
      <w:proofErr w:type="spellEnd"/>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3183CB0A" w14:textId="77777777" w:rsidR="001E30B5" w:rsidRDefault="00000000">
      <w:pPr>
        <w:pStyle w:val="21"/>
        <w:spacing w:before="160" w:after="80" w:line="312" w:lineRule="auto"/>
        <w:ind w:firstLine="0" w:left="0" w:right="0"/>
        <w:jc w:val="left"/>
      </w:pPr>
      <w:r>
        <w:rPr>
          <w:rFonts w:ascii="Times New Roman" w:hAnsi="Times New Roman" w:eastAsia="黑体" w:cs="Times New Roman"/>
          <w:b/>
          <w:sz w:val="24"/>
          <w:szCs w:val="24"/>
        </w:rPr>
        <w:t>3.4　认知结构编码与模式识别</w:t>
      </w:r>
    </w:p>
    <w:p w14:paraId="2811182D"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词簇给出经验结构，理论含义需另编码。采用导向性内容分析〔8〕，以未合并的14个词簇为分析单位。两名编码者结合各簇词频前10代表词、主要共现和含这些词的原评论，分别编码AI能力、医生角色、风险认知和人机关系。先得词簇，再作理论解释，不用预设类型反筛材料。</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32D92C26"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四个维度各三个互斥水平：能力为高估、合理、低估；医生角色为弱化、边界明确、强化；风险为忽视、正视、夸大；人机关系为替代、协同、排斥。编码看词簇主导话语，不凭单关键词。同时出现“AI”与“医生”并不等于协同，原评论把AI写成辅助、参考并由医生把关时才标协同。操作规则见表1。</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507F7150"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高估/低估”和“忽视/夸大”相对于人机互补与适当依赖框架，不是对系统临床性能的鉴定。编码者先独立完成四维编码，再按配置与语义归入初步模式；配置相近且逻辑一致者合并，责任逻辑不同者分开。双方互不查看结果，类型归属计Cohen’s κ〔22〕，分歧回看代表词、共现和原评论协商。模式名称在编码后归纳，开始前不预设。</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442AFD27"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模式识别的证据依次为：组内词语与共现、Louvain词簇、四维配置及跨簇归纳。</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403E9B02" w14:textId="77777777" w:rsidR="001E30B5" w:rsidRPr="003962C4" w:rsidRDefault="00000000" w:rsidP="003962C4">
      <w:pPr>
        <w:keepNext/>
        <w:keepLines/>
        <w:spacing w:before="160" w:after="0" w:line="240" w:lineRule="auto"/>
        <w:ind w:firstLine="0" w:left="0" w:right="0"/>
        <w:jc w:val="center"/>
      </w:pPr>
      <w:r>
        <w:rPr>
          <w:rFonts w:ascii="Times New Roman" w:hAnsi="Times New Roman" w:eastAsia="黑体" w:cs="Times New Roman"/>
          <w:b w:val="0"/>
          <w:sz w:val="18"/>
          <w:szCs w:val="18"/>
        </w:rPr>
        <w:t>表1　认知结构四维编码的操作规则</w:t>
      </w:r>
    </w:p>
    <w:p w14:paraId="3CCD6D66" w14:textId="77777777" w:rsidR="00C27996" w:rsidRDefault="00000000">
      <w:pPr>
        <w:keepNext/>
        <w:spacing w:after="80" w:before="0" w:line="240" w:lineRule="auto"/>
        <w:ind w:firstLine="0" w:left="0" w:right="0"/>
        <w:jc w:val="center"/>
        <w:keepLines/>
      </w:pPr>
      <w:r>
        <w:rPr>
          <w:rFonts w:ascii="Times New Roman" w:hAnsi="Times New Roman" w:eastAsia="Times New Roman" w:cs="Times New Roman"/>
          <w:b w:val="0"/>
          <w:sz w:val="18"/>
          <w:szCs w:val="18"/>
        </w:rPr>
        <w:t>Table 1　Operational rules for four-dimensional coding of cognitive structure</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544"/>
        <w:gridCol w:w="2613"/>
        <w:gridCol w:w="4989"/>
      </w:tblGrid>
      <w:tr w:rsidR="001E30B5" w14:paraId="2E82EDDC" w14:textId="77777777">
        <w:trPr>
          <w:cantSplit/>
          <w:tblHeader/>
          <w:jc w:val="center"/>
        </w:trPr>
        <w:tc>
          <w:tcPr>
            <w:tcW w:w="1474" w:type="dxa"/>
            <w:vAlign w:val="center"/>
            <w:tcBorders>
              <w:top w:val="nil" w:sz="0" w:space="0" w:color="000000"/>
              <w:left w:val="nil" w:sz="0" w:space="0" w:color="000000"/>
              <w:bottom w:val="single" w:sz="6" w:space="0" w:color="000000"/>
              <w:right w:val="nil" w:sz="0" w:space="0" w:color="000000"/>
            </w:tcBorders>
          </w:tcPr>
          <w:p w14:paraId="2FEABB72" w14:textId="77777777" w:rsidR="00C27996" w:rsidRDefault="00000000">
            <w:pPr>
              <w:spacing w:before="20" w:after="20" w:line="240" w:lineRule="auto"/>
              <w:ind w:firstLine="0" w:left="0"/>
              <w:jc w:val="center"/>
            </w:pPr>
            <w:r>
              <w:rPr>
                <w:rFonts w:eastAsia="宋体" w:ascii="Times New Roman" w:hAnsi="Times New Roman" w:cs="Times New Roman"/>
                <w:b/>
                <w:sz w:val="18"/>
                <w:szCs w:val="18"/>
              </w:rPr>
              <w:t>认知维度</w:t>
            </w:r>
          </w:p>
        </w:tc>
        <w:tc>
          <w:tcPr>
            <w:tcW w:w="2494" w:type="dxa"/>
            <w:vAlign w:val="center"/>
            <w:tcBorders>
              <w:top w:val="nil" w:sz="0" w:space="0" w:color="000000"/>
              <w:left w:val="nil" w:sz="0" w:space="0" w:color="000000"/>
              <w:bottom w:val="single" w:sz="6" w:space="0" w:color="000000"/>
              <w:right w:val="nil" w:sz="0" w:space="0" w:color="000000"/>
            </w:tcBorders>
          </w:tcPr>
          <w:p w14:paraId="5B25D2A3"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水平（三选一）</w:t>
            </w:r>
          </w:p>
        </w:tc>
        <w:tc>
          <w:tcPr>
            <w:tcW w:w="4762" w:type="dxa"/>
            <w:vAlign w:val="center"/>
            <w:tcBorders>
              <w:top w:val="nil" w:sz="0" w:space="0" w:color="000000"/>
              <w:left w:val="nil" w:sz="0" w:space="0" w:color="000000"/>
              <w:bottom w:val="single" w:sz="6" w:space="0" w:color="000000"/>
              <w:right w:val="nil" w:sz="0" w:space="0" w:color="000000"/>
            </w:tcBorders>
          </w:tcPr>
          <w:p w14:paraId="550EA954" w14:textId="77777777" w:rsidR="00C27996" w:rsidRDefault="00000000">
            <w:pPr>
              <w:spacing w:before="20" w:after="20" w:line="240" w:lineRule="auto"/>
              <w:ind w:firstLine="0" w:left="0"/>
              <w:jc w:val="center"/>
            </w:pPr>
            <w:r>
              <w:rPr>
                <w:rFonts w:eastAsia="宋体" w:ascii="Times New Roman" w:hAnsi="Times New Roman" w:cs="Times New Roman"/>
                <w:b/>
                <w:sz w:val="18"/>
                <w:szCs w:val="18"/>
              </w:rPr>
              <w:t>评论中的判定要点</w:t>
            </w:r>
          </w:p>
        </w:tc>
      </w:tr>
      <w:tr w:rsidR="001E30B5" w14:paraId="154F34A8" w14:textId="77777777">
        <w:trPr>
          <w:cantSplit/>
          <w:jc w:val="center"/>
        </w:trPr>
        <w:tc>
          <w:tcPr>
            <w:tcW w:w="1474" w:type="dxa"/>
            <w:vAlign w:val="center"/>
            <w:tcBorders>
              <w:top w:val="nil" w:sz="0" w:space="0" w:color="000000"/>
              <w:left w:val="nil" w:sz="0" w:space="0" w:color="000000"/>
              <w:bottom w:val="nil" w:sz="0" w:space="0" w:color="000000"/>
              <w:right w:val="nil" w:sz="0" w:space="0" w:color="000000"/>
            </w:tcBorders>
          </w:tcPr>
          <w:p w14:paraId="6FEBCB7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AI</w:t>
            </w:r>
            <w:r>
              <w:rPr>
                <w:rFonts w:ascii="Times New Roman" w:hAnsi="Times New Roman" w:eastAsia="宋体" w:cs="Times New Roman"/>
                <w:b w:val="0"/>
                <w:noProof/>
                <w:sz w:val="18"/>
                <w:szCs w:val="18"/>
              </w:rPr>
              <w:t>能力</w:t>
            </w:r>
          </w:p>
        </w:tc>
        <w:tc>
          <w:tcPr>
            <w:tcW w:w="2494" w:type="dxa"/>
            <w:vAlign w:val="center"/>
            <w:tcBorders>
              <w:top w:val="nil" w:sz="0" w:space="0" w:color="000000"/>
              <w:left w:val="nil" w:sz="0" w:space="0" w:color="000000"/>
              <w:bottom w:val="nil" w:sz="0" w:space="0" w:color="000000"/>
              <w:right w:val="nil" w:sz="0" w:space="0" w:color="000000"/>
            </w:tcBorders>
          </w:tcPr>
          <w:p w14:paraId="43E88292"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高估</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合理</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低估</w:t>
            </w:r>
          </w:p>
        </w:tc>
        <w:tc>
          <w:tcPr>
            <w:tcW w:w="4762" w:type="dxa"/>
            <w:vAlign w:val="center"/>
            <w:tcBorders>
              <w:top w:val="nil" w:sz="0" w:space="0" w:color="000000"/>
              <w:left w:val="nil" w:sz="0" w:space="0" w:color="000000"/>
              <w:bottom w:val="nil" w:sz="0" w:space="0" w:color="000000"/>
              <w:right w:val="nil" w:sz="0" w:space="0" w:color="000000"/>
            </w:tcBorders>
          </w:tcPr>
          <w:p w14:paraId="49E5F0AF" w14:textId="77777777" w:rsidR="00C27996" w:rsidRDefault="00000000">
            <w:pPr>
              <w:spacing w:before="20" w:after="20" w:line="240" w:lineRule="auto"/>
              <w:ind w:left="0" w:firstLine="0"/>
              <w:jc w:val="left"/>
            </w:pPr>
            <w:r>
              <w:rPr>
                <w:rFonts w:ascii="Times New Roman" w:hAnsi="Times New Roman" w:eastAsia="宋体" w:cs="Times New Roman"/>
                <w:b w:val="0"/>
                <w:sz w:val="18"/>
                <w:szCs w:val="18"/>
              </w:rPr>
              <w:t>已可独立、全面诊病；承认有用但指出边界；不行、不敢用、会瞎编</w:t>
            </w:r>
          </w:p>
        </w:tc>
      </w:tr>
      <w:tr w:rsidR="001E30B5" w14:paraId="62A4428B" w14:textId="77777777">
        <w:trPr>
          <w:cantSplit/>
          <w:jc w:val="center"/>
        </w:trPr>
        <w:tc>
          <w:tcPr>
            <w:tcW w:w="1474" w:type="dxa"/>
            <w:vAlign w:val="center"/>
            <w:tcBorders>
              <w:top w:val="nil" w:sz="0" w:space="0" w:color="000000"/>
              <w:left w:val="nil" w:sz="0" w:space="0" w:color="000000"/>
              <w:bottom w:val="nil" w:sz="0" w:space="0" w:color="000000"/>
              <w:right w:val="nil" w:sz="0" w:space="0" w:color="000000"/>
            </w:tcBorders>
          </w:tcPr>
          <w:p w14:paraId="1AA3C4A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医生角色</w:t>
            </w:r>
          </w:p>
        </w:tc>
        <w:tc>
          <w:tcPr>
            <w:tcW w:w="2494" w:type="dxa"/>
            <w:vAlign w:val="center"/>
            <w:tcBorders>
              <w:top w:val="nil" w:sz="0" w:space="0" w:color="000000"/>
              <w:left w:val="nil" w:sz="0" w:space="0" w:color="000000"/>
              <w:bottom w:val="nil" w:sz="0" w:space="0" w:color="000000"/>
              <w:right w:val="nil" w:sz="0" w:space="0" w:color="000000"/>
            </w:tcBorders>
          </w:tcPr>
          <w:p w14:paraId="17BC40A4"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弱化</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明确边界</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强化</w:t>
            </w:r>
          </w:p>
        </w:tc>
        <w:tc>
          <w:tcPr>
            <w:tcW w:w="4762" w:type="dxa"/>
            <w:vAlign w:val="center"/>
            <w:tcBorders>
              <w:top w:val="nil" w:sz="0" w:space="0" w:color="000000"/>
              <w:left w:val="nil" w:sz="0" w:space="0" w:color="000000"/>
              <w:bottom w:val="nil" w:sz="0" w:space="0" w:color="000000"/>
              <w:right w:val="nil" w:sz="0" w:space="0" w:color="000000"/>
            </w:tcBorders>
          </w:tcPr>
          <w:p w14:paraId="2C08A4BA" w14:textId="77777777" w:rsidR="00C27996" w:rsidRDefault="00000000">
            <w:pPr>
              <w:spacing w:before="20" w:after="20" w:line="240" w:lineRule="auto"/>
              <w:ind w:left="0" w:firstLine="0"/>
              <w:jc w:val="left"/>
            </w:pPr>
            <w:r>
              <w:rPr>
                <w:rFonts w:ascii="Times New Roman" w:hAnsi="Times New Roman" w:eastAsia="宋体" w:cs="Times New Roman"/>
                <w:b w:val="0"/>
                <w:sz w:val="18"/>
                <w:szCs w:val="18"/>
              </w:rPr>
              <w:t>医生可有可无或只需签字；</w:t>
            </w:r>
            <w:r>
              <w:rPr>
                <w:rFonts w:ascii="Times New Roman" w:hAnsi="Times New Roman" w:eastAsia="宋体" w:cs="Times New Roman"/>
                <w:b w:val="0"/>
                <w:sz w:val="18"/>
                <w:szCs w:val="18"/>
              </w:rPr>
              <w:t>AI</w:t>
            </w:r>
            <w:r>
              <w:rPr>
                <w:rFonts w:ascii="Times New Roman" w:hAnsi="Times New Roman" w:eastAsia="宋体" w:cs="Times New Roman"/>
                <w:b w:val="0"/>
                <w:sz w:val="18"/>
                <w:szCs w:val="18"/>
              </w:rPr>
              <w:t>辅助且医生把关；必须面诊、去医院</w:t>
            </w:r>
          </w:p>
        </w:tc>
      </w:tr>
      <w:tr w:rsidR="001E30B5" w14:paraId="3C22C3FE" w14:textId="77777777">
        <w:trPr>
          <w:cantSplit/>
          <w:jc w:val="center"/>
        </w:trPr>
        <w:tc>
          <w:tcPr>
            <w:tcW w:w="1474" w:type="dxa"/>
            <w:vAlign w:val="center"/>
            <w:tcBorders>
              <w:top w:val="nil" w:sz="0" w:space="0" w:color="000000"/>
              <w:left w:val="nil" w:sz="0" w:space="0" w:color="000000"/>
              <w:bottom w:val="nil" w:sz="0" w:space="0" w:color="000000"/>
              <w:right w:val="nil" w:sz="0" w:space="0" w:color="000000"/>
            </w:tcBorders>
          </w:tcPr>
          <w:p w14:paraId="5299B99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lastRenderedPageBreak/>
              <w:t>风险</w:t>
            </w:r>
          </w:p>
        </w:tc>
        <w:tc>
          <w:tcPr>
            <w:tcW w:w="2494" w:type="dxa"/>
            <w:vAlign w:val="center"/>
            <w:tcBorders>
              <w:top w:val="nil" w:sz="0" w:space="0" w:color="000000"/>
              <w:left w:val="nil" w:sz="0" w:space="0" w:color="000000"/>
              <w:bottom w:val="nil" w:sz="0" w:space="0" w:color="000000"/>
              <w:right w:val="nil" w:sz="0" w:space="0" w:color="000000"/>
            </w:tcBorders>
          </w:tcPr>
          <w:p w14:paraId="6E70DF2B"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忽视</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正视</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夸大</w:t>
            </w:r>
          </w:p>
        </w:tc>
        <w:tc>
          <w:tcPr>
            <w:tcW w:w="4762" w:type="dxa"/>
            <w:vAlign w:val="center"/>
            <w:tcBorders>
              <w:top w:val="nil" w:sz="0" w:space="0" w:color="000000"/>
              <w:left w:val="nil" w:sz="0" w:space="0" w:color="000000"/>
              <w:bottom w:val="nil" w:sz="0" w:space="0" w:color="000000"/>
              <w:right w:val="nil" w:sz="0" w:space="0" w:color="000000"/>
            </w:tcBorders>
          </w:tcPr>
          <w:p w14:paraId="7B2E593F" w14:textId="77777777" w:rsidR="00C27996" w:rsidRDefault="00000000">
            <w:pPr>
              <w:spacing w:before="20" w:after="20" w:line="240" w:lineRule="auto"/>
              <w:ind w:left="0" w:firstLine="0"/>
              <w:jc w:val="left"/>
            </w:pPr>
            <w:r>
              <w:rPr>
                <w:rFonts w:ascii="Times New Roman" w:hAnsi="Times New Roman" w:eastAsia="宋体" w:cs="Times New Roman"/>
                <w:b w:val="0"/>
                <w:sz w:val="18"/>
                <w:szCs w:val="18"/>
              </w:rPr>
              <w:t>几乎不提误诊与责任；点到局限、监管或问责；误诊、背锅压倒其余</w:t>
            </w:r>
          </w:p>
        </w:tc>
      </w:tr>
      <w:tr w:rsidR="001E30B5" w14:paraId="76800A58" w14:textId="77777777">
        <w:trPr>
          <w:cantSplit/>
          <w:jc w:val="center"/>
        </w:trPr>
        <w:tc>
          <w:tcPr>
            <w:tcW w:w="1474" w:type="dxa"/>
            <w:vAlign w:val="center"/>
            <w:tcBorders>
              <w:top w:val="nil" w:sz="0" w:space="0" w:color="000000"/>
              <w:left w:val="nil" w:sz="0" w:space="0" w:color="000000"/>
              <w:bottom w:val="nil" w:sz="0" w:space="0" w:color="000000"/>
              <w:right w:val="nil" w:sz="0" w:space="0" w:color="000000"/>
            </w:tcBorders>
          </w:tcPr>
          <w:p w14:paraId="1CC5B5B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人机关系</w:t>
            </w:r>
          </w:p>
        </w:tc>
        <w:tc>
          <w:tcPr>
            <w:tcW w:w="2494" w:type="dxa"/>
            <w:vAlign w:val="center"/>
            <w:tcBorders>
              <w:top w:val="nil" w:sz="0" w:space="0" w:color="000000"/>
              <w:left w:val="nil" w:sz="0" w:space="0" w:color="000000"/>
              <w:bottom w:val="nil" w:sz="0" w:space="0" w:color="000000"/>
              <w:right w:val="nil" w:sz="0" w:space="0" w:color="000000"/>
            </w:tcBorders>
          </w:tcPr>
          <w:p w14:paraId="67D95ADD"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替代</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协同</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排斥</w:t>
            </w:r>
          </w:p>
        </w:tc>
        <w:tc>
          <w:tcPr>
            <w:tcW w:w="4762" w:type="dxa"/>
            <w:vAlign w:val="center"/>
            <w:tcBorders>
              <w:top w:val="nil" w:sz="0" w:space="0" w:color="000000"/>
              <w:left w:val="nil" w:sz="0" w:space="0" w:color="000000"/>
              <w:bottom w:val="nil" w:sz="0" w:space="0" w:color="000000"/>
              <w:right w:val="nil" w:sz="0" w:space="0" w:color="000000"/>
            </w:tcBorders>
          </w:tcPr>
          <w:p w14:paraId="187FB644" w14:textId="77777777" w:rsidR="00C27996" w:rsidRDefault="00000000">
            <w:pPr>
              <w:spacing w:before="20" w:after="20" w:line="240" w:lineRule="auto"/>
              <w:ind w:left="0" w:firstLine="0"/>
              <w:jc w:val="left"/>
            </w:pPr>
            <w:r>
              <w:rPr>
                <w:rFonts w:ascii="Times New Roman" w:hAnsi="Times New Roman" w:eastAsia="宋体" w:cs="Times New Roman"/>
                <w:b w:val="0"/>
                <w:sz w:val="18"/>
                <w:szCs w:val="18"/>
              </w:rPr>
              <w:t>已经够用或将取代；辅助、参考、分工；不能信、不要用</w:t>
            </w:r>
          </w:p>
        </w:tc>
      </w:tr>
    </w:tbl>
    <w:p w14:paraId="2919C24A" w14:textId="77777777" w:rsidR="00FB3928" w:rsidRDefault="00FB3928">
      <w:pPr>
        <w:spacing w:line="240" w:lineRule="auto" w:before="0" w:after="0"/>
        <w:ind w:firstLine="0" w:left="0" w:right="0"/>
        <w:rPr>
          <w:rFonts w:eastAsia="黑体"/>
          <w:b/>
          <w:sz w:val="28"/>
        </w:rPr>
      </w:pPr>
      <w:r/>
    </w:p>
    <w:p w14:paraId="5C3F4F26" w14:textId="77777777" w:rsidR="001E30B5" w:rsidRDefault="00000000">
      <w:pPr>
        <w:pStyle w:val="1"/>
        <w:spacing w:before="240" w:after="120" w:line="312" w:lineRule="auto"/>
        <w:ind w:firstLine="0" w:left="0" w:right="0"/>
        <w:jc w:val="left"/>
      </w:pPr>
      <w:r>
        <w:rPr>
          <w:rFonts w:ascii="Times New Roman" w:hAnsi="Times New Roman" w:eastAsia="黑体" w:cs="Times New Roman"/>
          <w:b/>
          <w:sz w:val="28"/>
          <w:szCs w:val="28"/>
        </w:rPr>
        <w:t>4　研究结果</w:t>
      </w:r>
    </w:p>
    <w:p w14:paraId="03CC3C7A" w14:textId="77777777" w:rsidR="00F353DF" w:rsidRPr="00F353DF" w:rsidRDefault="00000000" w:rsidP="00F353DF">
      <w:pPr>
        <w:spacing w:before="0" w:after="0" w:line="360" w:lineRule="auto"/>
        <w:ind w:firstLine="420" w:left="0" w:right="0"/>
        <w:jc w:val="both"/>
        <w:rPr>
          <w:noProof/>
        </w:rPr>
      </w:pPr>
      <w:r>
        <w:rPr>
          <w:rFonts w:ascii="Times New Roman" w:hAnsi="Times New Roman" w:eastAsia="宋体" w:cs="Times New Roman"/>
          <w:b w:val="0"/>
          <w:sz w:val="21"/>
          <w:szCs w:val="21"/>
        </w:rPr>
        <w:t>结果按态度分布、认知主题、词共现结构和认知模式报告。</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4D38B55D" w14:textId="77777777" w:rsidR="001E30B5" w:rsidRDefault="00000000">
      <w:pPr>
        <w:pStyle w:val="21"/>
        <w:spacing w:before="160" w:after="80" w:line="312" w:lineRule="auto"/>
        <w:ind w:firstLine="0" w:left="0" w:right="0"/>
        <w:jc w:val="left"/>
      </w:pPr>
      <w:r>
        <w:rPr>
          <w:rFonts w:ascii="Times New Roman" w:hAnsi="Times New Roman" w:eastAsia="黑体" w:cs="Times New Roman"/>
          <w:b/>
          <w:sz w:val="24"/>
          <w:szCs w:val="24"/>
        </w:rPr>
        <w:t>4.1　样本构成与公众态度分布</w:t>
      </w:r>
    </w:p>
    <w:p w14:paraId="13928E99" w14:textId="77777777" w:rsidR="001E30B5" w:rsidRDefault="00000000">
      <w:pPr>
        <w:spacing w:before="0" w:after="0" w:line="360" w:lineRule="auto"/>
        <w:ind w:firstLine="420" w:left="0" w:right="0"/>
        <w:jc w:val="both"/>
        <w:rPr>
          <w:noProof/>
        </w:rPr>
      </w:pPr>
      <w:r>
        <w:rPr>
          <w:rFonts w:ascii="Times New Roman" w:hAnsi="Times New Roman" w:eastAsia="宋体" w:cs="Times New Roman"/>
          <w:b w:val="0"/>
          <w:sz w:val="21"/>
          <w:szCs w:val="21"/>
        </w:rPr>
        <w:t>原始评论399,508条，短文本删除和正文去重后保留284,849条；相关103,731条，其中有态度71,886条。清洗后微博占84.6%，抖音、小红书和知乎分别占9.0%、6.0%和0.4%。各平台相关率为37.9%、28.8%、26.6%和43.3%。知乎相关率较高，但仅474条，不作平台比较。见表2、表3。</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787546F0" w14:textId="77777777" w:rsidR="007921F8" w:rsidRPr="007921F8" w:rsidRDefault="007921F8">
      <w:pPr>
        <w:spacing w:line="240" w:lineRule="auto" w:before="0" w:after="0"/>
        <w:ind w:firstLine="0" w:left="0" w:right="0"/>
      </w:pPr>
      <w:r/>
    </w:p>
    <w:p w14:paraId="462F70B4" w14:textId="77777777" w:rsidR="001E30B5" w:rsidRPr="00CF675D" w:rsidRDefault="00000000" w:rsidP="00CF675D">
      <w:pPr>
        <w:keepNext/>
        <w:keepLines/>
        <w:spacing w:before="160" w:after="0" w:line="240" w:lineRule="auto"/>
        <w:ind w:firstLine="0" w:left="0" w:right="0"/>
        <w:jc w:val="center"/>
      </w:pPr>
      <w:r>
        <w:rPr>
          <w:rFonts w:ascii="Times New Roman" w:hAnsi="Times New Roman" w:eastAsia="黑体" w:cs="Times New Roman"/>
          <w:b w:val="0"/>
          <w:sz w:val="18"/>
          <w:szCs w:val="18"/>
        </w:rPr>
        <w:t>表2　样本筛选过程</w:t>
      </w:r>
    </w:p>
    <w:p w14:paraId="25038BA0" w14:textId="77777777" w:rsidR="00C27996" w:rsidRDefault="00000000">
      <w:pPr>
        <w:keepNext/>
        <w:spacing w:after="80" w:before="0" w:line="240" w:lineRule="auto"/>
        <w:ind w:firstLine="0" w:left="0" w:right="0"/>
        <w:jc w:val="center"/>
        <w:keepLines/>
      </w:pPr>
      <w:r>
        <w:rPr>
          <w:rFonts w:ascii="Times New Roman" w:hAnsi="Times New Roman" w:eastAsia="Times New Roman" w:cs="Times New Roman"/>
          <w:b w:val="0"/>
          <w:sz w:val="18"/>
          <w:szCs w:val="18"/>
        </w:rPr>
        <w:t>Table 2　Sample screening process</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2732"/>
        <w:gridCol w:w="2613"/>
        <w:gridCol w:w="3801"/>
      </w:tblGrid>
      <w:tr w:rsidR="001E30B5" w14:paraId="353D6832" w14:textId="77777777">
        <w:trPr>
          <w:cantSplit/>
          <w:tblHeader/>
          <w:jc w:val="center"/>
        </w:trPr>
        <w:tc>
          <w:tcPr>
            <w:tcW w:w="2608" w:type="dxa"/>
            <w:vAlign w:val="center"/>
            <w:tcBorders>
              <w:top w:val="nil" w:sz="0" w:space="0" w:color="000000"/>
              <w:left w:val="nil" w:sz="0" w:space="0" w:color="000000"/>
              <w:bottom w:val="single" w:sz="6" w:space="0" w:color="000000"/>
              <w:right w:val="nil" w:sz="0" w:space="0" w:color="000000"/>
            </w:tcBorders>
          </w:tcPr>
          <w:p w14:paraId="141031A0"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阶段</w:t>
            </w:r>
          </w:p>
        </w:tc>
        <w:tc>
          <w:tcPr>
            <w:tcW w:w="2494" w:type="dxa"/>
            <w:vAlign w:val="center"/>
            <w:tcBorders>
              <w:top w:val="nil" w:sz="0" w:space="0" w:color="000000"/>
              <w:left w:val="nil" w:sz="0" w:space="0" w:color="000000"/>
              <w:bottom w:val="single" w:sz="6" w:space="0" w:color="000000"/>
              <w:right w:val="nil" w:sz="0" w:space="0" w:color="000000"/>
            </w:tcBorders>
          </w:tcPr>
          <w:p w14:paraId="4C4C78F4"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样本量</w:t>
            </w:r>
          </w:p>
        </w:tc>
        <w:tc>
          <w:tcPr>
            <w:tcW w:w="3628" w:type="dxa"/>
            <w:vAlign w:val="center"/>
            <w:tcBorders>
              <w:top w:val="nil" w:sz="0" w:space="0" w:color="000000"/>
              <w:left w:val="nil" w:sz="0" w:space="0" w:color="000000"/>
              <w:bottom w:val="single" w:sz="6" w:space="0" w:color="000000"/>
              <w:right w:val="nil" w:sz="0" w:space="0" w:color="000000"/>
            </w:tcBorders>
          </w:tcPr>
          <w:p w14:paraId="2CC8FA77"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占上一口径</w:t>
            </w:r>
          </w:p>
        </w:tc>
      </w:tr>
      <w:tr w:rsidR="001E30B5" w14:paraId="19219DE4" w14:textId="77777777">
        <w:trPr>
          <w:cantSplit/>
          <w:jc w:val="center"/>
        </w:trPr>
        <w:tc>
          <w:tcPr>
            <w:tcW w:w="2608" w:type="dxa"/>
            <w:vAlign w:val="center"/>
            <w:tcBorders>
              <w:top w:val="nil" w:sz="0" w:space="0" w:color="000000"/>
              <w:left w:val="nil" w:sz="0" w:space="0" w:color="000000"/>
              <w:bottom w:val="nil" w:sz="0" w:space="0" w:color="000000"/>
              <w:right w:val="nil" w:sz="0" w:space="0" w:color="000000"/>
            </w:tcBorders>
          </w:tcPr>
          <w:p w14:paraId="0FD30C2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原始评论</w:t>
            </w:r>
          </w:p>
        </w:tc>
        <w:tc>
          <w:tcPr>
            <w:tcW w:w="2494" w:type="dxa"/>
            <w:vAlign w:val="center"/>
            <w:tcBorders>
              <w:top w:val="nil" w:sz="0" w:space="0" w:color="000000"/>
              <w:left w:val="nil" w:sz="0" w:space="0" w:color="000000"/>
              <w:bottom w:val="nil" w:sz="0" w:space="0" w:color="000000"/>
              <w:right w:val="nil" w:sz="0" w:space="0" w:color="000000"/>
            </w:tcBorders>
          </w:tcPr>
          <w:p w14:paraId="2E85DA4F"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399,508</w:t>
            </w:r>
          </w:p>
        </w:tc>
        <w:tc>
          <w:tcPr>
            <w:tcW w:w="3628" w:type="dxa"/>
            <w:vAlign w:val="center"/>
            <w:tcBorders>
              <w:top w:val="nil" w:sz="0" w:space="0" w:color="000000"/>
              <w:left w:val="nil" w:sz="0" w:space="0" w:color="000000"/>
              <w:bottom w:val="nil" w:sz="0" w:space="0" w:color="000000"/>
              <w:right w:val="nil" w:sz="0" w:space="0" w:color="000000"/>
            </w:tcBorders>
          </w:tcPr>
          <w:p w14:paraId="6014CDA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w:t>
            </w:r>
          </w:p>
        </w:tc>
      </w:tr>
      <w:tr w:rsidR="001E30B5" w14:paraId="43681BDE" w14:textId="77777777">
        <w:trPr>
          <w:cantSplit/>
          <w:jc w:val="center"/>
        </w:trPr>
        <w:tc>
          <w:tcPr>
            <w:tcW w:w="2608" w:type="dxa"/>
            <w:vAlign w:val="center"/>
            <w:tcBorders>
              <w:top w:val="nil" w:sz="0" w:space="0" w:color="000000"/>
              <w:left w:val="nil" w:sz="0" w:space="0" w:color="000000"/>
              <w:bottom w:val="nil" w:sz="0" w:space="0" w:color="000000"/>
              <w:right w:val="nil" w:sz="0" w:space="0" w:color="000000"/>
            </w:tcBorders>
          </w:tcPr>
          <w:p w14:paraId="39B2E5BB"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清洗后评论</w:t>
            </w:r>
          </w:p>
        </w:tc>
        <w:tc>
          <w:tcPr>
            <w:tcW w:w="2494" w:type="dxa"/>
            <w:vAlign w:val="center"/>
            <w:tcBorders>
              <w:top w:val="nil" w:sz="0" w:space="0" w:color="000000"/>
              <w:left w:val="nil" w:sz="0" w:space="0" w:color="000000"/>
              <w:bottom w:val="nil" w:sz="0" w:space="0" w:color="000000"/>
              <w:right w:val="nil" w:sz="0" w:space="0" w:color="000000"/>
            </w:tcBorders>
          </w:tcPr>
          <w:p w14:paraId="1F240FB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284,849</w:t>
            </w:r>
          </w:p>
        </w:tc>
        <w:tc>
          <w:tcPr>
            <w:tcW w:w="3628" w:type="dxa"/>
            <w:vAlign w:val="center"/>
            <w:tcBorders>
              <w:top w:val="nil" w:sz="0" w:space="0" w:color="000000"/>
              <w:left w:val="nil" w:sz="0" w:space="0" w:color="000000"/>
              <w:bottom w:val="nil" w:sz="0" w:space="0" w:color="000000"/>
              <w:right w:val="nil" w:sz="0" w:space="0" w:color="000000"/>
            </w:tcBorders>
          </w:tcPr>
          <w:p w14:paraId="457C0F6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71.3%</w:t>
            </w:r>
            <w:r>
              <w:rPr>
                <w:rFonts w:ascii="Times New Roman" w:hAnsi="Times New Roman" w:eastAsia="宋体" w:cs="Times New Roman"/>
                <w:b w:val="0"/>
                <w:noProof/>
                <w:sz w:val="18"/>
                <w:szCs w:val="18"/>
              </w:rPr>
              <w:t>（占原始）</w:t>
            </w:r>
          </w:p>
        </w:tc>
      </w:tr>
      <w:tr w:rsidR="001E30B5" w14:paraId="47B5096B" w14:textId="77777777">
        <w:trPr>
          <w:cantSplit/>
          <w:jc w:val="center"/>
        </w:trPr>
        <w:tc>
          <w:tcPr>
            <w:tcW w:w="2608" w:type="dxa"/>
            <w:vAlign w:val="center"/>
            <w:tcBorders>
              <w:top w:val="nil" w:sz="0" w:space="0" w:color="000000"/>
              <w:left w:val="nil" w:sz="0" w:space="0" w:color="000000"/>
              <w:bottom w:val="nil" w:sz="0" w:space="0" w:color="000000"/>
              <w:right w:val="nil" w:sz="0" w:space="0" w:color="000000"/>
            </w:tcBorders>
          </w:tcPr>
          <w:p w14:paraId="0C01DCA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相关评论</w:t>
            </w:r>
          </w:p>
        </w:tc>
        <w:tc>
          <w:tcPr>
            <w:tcW w:w="2494" w:type="dxa"/>
            <w:vAlign w:val="center"/>
            <w:tcBorders>
              <w:top w:val="nil" w:sz="0" w:space="0" w:color="000000"/>
              <w:left w:val="nil" w:sz="0" w:space="0" w:color="000000"/>
              <w:bottom w:val="nil" w:sz="0" w:space="0" w:color="000000"/>
              <w:right w:val="nil" w:sz="0" w:space="0" w:color="000000"/>
            </w:tcBorders>
          </w:tcPr>
          <w:p w14:paraId="3E79E32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103,731</w:t>
            </w:r>
          </w:p>
        </w:tc>
        <w:tc>
          <w:tcPr>
            <w:tcW w:w="3628" w:type="dxa"/>
            <w:vAlign w:val="center"/>
            <w:tcBorders>
              <w:top w:val="nil" w:sz="0" w:space="0" w:color="000000"/>
              <w:left w:val="nil" w:sz="0" w:space="0" w:color="000000"/>
              <w:bottom w:val="nil" w:sz="0" w:space="0" w:color="000000"/>
              <w:right w:val="nil" w:sz="0" w:space="0" w:color="000000"/>
            </w:tcBorders>
          </w:tcPr>
          <w:p w14:paraId="650D3B9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36.4%</w:t>
            </w:r>
            <w:r>
              <w:rPr>
                <w:rFonts w:ascii="Times New Roman" w:hAnsi="Times New Roman" w:eastAsia="宋体" w:cs="Times New Roman"/>
                <w:b w:val="0"/>
                <w:noProof/>
                <w:sz w:val="18"/>
                <w:szCs w:val="18"/>
              </w:rPr>
              <w:t>（占清洗后）</w:t>
            </w:r>
          </w:p>
        </w:tc>
      </w:tr>
      <w:tr w:rsidR="001E30B5" w14:paraId="391B3FF6" w14:textId="77777777">
        <w:trPr>
          <w:cantSplit/>
          <w:jc w:val="center"/>
        </w:trPr>
        <w:tc>
          <w:tcPr>
            <w:tcW w:w="2608" w:type="dxa"/>
            <w:vAlign w:val="center"/>
            <w:tcBorders>
              <w:top w:val="nil" w:sz="0" w:space="0" w:color="000000"/>
              <w:left w:val="nil" w:sz="0" w:space="0" w:color="000000"/>
              <w:bottom w:val="nil" w:sz="0" w:space="0" w:color="000000"/>
              <w:right w:val="nil" w:sz="0" w:space="0" w:color="000000"/>
            </w:tcBorders>
          </w:tcPr>
          <w:p w14:paraId="073732B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有态度评论</w:t>
            </w:r>
          </w:p>
        </w:tc>
        <w:tc>
          <w:tcPr>
            <w:tcW w:w="2494" w:type="dxa"/>
            <w:vAlign w:val="center"/>
            <w:tcBorders>
              <w:top w:val="nil" w:sz="0" w:space="0" w:color="000000"/>
              <w:left w:val="nil" w:sz="0" w:space="0" w:color="000000"/>
              <w:bottom w:val="nil" w:sz="0" w:space="0" w:color="000000"/>
              <w:right w:val="nil" w:sz="0" w:space="0" w:color="000000"/>
            </w:tcBorders>
          </w:tcPr>
          <w:p w14:paraId="6BA1CFC7"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71,886</w:t>
            </w:r>
          </w:p>
        </w:tc>
        <w:tc>
          <w:tcPr>
            <w:tcW w:w="3628" w:type="dxa"/>
            <w:vAlign w:val="center"/>
            <w:tcBorders>
              <w:top w:val="nil" w:sz="0" w:space="0" w:color="000000"/>
              <w:left w:val="nil" w:sz="0" w:space="0" w:color="000000"/>
              <w:bottom w:val="nil" w:sz="0" w:space="0" w:color="000000"/>
              <w:right w:val="nil" w:sz="0" w:space="0" w:color="000000"/>
            </w:tcBorders>
          </w:tcPr>
          <w:p w14:paraId="39ACE6B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69.3%</w:t>
            </w:r>
            <w:r>
              <w:rPr>
                <w:rFonts w:ascii="Times New Roman" w:hAnsi="Times New Roman" w:eastAsia="宋体" w:cs="Times New Roman"/>
                <w:b w:val="0"/>
                <w:noProof/>
                <w:sz w:val="18"/>
                <w:szCs w:val="18"/>
              </w:rPr>
              <w:t>（占相关）</w:t>
            </w:r>
          </w:p>
        </w:tc>
      </w:tr>
    </w:tbl>
    <w:p w14:paraId="65719F86" w14:textId="77777777" w:rsidR="001E30B5" w:rsidRPr="00CF675D" w:rsidRDefault="00000000" w:rsidP="00CF675D">
      <w:pPr>
        <w:keepNext/>
        <w:keepLines/>
        <w:spacing w:before="160" w:after="0" w:line="240" w:lineRule="auto"/>
        <w:ind w:firstLine="0" w:left="0" w:right="0"/>
        <w:jc w:val="center"/>
      </w:pPr>
      <w:r>
        <w:rPr>
          <w:rFonts w:ascii="Times New Roman" w:hAnsi="Times New Roman" w:eastAsia="黑体" w:cs="Times New Roman"/>
          <w:b w:val="0"/>
          <w:sz w:val="18"/>
          <w:szCs w:val="18"/>
        </w:rPr>
        <w:t>表3　清洗后样本的平台构成</w:t>
      </w:r>
    </w:p>
    <w:p w14:paraId="5301CBBE" w14:textId="77777777" w:rsidR="00C27996" w:rsidRDefault="00000000">
      <w:pPr>
        <w:keepNext/>
        <w:spacing w:after="80" w:before="0" w:line="240" w:lineRule="auto"/>
        <w:ind w:firstLine="0" w:left="0" w:right="0"/>
        <w:jc w:val="center"/>
        <w:keepLines/>
      </w:pPr>
      <w:r>
        <w:rPr>
          <w:rFonts w:ascii="Times New Roman" w:hAnsi="Times New Roman" w:eastAsia="Times New Roman" w:cs="Times New Roman"/>
          <w:b w:val="0"/>
          <w:sz w:val="18"/>
          <w:szCs w:val="18"/>
        </w:rPr>
        <w:t>Table 3　Platform composition of the cleaned sample</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544"/>
        <w:gridCol w:w="1782"/>
        <w:gridCol w:w="2019"/>
        <w:gridCol w:w="1782"/>
        <w:gridCol w:w="2019"/>
      </w:tblGrid>
      <w:tr w:rsidR="001E30B5" w14:paraId="23B1244C" w14:textId="77777777">
        <w:trPr>
          <w:cantSplit/>
          <w:tblHeader/>
          <w:jc w:val="center"/>
        </w:trPr>
        <w:tc>
          <w:tcPr>
            <w:tcW w:w="1474" w:type="dxa"/>
            <w:vAlign w:val="center"/>
            <w:tcBorders>
              <w:top w:val="nil" w:sz="0" w:space="0" w:color="000000"/>
              <w:left w:val="nil" w:sz="0" w:space="0" w:color="000000"/>
              <w:bottom w:val="single" w:sz="6" w:space="0" w:color="000000"/>
              <w:right w:val="nil" w:sz="0" w:space="0" w:color="000000"/>
            </w:tcBorders>
          </w:tcPr>
          <w:p w14:paraId="06F21FBA"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平台</w:t>
            </w:r>
          </w:p>
        </w:tc>
        <w:tc>
          <w:tcPr>
            <w:tcW w:w="1701" w:type="dxa"/>
            <w:vAlign w:val="center"/>
            <w:tcBorders>
              <w:top w:val="nil" w:sz="0" w:space="0" w:color="000000"/>
              <w:left w:val="nil" w:sz="0" w:space="0" w:color="000000"/>
              <w:bottom w:val="single" w:sz="6" w:space="0" w:color="000000"/>
              <w:right w:val="nil" w:sz="0" w:space="0" w:color="000000"/>
            </w:tcBorders>
          </w:tcPr>
          <w:p w14:paraId="11B7E509"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清洗后</w:t>
            </w:r>
          </w:p>
        </w:tc>
        <w:tc>
          <w:tcPr>
            <w:tcW w:w="1927" w:type="dxa"/>
            <w:vAlign w:val="center"/>
            <w:tcBorders>
              <w:top w:val="nil" w:sz="0" w:space="0" w:color="000000"/>
              <w:left w:val="nil" w:sz="0" w:space="0" w:color="000000"/>
              <w:bottom w:val="single" w:sz="6" w:space="0" w:color="000000"/>
              <w:right w:val="nil" w:sz="0" w:space="0" w:color="000000"/>
            </w:tcBorders>
          </w:tcPr>
          <w:p w14:paraId="56DA422A"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占清洗后</w:t>
            </w:r>
            <w:r>
              <w:rPr>
                <w:rFonts w:eastAsia="宋体" w:ascii="Times New Roman" w:hAnsi="Times New Roman" w:cs="Times New Roman"/>
                <w:b/>
                <w:noProof/>
                <w:sz w:val="18"/>
                <w:szCs w:val="18"/>
              </w:rPr>
              <w:t>/%</w:t>
            </w:r>
          </w:p>
        </w:tc>
        <w:tc>
          <w:tcPr>
            <w:tcW w:w="1701" w:type="dxa"/>
            <w:vAlign w:val="center"/>
            <w:tcBorders>
              <w:top w:val="nil" w:sz="0" w:space="0" w:color="000000"/>
              <w:left w:val="nil" w:sz="0" w:space="0" w:color="000000"/>
              <w:bottom w:val="single" w:sz="6" w:space="0" w:color="000000"/>
              <w:right w:val="nil" w:sz="0" w:space="0" w:color="000000"/>
            </w:tcBorders>
          </w:tcPr>
          <w:p w14:paraId="0E29326F"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相关</w:t>
            </w:r>
          </w:p>
        </w:tc>
        <w:tc>
          <w:tcPr>
            <w:tcW w:w="1927" w:type="dxa"/>
            <w:vAlign w:val="center"/>
            <w:tcBorders>
              <w:top w:val="nil" w:sz="0" w:space="0" w:color="000000"/>
              <w:left w:val="nil" w:sz="0" w:space="0" w:color="000000"/>
              <w:bottom w:val="single" w:sz="6" w:space="0" w:color="000000"/>
              <w:right w:val="nil" w:sz="0" w:space="0" w:color="000000"/>
            </w:tcBorders>
          </w:tcPr>
          <w:p w14:paraId="5D807263"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该平台相关率</w:t>
            </w:r>
            <w:r>
              <w:rPr>
                <w:rFonts w:eastAsia="宋体" w:ascii="Times New Roman" w:hAnsi="Times New Roman" w:cs="Times New Roman"/>
                <w:b/>
                <w:noProof/>
                <w:sz w:val="18"/>
                <w:szCs w:val="18"/>
              </w:rPr>
              <w:t>/%</w:t>
            </w:r>
          </w:p>
        </w:tc>
      </w:tr>
      <w:tr w:rsidR="001E30B5" w14:paraId="6C7502FC" w14:textId="77777777">
        <w:trPr>
          <w:cantSplit/>
          <w:jc w:val="center"/>
        </w:trPr>
        <w:tc>
          <w:tcPr>
            <w:tcW w:w="1474" w:type="dxa"/>
            <w:vAlign w:val="center"/>
            <w:tcBorders>
              <w:top w:val="nil" w:sz="0" w:space="0" w:color="000000"/>
              <w:left w:val="nil" w:sz="0" w:space="0" w:color="000000"/>
              <w:bottom w:val="nil" w:sz="0" w:space="0" w:color="000000"/>
              <w:right w:val="nil" w:sz="0" w:space="0" w:color="000000"/>
            </w:tcBorders>
          </w:tcPr>
          <w:p w14:paraId="5DCA3367"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微博</w:t>
            </w:r>
          </w:p>
        </w:tc>
        <w:tc>
          <w:tcPr>
            <w:tcW w:w="1701" w:type="dxa"/>
            <w:vAlign w:val="center"/>
            <w:tcBorders>
              <w:top w:val="nil" w:sz="0" w:space="0" w:color="000000"/>
              <w:left w:val="nil" w:sz="0" w:space="0" w:color="000000"/>
              <w:bottom w:val="nil" w:sz="0" w:space="0" w:color="000000"/>
              <w:right w:val="nil" w:sz="0" w:space="0" w:color="000000"/>
            </w:tcBorders>
          </w:tcPr>
          <w:p w14:paraId="3122CE4F"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240,917</w:t>
            </w:r>
          </w:p>
        </w:tc>
        <w:tc>
          <w:tcPr>
            <w:tcW w:w="1927" w:type="dxa"/>
            <w:vAlign w:val="center"/>
            <w:tcBorders>
              <w:top w:val="nil" w:sz="0" w:space="0" w:color="000000"/>
              <w:left w:val="nil" w:sz="0" w:space="0" w:color="000000"/>
              <w:bottom w:val="nil" w:sz="0" w:space="0" w:color="000000"/>
              <w:right w:val="nil" w:sz="0" w:space="0" w:color="000000"/>
            </w:tcBorders>
          </w:tcPr>
          <w:p w14:paraId="1F51890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84.6</w:t>
            </w:r>
          </w:p>
        </w:tc>
        <w:tc>
          <w:tcPr>
            <w:tcW w:w="1701" w:type="dxa"/>
            <w:vAlign w:val="center"/>
            <w:tcBorders>
              <w:top w:val="nil" w:sz="0" w:space="0" w:color="000000"/>
              <w:left w:val="nil" w:sz="0" w:space="0" w:color="000000"/>
              <w:bottom w:val="nil" w:sz="0" w:space="0" w:color="000000"/>
              <w:right w:val="nil" w:sz="0" w:space="0" w:color="000000"/>
            </w:tcBorders>
          </w:tcPr>
          <w:p w14:paraId="1602098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91,307</w:t>
            </w:r>
          </w:p>
        </w:tc>
        <w:tc>
          <w:tcPr>
            <w:tcW w:w="1927" w:type="dxa"/>
            <w:vAlign w:val="center"/>
            <w:tcBorders>
              <w:top w:val="nil" w:sz="0" w:space="0" w:color="000000"/>
              <w:left w:val="nil" w:sz="0" w:space="0" w:color="000000"/>
              <w:bottom w:val="nil" w:sz="0" w:space="0" w:color="000000"/>
              <w:right w:val="nil" w:sz="0" w:space="0" w:color="000000"/>
            </w:tcBorders>
          </w:tcPr>
          <w:p w14:paraId="6734B79D"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37.9</w:t>
            </w:r>
          </w:p>
        </w:tc>
      </w:tr>
      <w:tr w:rsidR="001E30B5" w14:paraId="699251BF" w14:textId="77777777">
        <w:trPr>
          <w:cantSplit/>
          <w:jc w:val="center"/>
        </w:trPr>
        <w:tc>
          <w:tcPr>
            <w:tcW w:w="1474" w:type="dxa"/>
            <w:vAlign w:val="center"/>
            <w:tcBorders>
              <w:top w:val="nil" w:sz="0" w:space="0" w:color="000000"/>
              <w:left w:val="nil" w:sz="0" w:space="0" w:color="000000"/>
              <w:bottom w:val="nil" w:sz="0" w:space="0" w:color="000000"/>
              <w:right w:val="nil" w:sz="0" w:space="0" w:color="000000"/>
            </w:tcBorders>
          </w:tcPr>
          <w:p w14:paraId="60006E8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抖音</w:t>
            </w:r>
          </w:p>
        </w:tc>
        <w:tc>
          <w:tcPr>
            <w:tcW w:w="1701" w:type="dxa"/>
            <w:vAlign w:val="center"/>
            <w:tcBorders>
              <w:top w:val="nil" w:sz="0" w:space="0" w:color="000000"/>
              <w:left w:val="nil" w:sz="0" w:space="0" w:color="000000"/>
              <w:bottom w:val="nil" w:sz="0" w:space="0" w:color="000000"/>
              <w:right w:val="nil" w:sz="0" w:space="0" w:color="000000"/>
            </w:tcBorders>
          </w:tcPr>
          <w:p w14:paraId="0B9D7AA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25,677</w:t>
            </w:r>
          </w:p>
        </w:tc>
        <w:tc>
          <w:tcPr>
            <w:tcW w:w="1927" w:type="dxa"/>
            <w:vAlign w:val="center"/>
            <w:tcBorders>
              <w:top w:val="nil" w:sz="0" w:space="0" w:color="000000"/>
              <w:left w:val="nil" w:sz="0" w:space="0" w:color="000000"/>
              <w:bottom w:val="nil" w:sz="0" w:space="0" w:color="000000"/>
              <w:right w:val="nil" w:sz="0" w:space="0" w:color="000000"/>
            </w:tcBorders>
          </w:tcPr>
          <w:p w14:paraId="337810D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9.0</w:t>
            </w:r>
          </w:p>
        </w:tc>
        <w:tc>
          <w:tcPr>
            <w:tcW w:w="1701" w:type="dxa"/>
            <w:vAlign w:val="center"/>
            <w:tcBorders>
              <w:top w:val="nil" w:sz="0" w:space="0" w:color="000000"/>
              <w:left w:val="nil" w:sz="0" w:space="0" w:color="000000"/>
              <w:bottom w:val="nil" w:sz="0" w:space="0" w:color="000000"/>
              <w:right w:val="nil" w:sz="0" w:space="0" w:color="000000"/>
            </w:tcBorders>
          </w:tcPr>
          <w:p w14:paraId="202A173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7,383</w:t>
            </w:r>
          </w:p>
        </w:tc>
        <w:tc>
          <w:tcPr>
            <w:tcW w:w="1927" w:type="dxa"/>
            <w:vAlign w:val="center"/>
            <w:tcBorders>
              <w:top w:val="nil" w:sz="0" w:space="0" w:color="000000"/>
              <w:left w:val="nil" w:sz="0" w:space="0" w:color="000000"/>
              <w:bottom w:val="nil" w:sz="0" w:space="0" w:color="000000"/>
              <w:right w:val="nil" w:sz="0" w:space="0" w:color="000000"/>
            </w:tcBorders>
          </w:tcPr>
          <w:p w14:paraId="09C8708C"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28.8</w:t>
            </w:r>
          </w:p>
        </w:tc>
      </w:tr>
      <w:tr w:rsidR="001E30B5" w14:paraId="2CD404B2" w14:textId="77777777">
        <w:trPr>
          <w:cantSplit/>
          <w:jc w:val="center"/>
        </w:trPr>
        <w:tc>
          <w:tcPr>
            <w:tcW w:w="1474" w:type="dxa"/>
            <w:vAlign w:val="center"/>
            <w:tcBorders>
              <w:top w:val="nil" w:sz="0" w:space="0" w:color="000000"/>
              <w:left w:val="nil" w:sz="0" w:space="0" w:color="000000"/>
              <w:bottom w:val="nil" w:sz="0" w:space="0" w:color="000000"/>
              <w:right w:val="nil" w:sz="0" w:space="0" w:color="000000"/>
            </w:tcBorders>
          </w:tcPr>
          <w:p w14:paraId="2D56F0A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小红书</w:t>
            </w:r>
          </w:p>
        </w:tc>
        <w:tc>
          <w:tcPr>
            <w:tcW w:w="1701" w:type="dxa"/>
            <w:vAlign w:val="center"/>
            <w:tcBorders>
              <w:top w:val="nil" w:sz="0" w:space="0" w:color="000000"/>
              <w:left w:val="nil" w:sz="0" w:space="0" w:color="000000"/>
              <w:bottom w:val="nil" w:sz="0" w:space="0" w:color="000000"/>
              <w:right w:val="nil" w:sz="0" w:space="0" w:color="000000"/>
            </w:tcBorders>
          </w:tcPr>
          <w:p w14:paraId="7B5A9EC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17,161</w:t>
            </w:r>
          </w:p>
        </w:tc>
        <w:tc>
          <w:tcPr>
            <w:tcW w:w="1927" w:type="dxa"/>
            <w:vAlign w:val="center"/>
            <w:tcBorders>
              <w:top w:val="nil" w:sz="0" w:space="0" w:color="000000"/>
              <w:left w:val="nil" w:sz="0" w:space="0" w:color="000000"/>
              <w:bottom w:val="nil" w:sz="0" w:space="0" w:color="000000"/>
              <w:right w:val="nil" w:sz="0" w:space="0" w:color="000000"/>
            </w:tcBorders>
          </w:tcPr>
          <w:p w14:paraId="5E89A137"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6.0</w:t>
            </w:r>
          </w:p>
        </w:tc>
        <w:tc>
          <w:tcPr>
            <w:tcW w:w="1701" w:type="dxa"/>
            <w:vAlign w:val="center"/>
            <w:tcBorders>
              <w:top w:val="nil" w:sz="0" w:space="0" w:color="000000"/>
              <w:left w:val="nil" w:sz="0" w:space="0" w:color="000000"/>
              <w:bottom w:val="nil" w:sz="0" w:space="0" w:color="000000"/>
              <w:right w:val="nil" w:sz="0" w:space="0" w:color="000000"/>
            </w:tcBorders>
          </w:tcPr>
          <w:p w14:paraId="60FA96E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4,567</w:t>
            </w:r>
          </w:p>
        </w:tc>
        <w:tc>
          <w:tcPr>
            <w:tcW w:w="1927" w:type="dxa"/>
            <w:vAlign w:val="center"/>
            <w:tcBorders>
              <w:top w:val="nil" w:sz="0" w:space="0" w:color="000000"/>
              <w:left w:val="nil" w:sz="0" w:space="0" w:color="000000"/>
              <w:bottom w:val="nil" w:sz="0" w:space="0" w:color="000000"/>
              <w:right w:val="nil" w:sz="0" w:space="0" w:color="000000"/>
            </w:tcBorders>
          </w:tcPr>
          <w:p w14:paraId="087C8A5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26.6</w:t>
            </w:r>
          </w:p>
        </w:tc>
      </w:tr>
      <w:tr w:rsidR="001E30B5" w14:paraId="2E5EAED6" w14:textId="77777777">
        <w:trPr>
          <w:cantSplit/>
          <w:jc w:val="center"/>
        </w:trPr>
        <w:tc>
          <w:tcPr>
            <w:tcW w:w="1474" w:type="dxa"/>
            <w:vAlign w:val="center"/>
            <w:tcBorders>
              <w:top w:val="nil" w:sz="0" w:space="0" w:color="000000"/>
              <w:left w:val="nil" w:sz="0" w:space="0" w:color="000000"/>
              <w:bottom w:val="nil" w:sz="0" w:space="0" w:color="000000"/>
              <w:right w:val="nil" w:sz="0" w:space="0" w:color="000000"/>
            </w:tcBorders>
          </w:tcPr>
          <w:p w14:paraId="5CC4F96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知乎</w:t>
            </w:r>
          </w:p>
        </w:tc>
        <w:tc>
          <w:tcPr>
            <w:tcW w:w="1701" w:type="dxa"/>
            <w:vAlign w:val="center"/>
            <w:tcBorders>
              <w:top w:val="nil" w:sz="0" w:space="0" w:color="000000"/>
              <w:left w:val="nil" w:sz="0" w:space="0" w:color="000000"/>
              <w:bottom w:val="nil" w:sz="0" w:space="0" w:color="000000"/>
              <w:right w:val="nil" w:sz="0" w:space="0" w:color="000000"/>
            </w:tcBorders>
          </w:tcPr>
          <w:p w14:paraId="0B9FDA7B"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1,094</w:t>
            </w:r>
          </w:p>
        </w:tc>
        <w:tc>
          <w:tcPr>
            <w:tcW w:w="1927" w:type="dxa"/>
            <w:vAlign w:val="center"/>
            <w:tcBorders>
              <w:top w:val="nil" w:sz="0" w:space="0" w:color="000000"/>
              <w:left w:val="nil" w:sz="0" w:space="0" w:color="000000"/>
              <w:bottom w:val="nil" w:sz="0" w:space="0" w:color="000000"/>
              <w:right w:val="nil" w:sz="0" w:space="0" w:color="000000"/>
            </w:tcBorders>
          </w:tcPr>
          <w:p w14:paraId="0E8D44CD"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0.4</w:t>
            </w:r>
          </w:p>
        </w:tc>
        <w:tc>
          <w:tcPr>
            <w:tcW w:w="1701" w:type="dxa"/>
            <w:vAlign w:val="center"/>
            <w:tcBorders>
              <w:top w:val="nil" w:sz="0" w:space="0" w:color="000000"/>
              <w:left w:val="nil" w:sz="0" w:space="0" w:color="000000"/>
              <w:bottom w:val="nil" w:sz="0" w:space="0" w:color="000000"/>
              <w:right w:val="nil" w:sz="0" w:space="0" w:color="000000"/>
            </w:tcBorders>
          </w:tcPr>
          <w:p w14:paraId="5C95351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474</w:t>
            </w:r>
          </w:p>
        </w:tc>
        <w:tc>
          <w:tcPr>
            <w:tcW w:w="1927" w:type="dxa"/>
            <w:vAlign w:val="center"/>
            <w:tcBorders>
              <w:top w:val="nil" w:sz="0" w:space="0" w:color="000000"/>
              <w:left w:val="nil" w:sz="0" w:space="0" w:color="000000"/>
              <w:bottom w:val="nil" w:sz="0" w:space="0" w:color="000000"/>
              <w:right w:val="nil" w:sz="0" w:space="0" w:color="000000"/>
            </w:tcBorders>
          </w:tcPr>
          <w:p w14:paraId="63221A7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43.3</w:t>
            </w:r>
          </w:p>
        </w:tc>
      </w:tr>
    </w:tbl>
    <w:p w14:paraId="01660C88"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103,731条相关评论中，积极54,319条（52.4%），无态度31,845条（30.7%），中立10,773条（10.4%），消极6,794条（6.5%）。以有态度为分母，三者分别为75.6%、15.0%和9.5%。讨论总体偏积极，但此处“积极”是分类标签，不是对独立诊断或临床替代的授权。见表4、图2。</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42FB6724" w14:textId="77777777" w:rsidR="001E30B5" w:rsidRPr="00CF675D" w:rsidRDefault="00000000" w:rsidP="00CF675D">
      <w:pPr>
        <w:keepNext/>
        <w:keepLines/>
        <w:spacing w:before="160" w:after="0" w:line="240" w:lineRule="auto"/>
        <w:ind w:firstLine="0" w:left="0" w:right="0"/>
        <w:jc w:val="center"/>
      </w:pPr>
      <w:r>
        <w:rPr>
          <w:rFonts w:ascii="Times New Roman" w:hAnsi="Times New Roman" w:eastAsia="黑体" w:cs="Times New Roman"/>
          <w:b w:val="0"/>
          <w:sz w:val="18"/>
          <w:szCs w:val="18"/>
        </w:rPr>
        <w:t>表4　相关评论的态度分布（N=103,731）</w:t>
      </w:r>
    </w:p>
    <w:p w14:paraId="41B0B096" w14:textId="77777777" w:rsidR="00C27996" w:rsidRDefault="00000000">
      <w:pPr>
        <w:keepNext/>
        <w:spacing w:after="80" w:before="0" w:line="240" w:lineRule="auto"/>
        <w:ind w:firstLine="0" w:left="0" w:right="0"/>
        <w:jc w:val="center"/>
        <w:keepLines/>
      </w:pPr>
      <w:r>
        <w:rPr>
          <w:rFonts w:ascii="Times New Roman" w:hAnsi="Times New Roman" w:eastAsia="Times New Roman" w:cs="Times New Roman"/>
          <w:b w:val="0"/>
          <w:sz w:val="18"/>
          <w:szCs w:val="18"/>
        </w:rPr>
        <w:t>Table 4　Attitude distribution of relevant comments (N = 103,731)</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2138"/>
        <w:gridCol w:w="2138"/>
        <w:gridCol w:w="2435"/>
        <w:gridCol w:w="2435"/>
      </w:tblGrid>
      <w:tr w:rsidR="001E30B5" w14:paraId="3519D1B2" w14:textId="77777777">
        <w:trPr>
          <w:cantSplit/>
          <w:tblHeader/>
          <w:jc w:val="center"/>
        </w:trPr>
        <w:tc>
          <w:tcPr>
            <w:tcW w:w="2041" w:type="dxa"/>
            <w:vAlign w:val="center"/>
            <w:tcBorders>
              <w:top w:val="nil" w:sz="0" w:space="0" w:color="000000"/>
              <w:left w:val="nil" w:sz="0" w:space="0" w:color="000000"/>
              <w:bottom w:val="single" w:sz="6" w:space="0" w:color="000000"/>
              <w:right w:val="nil" w:sz="0" w:space="0" w:color="000000"/>
            </w:tcBorders>
          </w:tcPr>
          <w:p w14:paraId="32734E00"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类别</w:t>
            </w:r>
          </w:p>
        </w:tc>
        <w:tc>
          <w:tcPr>
            <w:tcW w:w="2041" w:type="dxa"/>
            <w:vAlign w:val="center"/>
            <w:tcBorders>
              <w:top w:val="nil" w:sz="0" w:space="0" w:color="000000"/>
              <w:left w:val="nil" w:sz="0" w:space="0" w:color="000000"/>
              <w:bottom w:val="single" w:sz="6" w:space="0" w:color="000000"/>
              <w:right w:val="nil" w:sz="0" w:space="0" w:color="000000"/>
            </w:tcBorders>
          </w:tcPr>
          <w:p w14:paraId="0C8411DF"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样本量</w:t>
            </w:r>
          </w:p>
        </w:tc>
        <w:tc>
          <w:tcPr>
            <w:tcW w:w="2324" w:type="dxa"/>
            <w:vAlign w:val="center"/>
            <w:tcBorders>
              <w:top w:val="nil" w:sz="0" w:space="0" w:color="000000"/>
              <w:left w:val="nil" w:sz="0" w:space="0" w:color="000000"/>
              <w:bottom w:val="single" w:sz="6" w:space="0" w:color="000000"/>
              <w:right w:val="nil" w:sz="0" w:space="0" w:color="000000"/>
            </w:tcBorders>
          </w:tcPr>
          <w:p w14:paraId="41AE5082"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占相关</w:t>
            </w:r>
            <w:r>
              <w:rPr>
                <w:rFonts w:eastAsia="宋体" w:ascii="Times New Roman" w:hAnsi="Times New Roman" w:cs="Times New Roman"/>
                <w:b/>
                <w:noProof/>
                <w:sz w:val="18"/>
                <w:szCs w:val="18"/>
              </w:rPr>
              <w:t>/%</w:t>
            </w:r>
          </w:p>
        </w:tc>
        <w:tc>
          <w:tcPr>
            <w:tcW w:w="2324" w:type="dxa"/>
            <w:vAlign w:val="center"/>
            <w:tcBorders>
              <w:top w:val="nil" w:sz="0" w:space="0" w:color="000000"/>
              <w:left w:val="nil" w:sz="0" w:space="0" w:color="000000"/>
              <w:bottom w:val="single" w:sz="6" w:space="0" w:color="000000"/>
              <w:right w:val="nil" w:sz="0" w:space="0" w:color="000000"/>
            </w:tcBorders>
          </w:tcPr>
          <w:p w14:paraId="5753636B"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占有态度</w:t>
            </w:r>
            <w:r>
              <w:rPr>
                <w:rFonts w:eastAsia="宋体" w:ascii="Times New Roman" w:hAnsi="Times New Roman" w:cs="Times New Roman"/>
                <w:b/>
                <w:noProof/>
                <w:sz w:val="18"/>
                <w:szCs w:val="18"/>
              </w:rPr>
              <w:t>/%</w:t>
            </w:r>
          </w:p>
        </w:tc>
      </w:tr>
      <w:tr w:rsidR="001E30B5" w14:paraId="6F224A82" w14:textId="77777777">
        <w:trPr>
          <w:cantSplit/>
          <w:jc w:val="center"/>
        </w:trPr>
        <w:tc>
          <w:tcPr>
            <w:tcW w:w="2041" w:type="dxa"/>
            <w:vAlign w:val="center"/>
            <w:tcBorders>
              <w:top w:val="nil" w:sz="0" w:space="0" w:color="000000"/>
              <w:left w:val="nil" w:sz="0" w:space="0" w:color="000000"/>
              <w:bottom w:val="nil" w:sz="0" w:space="0" w:color="000000"/>
              <w:right w:val="nil" w:sz="0" w:space="0" w:color="000000"/>
            </w:tcBorders>
          </w:tcPr>
          <w:p w14:paraId="3A8E5AA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积极看待</w:t>
            </w:r>
          </w:p>
        </w:tc>
        <w:tc>
          <w:tcPr>
            <w:tcW w:w="2041" w:type="dxa"/>
            <w:vAlign w:val="center"/>
            <w:tcBorders>
              <w:top w:val="nil" w:sz="0" w:space="0" w:color="000000"/>
              <w:left w:val="nil" w:sz="0" w:space="0" w:color="000000"/>
              <w:bottom w:val="nil" w:sz="0" w:space="0" w:color="000000"/>
              <w:right w:val="nil" w:sz="0" w:space="0" w:color="000000"/>
            </w:tcBorders>
          </w:tcPr>
          <w:p w14:paraId="0237987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54,319</w:t>
            </w:r>
          </w:p>
        </w:tc>
        <w:tc>
          <w:tcPr>
            <w:tcW w:w="2324" w:type="dxa"/>
            <w:vAlign w:val="center"/>
            <w:tcBorders>
              <w:top w:val="nil" w:sz="0" w:space="0" w:color="000000"/>
              <w:left w:val="nil" w:sz="0" w:space="0" w:color="000000"/>
              <w:bottom w:val="nil" w:sz="0" w:space="0" w:color="000000"/>
              <w:right w:val="nil" w:sz="0" w:space="0" w:color="000000"/>
            </w:tcBorders>
          </w:tcPr>
          <w:p w14:paraId="29E1267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52.4</w:t>
            </w:r>
          </w:p>
        </w:tc>
        <w:tc>
          <w:tcPr>
            <w:tcW w:w="2324" w:type="dxa"/>
            <w:vAlign w:val="center"/>
            <w:tcBorders>
              <w:top w:val="nil" w:sz="0" w:space="0" w:color="000000"/>
              <w:left w:val="nil" w:sz="0" w:space="0" w:color="000000"/>
              <w:bottom w:val="nil" w:sz="0" w:space="0" w:color="000000"/>
              <w:right w:val="nil" w:sz="0" w:space="0" w:color="000000"/>
            </w:tcBorders>
          </w:tcPr>
          <w:p w14:paraId="3D8D41C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75.6</w:t>
            </w:r>
          </w:p>
        </w:tc>
      </w:tr>
      <w:tr w:rsidR="001E30B5" w14:paraId="7F6DB14E" w14:textId="77777777">
        <w:trPr>
          <w:cantSplit/>
          <w:jc w:val="center"/>
        </w:trPr>
        <w:tc>
          <w:tcPr>
            <w:tcW w:w="2041" w:type="dxa"/>
            <w:vAlign w:val="center"/>
            <w:tcBorders>
              <w:top w:val="nil" w:sz="0" w:space="0" w:color="000000"/>
              <w:left w:val="nil" w:sz="0" w:space="0" w:color="000000"/>
              <w:bottom w:val="nil" w:sz="0" w:space="0" w:color="000000"/>
              <w:right w:val="nil" w:sz="0" w:space="0" w:color="000000"/>
            </w:tcBorders>
          </w:tcPr>
          <w:p w14:paraId="119152CB"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无态度</w:t>
            </w:r>
          </w:p>
        </w:tc>
        <w:tc>
          <w:tcPr>
            <w:tcW w:w="2041" w:type="dxa"/>
            <w:vAlign w:val="center"/>
            <w:tcBorders>
              <w:top w:val="nil" w:sz="0" w:space="0" w:color="000000"/>
              <w:left w:val="nil" w:sz="0" w:space="0" w:color="000000"/>
              <w:bottom w:val="nil" w:sz="0" w:space="0" w:color="000000"/>
              <w:right w:val="nil" w:sz="0" w:space="0" w:color="000000"/>
            </w:tcBorders>
          </w:tcPr>
          <w:p w14:paraId="0F21E91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31,845</w:t>
            </w:r>
          </w:p>
        </w:tc>
        <w:tc>
          <w:tcPr>
            <w:tcW w:w="2324" w:type="dxa"/>
            <w:vAlign w:val="center"/>
            <w:tcBorders>
              <w:top w:val="nil" w:sz="0" w:space="0" w:color="000000"/>
              <w:left w:val="nil" w:sz="0" w:space="0" w:color="000000"/>
              <w:bottom w:val="nil" w:sz="0" w:space="0" w:color="000000"/>
              <w:right w:val="nil" w:sz="0" w:space="0" w:color="000000"/>
            </w:tcBorders>
          </w:tcPr>
          <w:p w14:paraId="22F741A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30.7</w:t>
            </w:r>
          </w:p>
        </w:tc>
        <w:tc>
          <w:tcPr>
            <w:tcW w:w="2324" w:type="dxa"/>
            <w:vAlign w:val="center"/>
            <w:tcBorders>
              <w:top w:val="nil" w:sz="0" w:space="0" w:color="000000"/>
              <w:left w:val="nil" w:sz="0" w:space="0" w:color="000000"/>
              <w:bottom w:val="nil" w:sz="0" w:space="0" w:color="000000"/>
              <w:right w:val="nil" w:sz="0" w:space="0" w:color="000000"/>
            </w:tcBorders>
          </w:tcPr>
          <w:p w14:paraId="029DEBD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w:t>
            </w:r>
          </w:p>
        </w:tc>
      </w:tr>
      <w:tr w:rsidR="001E30B5" w14:paraId="4EC1EBED" w14:textId="77777777">
        <w:trPr>
          <w:cantSplit/>
          <w:jc w:val="center"/>
        </w:trPr>
        <w:tc>
          <w:tcPr>
            <w:tcW w:w="2041" w:type="dxa"/>
            <w:vAlign w:val="center"/>
            <w:tcBorders>
              <w:top w:val="nil" w:sz="0" w:space="0" w:color="000000"/>
              <w:left w:val="nil" w:sz="0" w:space="0" w:color="000000"/>
              <w:bottom w:val="nil" w:sz="0" w:space="0" w:color="000000"/>
              <w:right w:val="nil" w:sz="0" w:space="0" w:color="000000"/>
            </w:tcBorders>
          </w:tcPr>
          <w:p w14:paraId="2E37F68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中立看待</w:t>
            </w:r>
          </w:p>
        </w:tc>
        <w:tc>
          <w:tcPr>
            <w:tcW w:w="2041" w:type="dxa"/>
            <w:vAlign w:val="center"/>
            <w:tcBorders>
              <w:top w:val="nil" w:sz="0" w:space="0" w:color="000000"/>
              <w:left w:val="nil" w:sz="0" w:space="0" w:color="000000"/>
              <w:bottom w:val="nil" w:sz="0" w:space="0" w:color="000000"/>
              <w:right w:val="nil" w:sz="0" w:space="0" w:color="000000"/>
            </w:tcBorders>
          </w:tcPr>
          <w:p w14:paraId="33F84BF7"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10,773</w:t>
            </w:r>
          </w:p>
        </w:tc>
        <w:tc>
          <w:tcPr>
            <w:tcW w:w="2324" w:type="dxa"/>
            <w:vAlign w:val="center"/>
            <w:tcBorders>
              <w:top w:val="nil" w:sz="0" w:space="0" w:color="000000"/>
              <w:left w:val="nil" w:sz="0" w:space="0" w:color="000000"/>
              <w:bottom w:val="nil" w:sz="0" w:space="0" w:color="000000"/>
              <w:right w:val="nil" w:sz="0" w:space="0" w:color="000000"/>
            </w:tcBorders>
          </w:tcPr>
          <w:p w14:paraId="578716CD"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10.4</w:t>
            </w:r>
          </w:p>
        </w:tc>
        <w:tc>
          <w:tcPr>
            <w:tcW w:w="2324" w:type="dxa"/>
            <w:vAlign w:val="center"/>
            <w:tcBorders>
              <w:top w:val="nil" w:sz="0" w:space="0" w:color="000000"/>
              <w:left w:val="nil" w:sz="0" w:space="0" w:color="000000"/>
              <w:bottom w:val="nil" w:sz="0" w:space="0" w:color="000000"/>
              <w:right w:val="nil" w:sz="0" w:space="0" w:color="000000"/>
            </w:tcBorders>
          </w:tcPr>
          <w:p w14:paraId="748288AB"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15.0</w:t>
            </w:r>
          </w:p>
        </w:tc>
      </w:tr>
      <w:tr w:rsidR="001E30B5" w14:paraId="52DD1C42" w14:textId="77777777">
        <w:trPr>
          <w:cantSplit/>
          <w:jc w:val="center"/>
        </w:trPr>
        <w:tc>
          <w:tcPr>
            <w:tcW w:w="2041" w:type="dxa"/>
            <w:vAlign w:val="center"/>
            <w:tcBorders>
              <w:top w:val="nil" w:sz="0" w:space="0" w:color="000000"/>
              <w:left w:val="nil" w:sz="0" w:space="0" w:color="000000"/>
              <w:bottom w:val="nil" w:sz="0" w:space="0" w:color="000000"/>
              <w:right w:val="nil" w:sz="0" w:space="0" w:color="000000"/>
            </w:tcBorders>
          </w:tcPr>
          <w:p w14:paraId="0084BAD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消极看待</w:t>
            </w:r>
          </w:p>
        </w:tc>
        <w:tc>
          <w:tcPr>
            <w:tcW w:w="2041" w:type="dxa"/>
            <w:vAlign w:val="center"/>
            <w:tcBorders>
              <w:top w:val="nil" w:sz="0" w:space="0" w:color="000000"/>
              <w:left w:val="nil" w:sz="0" w:space="0" w:color="000000"/>
              <w:bottom w:val="nil" w:sz="0" w:space="0" w:color="000000"/>
              <w:right w:val="nil" w:sz="0" w:space="0" w:color="000000"/>
            </w:tcBorders>
          </w:tcPr>
          <w:p w14:paraId="7F00987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6,794</w:t>
            </w:r>
          </w:p>
        </w:tc>
        <w:tc>
          <w:tcPr>
            <w:tcW w:w="2324" w:type="dxa"/>
            <w:vAlign w:val="center"/>
            <w:tcBorders>
              <w:top w:val="nil" w:sz="0" w:space="0" w:color="000000"/>
              <w:left w:val="nil" w:sz="0" w:space="0" w:color="000000"/>
              <w:bottom w:val="nil" w:sz="0" w:space="0" w:color="000000"/>
              <w:right w:val="nil" w:sz="0" w:space="0" w:color="000000"/>
            </w:tcBorders>
          </w:tcPr>
          <w:p w14:paraId="54E6805F"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6.5</w:t>
            </w:r>
          </w:p>
        </w:tc>
        <w:tc>
          <w:tcPr>
            <w:tcW w:w="2324" w:type="dxa"/>
            <w:vAlign w:val="center"/>
            <w:tcBorders>
              <w:top w:val="nil" w:sz="0" w:space="0" w:color="000000"/>
              <w:left w:val="nil" w:sz="0" w:space="0" w:color="000000"/>
              <w:bottom w:val="nil" w:sz="0" w:space="0" w:color="000000"/>
              <w:right w:val="nil" w:sz="0" w:space="0" w:color="000000"/>
            </w:tcBorders>
          </w:tcPr>
          <w:p w14:paraId="29D7B23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9.5</w:t>
            </w:r>
          </w:p>
        </w:tc>
      </w:tr>
    </w:tbl>
    <w:p w14:paraId="0791EADE" w14:textId="77777777" w:rsidR="001E30B5" w:rsidRDefault="00000000">
      <w:pPr>
        <w:keepNext/>
        <w:keepLines/>
        <w:spacing w:before="120" w:after="0" w:line="240" w:lineRule="auto"/>
        <w:ind w:firstLine="0" w:left="0" w:right="0"/>
        <w:jc w:val="center"/>
      </w:pPr>
      <w:r>
        <w:drawing>
          <wp:inline xmlns:a="http://schemas.openxmlformats.org/drawingml/2006/main" xmlns:pic="http://schemas.openxmlformats.org/drawingml/2006/picture">
            <wp:extent cx="5580000" cy="2931343"/>
            <wp:docPr id="2" name="Picture 2"/>
            <wp:cNvGraphicFramePr>
              <a:graphicFrameLocks noChangeAspect="1"/>
            </wp:cNvGraphicFramePr>
            <a:graphic>
              <a:graphicData uri="http://schemas.openxmlformats.org/drawingml/2006/picture">
                <pic:pic>
                  <pic:nvPicPr>
                    <pic:cNvPr id="0" name="图2_态度分布.png"/>
                    <pic:cNvPicPr/>
                  </pic:nvPicPr>
                  <pic:blipFill>
                    <a:blip r:embed="rId21"/>
                    <a:stretch>
                      <a:fillRect/>
                    </a:stretch>
                  </pic:blipFill>
                  <pic:spPr>
                    <a:xfrm>
                      <a:off x="0" y="0"/>
                      <a:ext cx="5580000" cy="2931343"/>
                    </a:xfrm>
                    <a:prstGeom prst="rect"/>
                  </pic:spPr>
                </pic:pic>
              </a:graphicData>
            </a:graphic>
          </wp:inline>
        </w:drawing>
      </w:r>
    </w:p>
    <w:p w14:paraId="03EC06CB" w14:textId="77777777" w:rsidR="001E30B5" w:rsidRDefault="00000000">
      <w:pPr>
        <w:keepNext/>
        <w:keepLines/>
        <w:spacing w:before="80" w:after="0" w:line="240" w:lineRule="auto"/>
        <w:ind w:firstLine="0" w:left="0" w:right="0"/>
        <w:jc w:val="center"/>
      </w:pPr>
      <w:r>
        <w:rPr>
          <w:rFonts w:ascii="Times New Roman" w:hAnsi="Times New Roman" w:eastAsia="黑体" w:cs="Times New Roman"/>
          <w:b w:val="0"/>
          <w:sz w:val="18"/>
          <w:szCs w:val="18"/>
        </w:rPr>
        <w:t>图2　相关评论的态度分布（N=103,731）</w:t>
      </w:r>
    </w:p>
    <w:p w14:paraId="10CD3972" w14:textId="77777777" w:rsidR="00C27996" w:rsidRDefault="00000000">
      <w:pPr>
        <w:spacing w:after="160" w:before="0" w:line="240" w:lineRule="auto"/>
        <w:ind w:firstLine="0" w:left="0" w:right="0"/>
        <w:jc w:val="center"/>
        <w:keepLines/>
      </w:pPr>
      <w:r>
        <w:rPr>
          <w:rFonts w:ascii="Times New Roman" w:hAnsi="Times New Roman" w:eastAsia="Times New Roman" w:cs="Times New Roman"/>
          <w:b w:val="0"/>
          <w:sz w:val="18"/>
          <w:szCs w:val="18"/>
        </w:rPr>
        <w:t>Fig. 2　Attitude distribution of relevant comments (N = 103,731)</w:t>
      </w:r>
    </w:p>
    <w:p w14:paraId="2C217786" w14:textId="77777777" w:rsidR="00B92F3D" w:rsidRDefault="00B92F3D">
      <w:pPr>
        <w:spacing w:line="240" w:lineRule="auto" w:before="0" w:after="0"/>
        <w:ind w:firstLine="0" w:left="0" w:right="0"/>
        <w:rPr>
          <w:rFonts w:eastAsia="黑体"/>
          <w:b/>
        </w:rPr>
      </w:pPr>
      <w:r/>
    </w:p>
    <w:p w14:paraId="1AF3107F" w14:textId="77777777" w:rsidR="001E30B5" w:rsidRDefault="00000000">
      <w:pPr>
        <w:pStyle w:val="21"/>
        <w:spacing w:before="160" w:after="80" w:line="312" w:lineRule="auto"/>
        <w:ind w:firstLine="0" w:left="0" w:right="0"/>
        <w:jc w:val="left"/>
      </w:pPr>
      <w:r>
        <w:rPr>
          <w:rFonts w:ascii="Times New Roman" w:hAnsi="Times New Roman" w:eastAsia="黑体" w:cs="Times New Roman"/>
          <w:b/>
          <w:sz w:val="24"/>
          <w:szCs w:val="24"/>
        </w:rPr>
        <w:t>4.2　核心认知主题及组间用词分化</w:t>
      </w:r>
    </w:p>
    <w:p w14:paraId="79CC902E"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有态度样本为积极54,319、中立10,773、消极6,794。三组共同高频词是AI、医生、医疗和问题；差异在功能体验、能力边界和信任判断。积极组突出“方便、健康、贴心、买药、问诊、实用”；中立组为“辅助、替代、不能、取代、专业”；消极组为“医院、看病、不会、不能、取代”。中立与消极共享“不能”“医院”“取代”，积极组高频前10没有这些词。见表5。</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37C42FD2"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每千条评论中，AI在积极、中立、消极组的密度约为265、703和615，医生约为100、488和309。中立和消极更常并提AI与医生，积极组更常直接写便利。词频只说明可见度，不能单独当作认知模式。</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7C6B4F8C" w14:textId="77777777" w:rsidR="001E30B5" w:rsidRPr="00CF675D" w:rsidRDefault="00000000" w:rsidP="00CF675D">
      <w:pPr>
        <w:keepNext/>
        <w:keepLines/>
        <w:spacing w:before="160" w:after="0" w:line="240" w:lineRule="auto"/>
        <w:ind w:firstLine="0" w:left="0" w:right="0"/>
        <w:jc w:val="center"/>
        <w:pageBreakBefore/>
      </w:pPr>
      <w:r>
        <w:rPr>
          <w:rFonts w:ascii="Times New Roman" w:hAnsi="Times New Roman" w:eastAsia="黑体" w:cs="Times New Roman"/>
          <w:b w:val="0"/>
          <w:sz w:val="18"/>
          <w:szCs w:val="18"/>
        </w:rPr>
        <w:t>表5　三组高频词Top 10（组内词频）</w:t>
      </w:r>
    </w:p>
    <w:p w14:paraId="3BD799E8" w14:textId="77777777" w:rsidR="00C27996" w:rsidRDefault="00000000">
      <w:pPr>
        <w:keepNext/>
        <w:spacing w:after="80" w:before="0" w:line="240" w:lineRule="auto"/>
        <w:ind w:firstLine="0" w:left="0" w:right="0"/>
        <w:jc w:val="center"/>
        <w:keepLines/>
      </w:pPr>
      <w:r>
        <w:rPr>
          <w:rFonts w:ascii="Times New Roman" w:hAnsi="Times New Roman" w:eastAsia="Times New Roman" w:cs="Times New Roman"/>
          <w:b w:val="0"/>
          <w:sz w:val="18"/>
          <w:szCs w:val="18"/>
        </w:rPr>
        <w:t>Table 5　Top 10 high-frequency words in three groups (within-group frequency)</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914"/>
        <w:gridCol w:w="1437"/>
        <w:gridCol w:w="1307"/>
        <w:gridCol w:w="1437"/>
        <w:gridCol w:w="1307"/>
        <w:gridCol w:w="1437"/>
        <w:gridCol w:w="1307"/>
      </w:tblGrid>
      <w:tr w:rsidR="001E30B5" w14:paraId="7B9EAA37" w14:textId="77777777">
        <w:trPr>
          <w:cantSplit/>
          <w:tblHeader/>
          <w:jc w:val="center"/>
        </w:trPr>
        <w:tc>
          <w:tcPr>
            <w:tcW w:w="793" w:type="dxa"/>
            <w:vAlign w:val="center"/>
            <w:vMerge w:val="restart"/>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排名</w:t>
            </w:r>
          </w:p>
        </w:tc>
        <w:tc>
          <w:tcPr>
            <w:tcW w:w="2381" w:type="dxa"/>
            <w:gridSpan w:val="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积极看待</w:t>
            </w:r>
          </w:p>
          <w:p>
            <w:pPr>
              <w:spacing w:before="20" w:after="20" w:line="240" w:lineRule="auto"/>
              <w:ind w:left="0" w:firstLine="0"/>
              <w:jc w:val="center"/>
            </w:pPr>
            <w:r>
              <w:rPr>
                <w:rFonts w:ascii="Times New Roman" w:hAnsi="Times New Roman" w:eastAsia="宋体" w:cs="Times New Roman"/>
                <w:b/>
                <w:sz w:val="18"/>
                <w:szCs w:val="18"/>
              </w:rPr>
            </w:r>
          </w:p>
        </w:tc>
        <w:tc>
          <w:tcPr>
            <w:tcW w:w="2381" w:type="dxa"/>
            <w:gridSpan w:val="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中立看待</w:t>
            </w:r>
          </w:p>
          <w:p>
            <w:pPr>
              <w:spacing w:before="20" w:after="20" w:line="240" w:lineRule="auto"/>
              <w:ind w:left="0" w:firstLine="0"/>
              <w:jc w:val="center"/>
            </w:pPr>
            <w:r>
              <w:rPr>
                <w:rFonts w:ascii="Times New Roman" w:hAnsi="Times New Roman" w:eastAsia="宋体" w:cs="Times New Roman"/>
                <w:b/>
                <w:sz w:val="18"/>
                <w:szCs w:val="18"/>
              </w:rPr>
            </w:r>
          </w:p>
        </w:tc>
        <w:tc>
          <w:tcPr>
            <w:tcW w:w="2381" w:type="dxa"/>
            <w:gridSpan w:val="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消极看待</w:t>
            </w:r>
          </w:p>
          <w:p>
            <w:pPr>
              <w:spacing w:before="20" w:after="20" w:line="240" w:lineRule="auto"/>
              <w:ind w:left="0" w:firstLine="0"/>
              <w:jc w:val="center"/>
            </w:pPr>
            <w:r>
              <w:rPr>
                <w:rFonts w:ascii="Times New Roman" w:hAnsi="Times New Roman" w:eastAsia="宋体" w:cs="Times New Roman"/>
                <w:b/>
                <w:sz w:val="18"/>
                <w:szCs w:val="18"/>
              </w:rPr>
            </w:r>
          </w:p>
        </w:tc>
      </w:tr>
      <w:tr w:rsidR="001E30B5" w14:paraId="7B9EAA37" w14:textId="77777777">
        <w:trPr>
          <w:cantSplit/>
          <w:tblHeader/>
          <w:jc w:val="center"/>
        </w:trPr>
        <w:tc>
          <w:tcPr>
            <w:tcW w:w="793" w:type="dxa"/>
            <w:tcBorders>
              <w:top w:val="single" w:sz="12" w:space="0" w:color="000000"/>
              <w:left w:val="nil"/>
              <w:bottom w:val="single" w:sz="6" w:space="0" w:color="000000"/>
              <w:right w:val="nil"/>
            </w:tcBorders>
            <w:vAlign w:val="center"/>
            <w:vMerge/>
          </w:tcPr>
          <w:p>
            <w:r>
              <w:t>排名</w:t>
            </w:r>
          </w:p>
        </w:tc>
        <w:tc>
          <w:tcPr>
            <w:tcW w:w="1247"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firstLine="0" w:left="0"/>
              <w:jc w:val="center"/>
            </w:pPr>
            <w:r>
              <w:rPr>
                <w:rFonts w:ascii="Times New Roman" w:hAnsi="Times New Roman" w:eastAsia="宋体" w:cs="Times New Roman"/>
                <w:b/>
                <w:sz w:val="18"/>
                <w:szCs w:val="18"/>
              </w:rPr>
              <w:t>词</w:t>
            </w:r>
          </w:p>
        </w:tc>
        <w:tc>
          <w:tcPr>
            <w:tcW w:w="1134"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firstLine="0" w:left="0"/>
              <w:jc w:val="center"/>
            </w:pPr>
            <w:r>
              <w:rPr>
                <w:rFonts w:ascii="Times New Roman" w:hAnsi="Times New Roman" w:eastAsia="宋体" w:cs="Times New Roman"/>
                <w:b/>
                <w:sz w:val="18"/>
                <w:szCs w:val="18"/>
              </w:rPr>
              <w:t>频次</w:t>
            </w:r>
          </w:p>
        </w:tc>
        <w:tc>
          <w:tcPr>
            <w:tcW w:w="1247"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firstLine="0" w:left="0"/>
              <w:jc w:val="center"/>
            </w:pPr>
            <w:r>
              <w:rPr>
                <w:rFonts w:ascii="Times New Roman" w:hAnsi="Times New Roman" w:eastAsia="宋体" w:cs="Times New Roman"/>
                <w:b/>
                <w:sz w:val="18"/>
                <w:szCs w:val="18"/>
              </w:rPr>
              <w:t>词</w:t>
            </w:r>
          </w:p>
        </w:tc>
        <w:tc>
          <w:tcPr>
            <w:tcW w:w="1134"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firstLine="0" w:left="0"/>
              <w:jc w:val="center"/>
            </w:pPr>
            <w:r>
              <w:rPr>
                <w:rFonts w:ascii="Times New Roman" w:hAnsi="Times New Roman" w:eastAsia="宋体" w:cs="Times New Roman"/>
                <w:b/>
                <w:sz w:val="18"/>
                <w:szCs w:val="18"/>
              </w:rPr>
              <w:t>频次</w:t>
            </w:r>
          </w:p>
        </w:tc>
        <w:tc>
          <w:tcPr>
            <w:tcW w:w="1247"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firstLine="0" w:left="0"/>
              <w:jc w:val="center"/>
            </w:pPr>
            <w:r>
              <w:rPr>
                <w:rFonts w:ascii="Times New Roman" w:hAnsi="Times New Roman" w:eastAsia="宋体" w:cs="Times New Roman"/>
                <w:b/>
                <w:sz w:val="18"/>
                <w:szCs w:val="18"/>
              </w:rPr>
              <w:t>词</w:t>
            </w:r>
          </w:p>
        </w:tc>
        <w:tc>
          <w:tcPr>
            <w:tcW w:w="1134"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firstLine="0" w:left="0"/>
              <w:jc w:val="center"/>
            </w:pPr>
            <w:r>
              <w:rPr>
                <w:rFonts w:ascii="Times New Roman" w:hAnsi="Times New Roman" w:eastAsia="宋体" w:cs="Times New Roman"/>
                <w:b/>
                <w:sz w:val="18"/>
                <w:szCs w:val="18"/>
              </w:rPr>
              <w:t>频次</w:t>
            </w:r>
          </w:p>
        </w:tc>
      </w:tr>
      <w:tr w:rsidR="001E30B5" w14:paraId="41F761FD"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10F4FE5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w:t>
            </w:r>
          </w:p>
        </w:tc>
        <w:tc>
          <w:tcPr>
            <w:tcW w:w="1247" w:type="dxa"/>
            <w:vAlign w:val="center"/>
            <w:tcBorders>
              <w:top w:val="nil" w:sz="0" w:space="0" w:color="000000"/>
              <w:left w:val="nil" w:sz="0" w:space="0" w:color="000000"/>
              <w:bottom w:val="nil" w:sz="0" w:space="0" w:color="000000"/>
              <w:right w:val="nil" w:sz="0" w:space="0" w:color="000000"/>
            </w:tcBorders>
          </w:tcPr>
          <w:p w14:paraId="21CE7DAB"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AI</w:t>
            </w:r>
          </w:p>
        </w:tc>
        <w:tc>
          <w:tcPr>
            <w:tcW w:w="1134" w:type="dxa"/>
            <w:vAlign w:val="center"/>
            <w:tcBorders>
              <w:top w:val="nil" w:sz="0" w:space="0" w:color="000000"/>
              <w:left w:val="nil" w:sz="0" w:space="0" w:color="000000"/>
              <w:bottom w:val="nil" w:sz="0" w:space="0" w:color="000000"/>
              <w:right w:val="nil" w:sz="0" w:space="0" w:color="000000"/>
            </w:tcBorders>
          </w:tcPr>
          <w:p w14:paraId="09B7BAB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14,400</w:t>
            </w:r>
          </w:p>
        </w:tc>
        <w:tc>
          <w:tcPr>
            <w:tcW w:w="1247" w:type="dxa"/>
            <w:vAlign w:val="center"/>
            <w:tcBorders>
              <w:top w:val="nil" w:sz="0" w:space="0" w:color="000000"/>
              <w:left w:val="nil" w:sz="0" w:space="0" w:color="000000"/>
              <w:bottom w:val="nil" w:sz="0" w:space="0" w:color="000000"/>
              <w:right w:val="nil" w:sz="0" w:space="0" w:color="000000"/>
            </w:tcBorders>
          </w:tcPr>
          <w:p w14:paraId="68832E7C"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AI</w:t>
            </w:r>
          </w:p>
        </w:tc>
        <w:tc>
          <w:tcPr>
            <w:tcW w:w="1134" w:type="dxa"/>
            <w:vAlign w:val="center"/>
            <w:tcBorders>
              <w:top w:val="nil" w:sz="0" w:space="0" w:color="000000"/>
              <w:left w:val="nil" w:sz="0" w:space="0" w:color="000000"/>
              <w:bottom w:val="nil" w:sz="0" w:space="0" w:color="000000"/>
              <w:right w:val="nil" w:sz="0" w:space="0" w:color="000000"/>
            </w:tcBorders>
          </w:tcPr>
          <w:p w14:paraId="0B9B3EBD"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7,571</w:t>
            </w:r>
          </w:p>
        </w:tc>
        <w:tc>
          <w:tcPr>
            <w:tcW w:w="1247" w:type="dxa"/>
            <w:vAlign w:val="center"/>
            <w:tcBorders>
              <w:top w:val="nil" w:sz="0" w:space="0" w:color="000000"/>
              <w:left w:val="nil" w:sz="0" w:space="0" w:color="000000"/>
              <w:bottom w:val="nil" w:sz="0" w:space="0" w:color="000000"/>
              <w:right w:val="nil" w:sz="0" w:space="0" w:color="000000"/>
            </w:tcBorders>
          </w:tcPr>
          <w:p w14:paraId="5DC29D85"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AI</w:t>
            </w:r>
          </w:p>
        </w:tc>
        <w:tc>
          <w:tcPr>
            <w:tcW w:w="1134" w:type="dxa"/>
            <w:vAlign w:val="center"/>
            <w:tcBorders>
              <w:top w:val="nil" w:sz="0" w:space="0" w:color="000000"/>
              <w:left w:val="nil" w:sz="0" w:space="0" w:color="000000"/>
              <w:bottom w:val="nil" w:sz="0" w:space="0" w:color="000000"/>
              <w:right w:val="nil" w:sz="0" w:space="0" w:color="000000"/>
            </w:tcBorders>
          </w:tcPr>
          <w:p w14:paraId="0E21CE6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4,181</w:t>
            </w:r>
          </w:p>
        </w:tc>
      </w:tr>
      <w:tr w:rsidR="001E30B5" w14:paraId="3CC4A79E"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4A76FF5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w:t>
            </w:r>
          </w:p>
        </w:tc>
        <w:tc>
          <w:tcPr>
            <w:tcW w:w="1247" w:type="dxa"/>
            <w:vAlign w:val="center"/>
            <w:tcBorders>
              <w:top w:val="nil" w:sz="0" w:space="0" w:color="000000"/>
              <w:left w:val="nil" w:sz="0" w:space="0" w:color="000000"/>
              <w:bottom w:val="nil" w:sz="0" w:space="0" w:color="000000"/>
              <w:right w:val="nil" w:sz="0" w:space="0" w:color="000000"/>
            </w:tcBorders>
          </w:tcPr>
          <w:p w14:paraId="522DF9E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方便</w:t>
            </w:r>
          </w:p>
        </w:tc>
        <w:tc>
          <w:tcPr>
            <w:tcW w:w="1134" w:type="dxa"/>
            <w:vAlign w:val="center"/>
            <w:tcBorders>
              <w:top w:val="nil" w:sz="0" w:space="0" w:color="000000"/>
              <w:left w:val="nil" w:sz="0" w:space="0" w:color="000000"/>
              <w:bottom w:val="nil" w:sz="0" w:space="0" w:color="000000"/>
              <w:right w:val="nil" w:sz="0" w:space="0" w:color="000000"/>
            </w:tcBorders>
          </w:tcPr>
          <w:p w14:paraId="48D807B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9,121</w:t>
            </w:r>
          </w:p>
        </w:tc>
        <w:tc>
          <w:tcPr>
            <w:tcW w:w="1247" w:type="dxa"/>
            <w:vAlign w:val="center"/>
            <w:tcBorders>
              <w:top w:val="nil" w:sz="0" w:space="0" w:color="000000"/>
              <w:left w:val="nil" w:sz="0" w:space="0" w:color="000000"/>
              <w:bottom w:val="nil" w:sz="0" w:space="0" w:color="000000"/>
              <w:right w:val="nil" w:sz="0" w:space="0" w:color="000000"/>
            </w:tcBorders>
          </w:tcPr>
          <w:p w14:paraId="22AC4B8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医生</w:t>
            </w:r>
          </w:p>
        </w:tc>
        <w:tc>
          <w:tcPr>
            <w:tcW w:w="1134" w:type="dxa"/>
            <w:vAlign w:val="center"/>
            <w:tcBorders>
              <w:top w:val="nil" w:sz="0" w:space="0" w:color="000000"/>
              <w:left w:val="nil" w:sz="0" w:space="0" w:color="000000"/>
              <w:bottom w:val="nil" w:sz="0" w:space="0" w:color="000000"/>
              <w:right w:val="nil" w:sz="0" w:space="0" w:color="000000"/>
            </w:tcBorders>
          </w:tcPr>
          <w:p w14:paraId="46D92F7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5,259</w:t>
            </w:r>
          </w:p>
        </w:tc>
        <w:tc>
          <w:tcPr>
            <w:tcW w:w="1247" w:type="dxa"/>
            <w:vAlign w:val="center"/>
            <w:tcBorders>
              <w:top w:val="nil" w:sz="0" w:space="0" w:color="000000"/>
              <w:left w:val="nil" w:sz="0" w:space="0" w:color="000000"/>
              <w:bottom w:val="nil" w:sz="0" w:space="0" w:color="000000"/>
              <w:right w:val="nil" w:sz="0" w:space="0" w:color="000000"/>
            </w:tcBorders>
          </w:tcPr>
          <w:p w14:paraId="14FDAF8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医生</w:t>
            </w:r>
          </w:p>
        </w:tc>
        <w:tc>
          <w:tcPr>
            <w:tcW w:w="1134" w:type="dxa"/>
            <w:vAlign w:val="center"/>
            <w:tcBorders>
              <w:top w:val="nil" w:sz="0" w:space="0" w:color="000000"/>
              <w:left w:val="nil" w:sz="0" w:space="0" w:color="000000"/>
              <w:bottom w:val="nil" w:sz="0" w:space="0" w:color="000000"/>
              <w:right w:val="nil" w:sz="0" w:space="0" w:color="000000"/>
            </w:tcBorders>
          </w:tcPr>
          <w:p w14:paraId="6343D80F"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2,099</w:t>
            </w:r>
          </w:p>
        </w:tc>
      </w:tr>
      <w:tr w:rsidR="001E30B5" w14:paraId="551E13B7"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5F5F2F0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3</w:t>
            </w:r>
          </w:p>
        </w:tc>
        <w:tc>
          <w:tcPr>
            <w:tcW w:w="1247" w:type="dxa"/>
            <w:vAlign w:val="center"/>
            <w:tcBorders>
              <w:top w:val="nil" w:sz="0" w:space="0" w:color="000000"/>
              <w:left w:val="nil" w:sz="0" w:space="0" w:color="000000"/>
              <w:bottom w:val="nil" w:sz="0" w:space="0" w:color="000000"/>
              <w:right w:val="nil" w:sz="0" w:space="0" w:color="000000"/>
            </w:tcBorders>
          </w:tcPr>
          <w:p w14:paraId="619B856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健康</w:t>
            </w:r>
          </w:p>
        </w:tc>
        <w:tc>
          <w:tcPr>
            <w:tcW w:w="1134" w:type="dxa"/>
            <w:vAlign w:val="center"/>
            <w:tcBorders>
              <w:top w:val="nil" w:sz="0" w:space="0" w:color="000000"/>
              <w:left w:val="nil" w:sz="0" w:space="0" w:color="000000"/>
              <w:bottom w:val="nil" w:sz="0" w:space="0" w:color="000000"/>
              <w:right w:val="nil" w:sz="0" w:space="0" w:color="000000"/>
            </w:tcBorders>
          </w:tcPr>
          <w:p w14:paraId="26593E7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6,830</w:t>
            </w:r>
          </w:p>
        </w:tc>
        <w:tc>
          <w:tcPr>
            <w:tcW w:w="1247" w:type="dxa"/>
            <w:vAlign w:val="center"/>
            <w:tcBorders>
              <w:top w:val="nil" w:sz="0" w:space="0" w:color="000000"/>
              <w:left w:val="nil" w:sz="0" w:space="0" w:color="000000"/>
              <w:bottom w:val="nil" w:sz="0" w:space="0" w:color="000000"/>
              <w:right w:val="nil" w:sz="0" w:space="0" w:color="000000"/>
            </w:tcBorders>
          </w:tcPr>
          <w:p w14:paraId="48BE661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辅助</w:t>
            </w:r>
          </w:p>
        </w:tc>
        <w:tc>
          <w:tcPr>
            <w:tcW w:w="1134" w:type="dxa"/>
            <w:vAlign w:val="center"/>
            <w:tcBorders>
              <w:top w:val="nil" w:sz="0" w:space="0" w:color="000000"/>
              <w:left w:val="nil" w:sz="0" w:space="0" w:color="000000"/>
              <w:bottom w:val="nil" w:sz="0" w:space="0" w:color="000000"/>
              <w:right w:val="nil" w:sz="0" w:space="0" w:color="000000"/>
            </w:tcBorders>
          </w:tcPr>
          <w:p w14:paraId="4B5EB0A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1,138</w:t>
            </w:r>
          </w:p>
        </w:tc>
        <w:tc>
          <w:tcPr>
            <w:tcW w:w="1247" w:type="dxa"/>
            <w:vAlign w:val="center"/>
            <w:tcBorders>
              <w:top w:val="nil" w:sz="0" w:space="0" w:color="000000"/>
              <w:left w:val="nil" w:sz="0" w:space="0" w:color="000000"/>
              <w:bottom w:val="nil" w:sz="0" w:space="0" w:color="000000"/>
              <w:right w:val="nil" w:sz="0" w:space="0" w:color="000000"/>
            </w:tcBorders>
          </w:tcPr>
          <w:p w14:paraId="0AAB068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医院</w:t>
            </w:r>
          </w:p>
        </w:tc>
        <w:tc>
          <w:tcPr>
            <w:tcW w:w="1134" w:type="dxa"/>
            <w:vAlign w:val="center"/>
            <w:tcBorders>
              <w:top w:val="nil" w:sz="0" w:space="0" w:color="000000"/>
              <w:left w:val="nil" w:sz="0" w:space="0" w:color="000000"/>
              <w:bottom w:val="nil" w:sz="0" w:space="0" w:color="000000"/>
              <w:right w:val="nil" w:sz="0" w:space="0" w:color="000000"/>
            </w:tcBorders>
          </w:tcPr>
          <w:p w14:paraId="5E25398F"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667</w:t>
            </w:r>
          </w:p>
        </w:tc>
      </w:tr>
      <w:tr w:rsidR="001E30B5" w14:paraId="02DC2082"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7DE73B7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4</w:t>
            </w:r>
          </w:p>
        </w:tc>
        <w:tc>
          <w:tcPr>
            <w:tcW w:w="1247" w:type="dxa"/>
            <w:vAlign w:val="center"/>
            <w:tcBorders>
              <w:top w:val="nil" w:sz="0" w:space="0" w:color="000000"/>
              <w:left w:val="nil" w:sz="0" w:space="0" w:color="000000"/>
              <w:bottom w:val="nil" w:sz="0" w:space="0" w:color="000000"/>
              <w:right w:val="nil" w:sz="0" w:space="0" w:color="000000"/>
            </w:tcBorders>
          </w:tcPr>
          <w:p w14:paraId="2AE1BC05"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医生</w:t>
            </w:r>
          </w:p>
        </w:tc>
        <w:tc>
          <w:tcPr>
            <w:tcW w:w="1134" w:type="dxa"/>
            <w:vAlign w:val="center"/>
            <w:tcBorders>
              <w:top w:val="nil" w:sz="0" w:space="0" w:color="000000"/>
              <w:left w:val="nil" w:sz="0" w:space="0" w:color="000000"/>
              <w:bottom w:val="nil" w:sz="0" w:space="0" w:color="000000"/>
              <w:right w:val="nil" w:sz="0" w:space="0" w:color="000000"/>
            </w:tcBorders>
          </w:tcPr>
          <w:p w14:paraId="30F6D9AB"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5,419</w:t>
            </w:r>
          </w:p>
        </w:tc>
        <w:tc>
          <w:tcPr>
            <w:tcW w:w="1247" w:type="dxa"/>
            <w:vAlign w:val="center"/>
            <w:tcBorders>
              <w:top w:val="nil" w:sz="0" w:space="0" w:color="000000"/>
              <w:left w:val="nil" w:sz="0" w:space="0" w:color="000000"/>
              <w:bottom w:val="nil" w:sz="0" w:space="0" w:color="000000"/>
              <w:right w:val="nil" w:sz="0" w:space="0" w:color="000000"/>
            </w:tcBorders>
          </w:tcPr>
          <w:p w14:paraId="0909446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替代</w:t>
            </w:r>
          </w:p>
        </w:tc>
        <w:tc>
          <w:tcPr>
            <w:tcW w:w="1134" w:type="dxa"/>
            <w:vAlign w:val="center"/>
            <w:tcBorders>
              <w:top w:val="nil" w:sz="0" w:space="0" w:color="000000"/>
              <w:left w:val="nil" w:sz="0" w:space="0" w:color="000000"/>
              <w:bottom w:val="nil" w:sz="0" w:space="0" w:color="000000"/>
              <w:right w:val="nil" w:sz="0" w:space="0" w:color="000000"/>
            </w:tcBorders>
          </w:tcPr>
          <w:p w14:paraId="4391B74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984</w:t>
            </w:r>
          </w:p>
        </w:tc>
        <w:tc>
          <w:tcPr>
            <w:tcW w:w="1247" w:type="dxa"/>
            <w:vAlign w:val="center"/>
            <w:tcBorders>
              <w:top w:val="nil" w:sz="0" w:space="0" w:color="000000"/>
              <w:left w:val="nil" w:sz="0" w:space="0" w:color="000000"/>
              <w:bottom w:val="nil" w:sz="0" w:space="0" w:color="000000"/>
              <w:right w:val="nil" w:sz="0" w:space="0" w:color="000000"/>
            </w:tcBorders>
          </w:tcPr>
          <w:p w14:paraId="4830D77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问题</w:t>
            </w:r>
          </w:p>
        </w:tc>
        <w:tc>
          <w:tcPr>
            <w:tcW w:w="1134" w:type="dxa"/>
            <w:vAlign w:val="center"/>
            <w:tcBorders>
              <w:top w:val="nil" w:sz="0" w:space="0" w:color="000000"/>
              <w:left w:val="nil" w:sz="0" w:space="0" w:color="000000"/>
              <w:bottom w:val="nil" w:sz="0" w:space="0" w:color="000000"/>
              <w:right w:val="nil" w:sz="0" w:space="0" w:color="000000"/>
            </w:tcBorders>
          </w:tcPr>
          <w:p w14:paraId="14C5C9D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446</w:t>
            </w:r>
          </w:p>
        </w:tc>
      </w:tr>
      <w:tr w:rsidR="001E30B5" w14:paraId="47C78B1C"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51D7DCF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5</w:t>
            </w:r>
          </w:p>
        </w:tc>
        <w:tc>
          <w:tcPr>
            <w:tcW w:w="1247" w:type="dxa"/>
            <w:vAlign w:val="center"/>
            <w:tcBorders>
              <w:top w:val="nil" w:sz="0" w:space="0" w:color="000000"/>
              <w:left w:val="nil" w:sz="0" w:space="0" w:color="000000"/>
              <w:bottom w:val="nil" w:sz="0" w:space="0" w:color="000000"/>
              <w:right w:val="nil" w:sz="0" w:space="0" w:color="000000"/>
            </w:tcBorders>
          </w:tcPr>
          <w:p w14:paraId="6143C87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医疗</w:t>
            </w:r>
          </w:p>
        </w:tc>
        <w:tc>
          <w:tcPr>
            <w:tcW w:w="1134" w:type="dxa"/>
            <w:vAlign w:val="center"/>
            <w:tcBorders>
              <w:top w:val="nil" w:sz="0" w:space="0" w:color="000000"/>
              <w:left w:val="nil" w:sz="0" w:space="0" w:color="000000"/>
              <w:bottom w:val="nil" w:sz="0" w:space="0" w:color="000000"/>
              <w:right w:val="nil" w:sz="0" w:space="0" w:color="000000"/>
            </w:tcBorders>
          </w:tcPr>
          <w:p w14:paraId="006F6A6F"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2,998</w:t>
            </w:r>
          </w:p>
        </w:tc>
        <w:tc>
          <w:tcPr>
            <w:tcW w:w="1247" w:type="dxa"/>
            <w:vAlign w:val="center"/>
            <w:tcBorders>
              <w:top w:val="nil" w:sz="0" w:space="0" w:color="000000"/>
              <w:left w:val="nil" w:sz="0" w:space="0" w:color="000000"/>
              <w:bottom w:val="nil" w:sz="0" w:space="0" w:color="000000"/>
              <w:right w:val="nil" w:sz="0" w:space="0" w:color="000000"/>
            </w:tcBorders>
          </w:tcPr>
          <w:p w14:paraId="4D52E3F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不能</w:t>
            </w:r>
          </w:p>
        </w:tc>
        <w:tc>
          <w:tcPr>
            <w:tcW w:w="1134" w:type="dxa"/>
            <w:vAlign w:val="center"/>
            <w:tcBorders>
              <w:top w:val="nil" w:sz="0" w:space="0" w:color="000000"/>
              <w:left w:val="nil" w:sz="0" w:space="0" w:color="000000"/>
              <w:bottom w:val="nil" w:sz="0" w:space="0" w:color="000000"/>
              <w:right w:val="nil" w:sz="0" w:space="0" w:color="000000"/>
            </w:tcBorders>
          </w:tcPr>
          <w:p w14:paraId="7FFF503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978</w:t>
            </w:r>
          </w:p>
        </w:tc>
        <w:tc>
          <w:tcPr>
            <w:tcW w:w="1247" w:type="dxa"/>
            <w:vAlign w:val="center"/>
            <w:tcBorders>
              <w:top w:val="nil" w:sz="0" w:space="0" w:color="000000"/>
              <w:left w:val="nil" w:sz="0" w:space="0" w:color="000000"/>
              <w:bottom w:val="nil" w:sz="0" w:space="0" w:color="000000"/>
              <w:right w:val="nil" w:sz="0" w:space="0" w:color="000000"/>
            </w:tcBorders>
          </w:tcPr>
          <w:p w14:paraId="00B4639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看病</w:t>
            </w:r>
          </w:p>
        </w:tc>
        <w:tc>
          <w:tcPr>
            <w:tcW w:w="1134" w:type="dxa"/>
            <w:vAlign w:val="center"/>
            <w:tcBorders>
              <w:top w:val="nil" w:sz="0" w:space="0" w:color="000000"/>
              <w:left w:val="nil" w:sz="0" w:space="0" w:color="000000"/>
              <w:bottom w:val="nil" w:sz="0" w:space="0" w:color="000000"/>
              <w:right w:val="nil" w:sz="0" w:space="0" w:color="000000"/>
            </w:tcBorders>
          </w:tcPr>
          <w:p w14:paraId="235D27AB"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410</w:t>
            </w:r>
          </w:p>
        </w:tc>
      </w:tr>
      <w:tr w:rsidR="001E30B5" w14:paraId="538DF2A8"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4D309B2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6</w:t>
            </w:r>
          </w:p>
        </w:tc>
        <w:tc>
          <w:tcPr>
            <w:tcW w:w="1247" w:type="dxa"/>
            <w:vAlign w:val="center"/>
            <w:tcBorders>
              <w:top w:val="nil" w:sz="0" w:space="0" w:color="000000"/>
              <w:left w:val="nil" w:sz="0" w:space="0" w:color="000000"/>
              <w:bottom w:val="nil" w:sz="0" w:space="0" w:color="000000"/>
              <w:right w:val="nil" w:sz="0" w:space="0" w:color="000000"/>
            </w:tcBorders>
          </w:tcPr>
          <w:p w14:paraId="5CBD37E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买药</w:t>
            </w:r>
          </w:p>
        </w:tc>
        <w:tc>
          <w:tcPr>
            <w:tcW w:w="1134" w:type="dxa"/>
            <w:vAlign w:val="center"/>
            <w:tcBorders>
              <w:top w:val="nil" w:sz="0" w:space="0" w:color="000000"/>
              <w:left w:val="nil" w:sz="0" w:space="0" w:color="000000"/>
              <w:bottom w:val="nil" w:sz="0" w:space="0" w:color="000000"/>
              <w:right w:val="nil" w:sz="0" w:space="0" w:color="000000"/>
            </w:tcBorders>
          </w:tcPr>
          <w:p w14:paraId="62177C9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2,831</w:t>
            </w:r>
          </w:p>
        </w:tc>
        <w:tc>
          <w:tcPr>
            <w:tcW w:w="1247" w:type="dxa"/>
            <w:vAlign w:val="center"/>
            <w:tcBorders>
              <w:top w:val="nil" w:sz="0" w:space="0" w:color="000000"/>
              <w:left w:val="nil" w:sz="0" w:space="0" w:color="000000"/>
              <w:bottom w:val="nil" w:sz="0" w:space="0" w:color="000000"/>
              <w:right w:val="nil" w:sz="0" w:space="0" w:color="000000"/>
            </w:tcBorders>
          </w:tcPr>
          <w:p w14:paraId="3A14034D"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医疗</w:t>
            </w:r>
          </w:p>
        </w:tc>
        <w:tc>
          <w:tcPr>
            <w:tcW w:w="1134" w:type="dxa"/>
            <w:vAlign w:val="center"/>
            <w:tcBorders>
              <w:top w:val="nil" w:sz="0" w:space="0" w:color="000000"/>
              <w:left w:val="nil" w:sz="0" w:space="0" w:color="000000"/>
              <w:bottom w:val="nil" w:sz="0" w:space="0" w:color="000000"/>
              <w:right w:val="nil" w:sz="0" w:space="0" w:color="000000"/>
            </w:tcBorders>
          </w:tcPr>
          <w:p w14:paraId="2CCF7545"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915</w:t>
            </w:r>
          </w:p>
        </w:tc>
        <w:tc>
          <w:tcPr>
            <w:tcW w:w="1247" w:type="dxa"/>
            <w:vAlign w:val="center"/>
            <w:tcBorders>
              <w:top w:val="nil" w:sz="0" w:space="0" w:color="000000"/>
              <w:left w:val="nil" w:sz="0" w:space="0" w:color="000000"/>
              <w:bottom w:val="nil" w:sz="0" w:space="0" w:color="000000"/>
              <w:right w:val="nil" w:sz="0" w:space="0" w:color="000000"/>
            </w:tcBorders>
          </w:tcPr>
          <w:p w14:paraId="2DD298C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取代</w:t>
            </w:r>
          </w:p>
        </w:tc>
        <w:tc>
          <w:tcPr>
            <w:tcW w:w="1134" w:type="dxa"/>
            <w:vAlign w:val="center"/>
            <w:tcBorders>
              <w:top w:val="nil" w:sz="0" w:space="0" w:color="000000"/>
              <w:left w:val="nil" w:sz="0" w:space="0" w:color="000000"/>
              <w:bottom w:val="nil" w:sz="0" w:space="0" w:color="000000"/>
              <w:right w:val="nil" w:sz="0" w:space="0" w:color="000000"/>
            </w:tcBorders>
          </w:tcPr>
          <w:p w14:paraId="033CEE4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406</w:t>
            </w:r>
          </w:p>
        </w:tc>
      </w:tr>
      <w:tr w:rsidR="001E30B5" w14:paraId="6E615139"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07A3013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7</w:t>
            </w:r>
          </w:p>
        </w:tc>
        <w:tc>
          <w:tcPr>
            <w:tcW w:w="1247" w:type="dxa"/>
            <w:vAlign w:val="center"/>
            <w:tcBorders>
              <w:top w:val="nil" w:sz="0" w:space="0" w:color="000000"/>
              <w:left w:val="nil" w:sz="0" w:space="0" w:color="000000"/>
              <w:bottom w:val="nil" w:sz="0" w:space="0" w:color="000000"/>
              <w:right w:val="nil" w:sz="0" w:space="0" w:color="000000"/>
            </w:tcBorders>
          </w:tcPr>
          <w:p w14:paraId="1372277F"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贴心</w:t>
            </w:r>
          </w:p>
        </w:tc>
        <w:tc>
          <w:tcPr>
            <w:tcW w:w="1134" w:type="dxa"/>
            <w:vAlign w:val="center"/>
            <w:tcBorders>
              <w:top w:val="nil" w:sz="0" w:space="0" w:color="000000"/>
              <w:left w:val="nil" w:sz="0" w:space="0" w:color="000000"/>
              <w:bottom w:val="nil" w:sz="0" w:space="0" w:color="000000"/>
              <w:right w:val="nil" w:sz="0" w:space="0" w:color="000000"/>
            </w:tcBorders>
          </w:tcPr>
          <w:p w14:paraId="1D61F36D"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2,698</w:t>
            </w:r>
          </w:p>
        </w:tc>
        <w:tc>
          <w:tcPr>
            <w:tcW w:w="1247" w:type="dxa"/>
            <w:vAlign w:val="center"/>
            <w:tcBorders>
              <w:top w:val="nil" w:sz="0" w:space="0" w:color="000000"/>
              <w:left w:val="nil" w:sz="0" w:space="0" w:color="000000"/>
              <w:bottom w:val="nil" w:sz="0" w:space="0" w:color="000000"/>
              <w:right w:val="nil" w:sz="0" w:space="0" w:color="000000"/>
            </w:tcBorders>
          </w:tcPr>
          <w:p w14:paraId="51C47097"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取代</w:t>
            </w:r>
          </w:p>
        </w:tc>
        <w:tc>
          <w:tcPr>
            <w:tcW w:w="1134" w:type="dxa"/>
            <w:vAlign w:val="center"/>
            <w:tcBorders>
              <w:top w:val="nil" w:sz="0" w:space="0" w:color="000000"/>
              <w:left w:val="nil" w:sz="0" w:space="0" w:color="000000"/>
              <w:bottom w:val="nil" w:sz="0" w:space="0" w:color="000000"/>
              <w:right w:val="nil" w:sz="0" w:space="0" w:color="000000"/>
            </w:tcBorders>
          </w:tcPr>
          <w:p w14:paraId="7820427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843</w:t>
            </w:r>
          </w:p>
        </w:tc>
        <w:tc>
          <w:tcPr>
            <w:tcW w:w="1247" w:type="dxa"/>
            <w:vAlign w:val="center"/>
            <w:tcBorders>
              <w:top w:val="nil" w:sz="0" w:space="0" w:color="000000"/>
              <w:left w:val="nil" w:sz="0" w:space="0" w:color="000000"/>
              <w:bottom w:val="nil" w:sz="0" w:space="0" w:color="000000"/>
              <w:right w:val="nil" w:sz="0" w:space="0" w:color="000000"/>
            </w:tcBorders>
          </w:tcPr>
          <w:p w14:paraId="08A1F75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不会</w:t>
            </w:r>
          </w:p>
        </w:tc>
        <w:tc>
          <w:tcPr>
            <w:tcW w:w="1134" w:type="dxa"/>
            <w:vAlign w:val="center"/>
            <w:tcBorders>
              <w:top w:val="nil" w:sz="0" w:space="0" w:color="000000"/>
              <w:left w:val="nil" w:sz="0" w:space="0" w:color="000000"/>
              <w:bottom w:val="nil" w:sz="0" w:space="0" w:color="000000"/>
              <w:right w:val="nil" w:sz="0" w:space="0" w:color="000000"/>
            </w:tcBorders>
          </w:tcPr>
          <w:p w14:paraId="489A9C0C"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405</w:t>
            </w:r>
          </w:p>
        </w:tc>
      </w:tr>
      <w:tr w:rsidR="001E30B5" w14:paraId="78FEE37B"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2675E1E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8</w:t>
            </w:r>
          </w:p>
        </w:tc>
        <w:tc>
          <w:tcPr>
            <w:tcW w:w="1247" w:type="dxa"/>
            <w:vAlign w:val="center"/>
            <w:tcBorders>
              <w:top w:val="nil" w:sz="0" w:space="0" w:color="000000"/>
              <w:left w:val="nil" w:sz="0" w:space="0" w:color="000000"/>
              <w:bottom w:val="nil" w:sz="0" w:space="0" w:color="000000"/>
              <w:right w:val="nil" w:sz="0" w:space="0" w:color="000000"/>
            </w:tcBorders>
          </w:tcPr>
          <w:p w14:paraId="13675D6B"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问诊</w:t>
            </w:r>
          </w:p>
        </w:tc>
        <w:tc>
          <w:tcPr>
            <w:tcW w:w="1134" w:type="dxa"/>
            <w:vAlign w:val="center"/>
            <w:tcBorders>
              <w:top w:val="nil" w:sz="0" w:space="0" w:color="000000"/>
              <w:left w:val="nil" w:sz="0" w:space="0" w:color="000000"/>
              <w:bottom w:val="nil" w:sz="0" w:space="0" w:color="000000"/>
              <w:right w:val="nil" w:sz="0" w:space="0" w:color="000000"/>
            </w:tcBorders>
          </w:tcPr>
          <w:p w14:paraId="7F777BD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2,545</w:t>
            </w:r>
          </w:p>
        </w:tc>
        <w:tc>
          <w:tcPr>
            <w:tcW w:w="1247" w:type="dxa"/>
            <w:vAlign w:val="center"/>
            <w:tcBorders>
              <w:top w:val="nil" w:sz="0" w:space="0" w:color="000000"/>
              <w:left w:val="nil" w:sz="0" w:space="0" w:color="000000"/>
              <w:bottom w:val="nil" w:sz="0" w:space="0" w:color="000000"/>
              <w:right w:val="nil" w:sz="0" w:space="0" w:color="000000"/>
            </w:tcBorders>
          </w:tcPr>
          <w:p w14:paraId="25D6696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问题</w:t>
            </w:r>
          </w:p>
        </w:tc>
        <w:tc>
          <w:tcPr>
            <w:tcW w:w="1134" w:type="dxa"/>
            <w:vAlign w:val="center"/>
            <w:tcBorders>
              <w:top w:val="nil" w:sz="0" w:space="0" w:color="000000"/>
              <w:left w:val="nil" w:sz="0" w:space="0" w:color="000000"/>
              <w:bottom w:val="nil" w:sz="0" w:space="0" w:color="000000"/>
              <w:right w:val="nil" w:sz="0" w:space="0" w:color="000000"/>
            </w:tcBorders>
          </w:tcPr>
          <w:p w14:paraId="2D976CB7"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760</w:t>
            </w:r>
          </w:p>
        </w:tc>
        <w:tc>
          <w:tcPr>
            <w:tcW w:w="1247" w:type="dxa"/>
            <w:vAlign w:val="center"/>
            <w:tcBorders>
              <w:top w:val="nil" w:sz="0" w:space="0" w:color="000000"/>
              <w:left w:val="nil" w:sz="0" w:space="0" w:color="000000"/>
              <w:bottom w:val="nil" w:sz="0" w:space="0" w:color="000000"/>
              <w:right w:val="nil" w:sz="0" w:space="0" w:color="000000"/>
            </w:tcBorders>
          </w:tcPr>
          <w:p w14:paraId="2532747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不能</w:t>
            </w:r>
          </w:p>
        </w:tc>
        <w:tc>
          <w:tcPr>
            <w:tcW w:w="1134" w:type="dxa"/>
            <w:vAlign w:val="center"/>
            <w:tcBorders>
              <w:top w:val="nil" w:sz="0" w:space="0" w:color="000000"/>
              <w:left w:val="nil" w:sz="0" w:space="0" w:color="000000"/>
              <w:bottom w:val="nil" w:sz="0" w:space="0" w:color="000000"/>
              <w:right w:val="nil" w:sz="0" w:space="0" w:color="000000"/>
            </w:tcBorders>
          </w:tcPr>
          <w:p w14:paraId="1BAA8D6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386</w:t>
            </w:r>
          </w:p>
        </w:tc>
      </w:tr>
      <w:tr w:rsidR="001E30B5" w14:paraId="390452B1"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6569E1B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9</w:t>
            </w:r>
          </w:p>
        </w:tc>
        <w:tc>
          <w:tcPr>
            <w:tcW w:w="1247" w:type="dxa"/>
            <w:vAlign w:val="center"/>
            <w:tcBorders>
              <w:top w:val="nil" w:sz="0" w:space="0" w:color="000000"/>
              <w:left w:val="nil" w:sz="0" w:space="0" w:color="000000"/>
              <w:bottom w:val="nil" w:sz="0" w:space="0" w:color="000000"/>
              <w:right w:val="nil" w:sz="0" w:space="0" w:color="000000"/>
            </w:tcBorders>
          </w:tcPr>
          <w:p w14:paraId="2A040E75"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实用</w:t>
            </w:r>
          </w:p>
        </w:tc>
        <w:tc>
          <w:tcPr>
            <w:tcW w:w="1134" w:type="dxa"/>
            <w:vAlign w:val="center"/>
            <w:tcBorders>
              <w:top w:val="nil" w:sz="0" w:space="0" w:color="000000"/>
              <w:left w:val="nil" w:sz="0" w:space="0" w:color="000000"/>
              <w:bottom w:val="nil" w:sz="0" w:space="0" w:color="000000"/>
              <w:right w:val="nil" w:sz="0" w:space="0" w:color="000000"/>
            </w:tcBorders>
          </w:tcPr>
          <w:p w14:paraId="78AB591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2,208</w:t>
            </w:r>
          </w:p>
        </w:tc>
        <w:tc>
          <w:tcPr>
            <w:tcW w:w="1247" w:type="dxa"/>
            <w:vAlign w:val="center"/>
            <w:tcBorders>
              <w:top w:val="nil" w:sz="0" w:space="0" w:color="000000"/>
              <w:left w:val="nil" w:sz="0" w:space="0" w:color="000000"/>
              <w:bottom w:val="nil" w:sz="0" w:space="0" w:color="000000"/>
              <w:right w:val="nil" w:sz="0" w:space="0" w:color="000000"/>
            </w:tcBorders>
          </w:tcPr>
          <w:p w14:paraId="6085EF9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医院</w:t>
            </w:r>
          </w:p>
        </w:tc>
        <w:tc>
          <w:tcPr>
            <w:tcW w:w="1134" w:type="dxa"/>
            <w:vAlign w:val="center"/>
            <w:tcBorders>
              <w:top w:val="nil" w:sz="0" w:space="0" w:color="000000"/>
              <w:left w:val="nil" w:sz="0" w:space="0" w:color="000000"/>
              <w:bottom w:val="nil" w:sz="0" w:space="0" w:color="000000"/>
              <w:right w:val="nil" w:sz="0" w:space="0" w:color="000000"/>
            </w:tcBorders>
          </w:tcPr>
          <w:p w14:paraId="0D4485A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733</w:t>
            </w:r>
          </w:p>
        </w:tc>
        <w:tc>
          <w:tcPr>
            <w:tcW w:w="1247" w:type="dxa"/>
            <w:vAlign w:val="center"/>
            <w:tcBorders>
              <w:top w:val="nil" w:sz="0" w:space="0" w:color="000000"/>
              <w:left w:val="nil" w:sz="0" w:space="0" w:color="000000"/>
              <w:bottom w:val="nil" w:sz="0" w:space="0" w:color="000000"/>
              <w:right w:val="nil" w:sz="0" w:space="0" w:color="000000"/>
            </w:tcBorders>
          </w:tcPr>
          <w:p w14:paraId="18C790A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可能</w:t>
            </w:r>
          </w:p>
        </w:tc>
        <w:tc>
          <w:tcPr>
            <w:tcW w:w="1134" w:type="dxa"/>
            <w:vAlign w:val="center"/>
            <w:tcBorders>
              <w:top w:val="nil" w:sz="0" w:space="0" w:color="000000"/>
              <w:left w:val="nil" w:sz="0" w:space="0" w:color="000000"/>
              <w:bottom w:val="nil" w:sz="0" w:space="0" w:color="000000"/>
              <w:right w:val="nil" w:sz="0" w:space="0" w:color="000000"/>
            </w:tcBorders>
          </w:tcPr>
          <w:p w14:paraId="3B048F9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360</w:t>
            </w:r>
          </w:p>
        </w:tc>
      </w:tr>
      <w:tr w:rsidR="001E30B5" w14:paraId="23EB5E57"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75E51FCC"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10</w:t>
            </w:r>
          </w:p>
        </w:tc>
        <w:tc>
          <w:tcPr>
            <w:tcW w:w="1247" w:type="dxa"/>
            <w:vAlign w:val="center"/>
            <w:tcBorders>
              <w:top w:val="nil" w:sz="0" w:space="0" w:color="000000"/>
              <w:left w:val="nil" w:sz="0" w:space="0" w:color="000000"/>
              <w:bottom w:val="nil" w:sz="0" w:space="0" w:color="000000"/>
              <w:right w:val="nil" w:sz="0" w:space="0" w:color="000000"/>
            </w:tcBorders>
          </w:tcPr>
          <w:p w14:paraId="7201CA9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问题</w:t>
            </w:r>
          </w:p>
        </w:tc>
        <w:tc>
          <w:tcPr>
            <w:tcW w:w="1134" w:type="dxa"/>
            <w:vAlign w:val="center"/>
            <w:tcBorders>
              <w:top w:val="nil" w:sz="0" w:space="0" w:color="000000"/>
              <w:left w:val="nil" w:sz="0" w:space="0" w:color="000000"/>
              <w:bottom w:val="nil" w:sz="0" w:space="0" w:color="000000"/>
              <w:right w:val="nil" w:sz="0" w:space="0" w:color="000000"/>
            </w:tcBorders>
          </w:tcPr>
          <w:p w14:paraId="49C6223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2,107</w:t>
            </w:r>
          </w:p>
        </w:tc>
        <w:tc>
          <w:tcPr>
            <w:tcW w:w="1247" w:type="dxa"/>
            <w:vAlign w:val="center"/>
            <w:tcBorders>
              <w:top w:val="nil" w:sz="0" w:space="0" w:color="000000"/>
              <w:left w:val="nil" w:sz="0" w:space="0" w:color="000000"/>
              <w:bottom w:val="nil" w:sz="0" w:space="0" w:color="000000"/>
              <w:right w:val="nil" w:sz="0" w:space="0" w:color="000000"/>
            </w:tcBorders>
          </w:tcPr>
          <w:p w14:paraId="511BF265"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专业</w:t>
            </w:r>
          </w:p>
        </w:tc>
        <w:tc>
          <w:tcPr>
            <w:tcW w:w="1134" w:type="dxa"/>
            <w:vAlign w:val="center"/>
            <w:tcBorders>
              <w:top w:val="nil" w:sz="0" w:space="0" w:color="000000"/>
              <w:left w:val="nil" w:sz="0" w:space="0" w:color="000000"/>
              <w:bottom w:val="nil" w:sz="0" w:space="0" w:color="000000"/>
              <w:right w:val="nil" w:sz="0" w:space="0" w:color="000000"/>
            </w:tcBorders>
          </w:tcPr>
          <w:p w14:paraId="382EF90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683</w:t>
            </w:r>
          </w:p>
        </w:tc>
        <w:tc>
          <w:tcPr>
            <w:tcW w:w="1247" w:type="dxa"/>
            <w:vAlign w:val="center"/>
            <w:tcBorders>
              <w:top w:val="nil" w:sz="0" w:space="0" w:color="000000"/>
              <w:left w:val="nil" w:sz="0" w:space="0" w:color="000000"/>
              <w:bottom w:val="nil" w:sz="0" w:space="0" w:color="000000"/>
              <w:right w:val="nil" w:sz="0" w:space="0" w:color="000000"/>
            </w:tcBorders>
          </w:tcPr>
          <w:p w14:paraId="7D14C12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医疗</w:t>
            </w:r>
          </w:p>
        </w:tc>
        <w:tc>
          <w:tcPr>
            <w:tcW w:w="1134" w:type="dxa"/>
            <w:vAlign w:val="center"/>
            <w:tcBorders>
              <w:top w:val="nil" w:sz="0" w:space="0" w:color="000000"/>
              <w:left w:val="nil" w:sz="0" w:space="0" w:color="000000"/>
              <w:bottom w:val="nil" w:sz="0" w:space="0" w:color="000000"/>
              <w:right w:val="nil" w:sz="0" w:space="0" w:color="000000"/>
            </w:tcBorders>
          </w:tcPr>
          <w:p w14:paraId="204220A7"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336</w:t>
            </w:r>
          </w:p>
        </w:tc>
      </w:tr>
    </w:tbl>
    <w:p w14:paraId="178F07E0"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平均TF-IDF中，积极组“方便”超过AI居首，“贴心、买药、实用、问诊”进入前十；中立组仍以AI和医生为中心，“辅助、不能、替代、取代、参考”区分度较高；消极组在AI、医生之外主要是“医院、不会、不能、取代、看病、相信”。见表6、图3。</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652DCECD" w14:textId="77777777" w:rsidR="001E30B5" w:rsidRPr="00CF675D" w:rsidRDefault="00000000" w:rsidP="00CF675D">
      <w:pPr>
        <w:keepNext/>
        <w:keepLines/>
        <w:spacing w:before="160" w:after="0" w:line="240" w:lineRule="auto"/>
        <w:ind w:firstLine="0" w:left="0" w:right="0"/>
        <w:jc w:val="center"/>
        <w:pageBreakBefore/>
      </w:pPr>
      <w:r>
        <w:rPr>
          <w:rFonts w:ascii="Times New Roman" w:hAnsi="Times New Roman" w:eastAsia="黑体" w:cs="Times New Roman"/>
          <w:b w:val="0"/>
          <w:sz w:val="18"/>
          <w:szCs w:val="18"/>
        </w:rPr>
        <w:t>表6　三组平均TF-IDF Top 10</w:t>
      </w:r>
    </w:p>
    <w:p w14:paraId="296371AE" w14:textId="77777777" w:rsidR="00C27996" w:rsidRDefault="00000000">
      <w:pPr>
        <w:keepNext/>
        <w:spacing w:after="80" w:before="0" w:line="240" w:lineRule="auto"/>
        <w:ind w:firstLine="0" w:left="0" w:right="0"/>
        <w:jc w:val="center"/>
        <w:keepLines/>
      </w:pPr>
      <w:r>
        <w:rPr>
          <w:rFonts w:ascii="Times New Roman" w:hAnsi="Times New Roman" w:eastAsia="Times New Roman" w:cs="Times New Roman"/>
          <w:b w:val="0"/>
          <w:sz w:val="18"/>
          <w:szCs w:val="18"/>
        </w:rPr>
        <w:t>Table 6　Top 10 average TF-IDF terms in three groups</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914"/>
        <w:gridCol w:w="1437"/>
        <w:gridCol w:w="1307"/>
        <w:gridCol w:w="1437"/>
        <w:gridCol w:w="1307"/>
        <w:gridCol w:w="1437"/>
        <w:gridCol w:w="1307"/>
      </w:tblGrid>
      <w:tr w:rsidR="001E30B5" w14:paraId="355FEAFC" w14:textId="77777777">
        <w:trPr>
          <w:cantSplit/>
          <w:tblHeader/>
          <w:jc w:val="center"/>
        </w:trPr>
        <w:tc>
          <w:tcPr>
            <w:tcW w:w="793" w:type="dxa"/>
            <w:vAlign w:val="center"/>
            <w:vMerge w:val="restart"/>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排名</w:t>
            </w:r>
          </w:p>
        </w:tc>
        <w:tc>
          <w:tcPr>
            <w:tcW w:w="2381" w:type="dxa"/>
            <w:gridSpan w:val="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积极看待</w:t>
            </w:r>
          </w:p>
          <w:p>
            <w:pPr>
              <w:spacing w:before="20" w:after="20" w:line="240" w:lineRule="auto"/>
              <w:ind w:left="0" w:firstLine="0"/>
              <w:jc w:val="center"/>
            </w:pPr>
            <w:r>
              <w:rPr>
                <w:rFonts w:ascii="Times New Roman" w:hAnsi="Times New Roman" w:eastAsia="宋体" w:cs="Times New Roman"/>
                <w:b/>
                <w:sz w:val="18"/>
                <w:szCs w:val="18"/>
              </w:rPr>
            </w:r>
          </w:p>
        </w:tc>
        <w:tc>
          <w:tcPr>
            <w:tcW w:w="2381" w:type="dxa"/>
            <w:gridSpan w:val="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中立看待</w:t>
            </w:r>
          </w:p>
          <w:p>
            <w:pPr>
              <w:spacing w:before="20" w:after="20" w:line="240" w:lineRule="auto"/>
              <w:ind w:left="0" w:firstLine="0"/>
              <w:jc w:val="center"/>
            </w:pPr>
            <w:r>
              <w:rPr>
                <w:rFonts w:ascii="Times New Roman" w:hAnsi="Times New Roman" w:eastAsia="宋体" w:cs="Times New Roman"/>
                <w:b/>
                <w:sz w:val="18"/>
                <w:szCs w:val="18"/>
              </w:rPr>
            </w:r>
          </w:p>
        </w:tc>
        <w:tc>
          <w:tcPr>
            <w:tcW w:w="2381" w:type="dxa"/>
            <w:gridSpan w:val="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消极看待</w:t>
            </w:r>
          </w:p>
          <w:p>
            <w:pPr>
              <w:spacing w:before="20" w:after="20" w:line="240" w:lineRule="auto"/>
              <w:ind w:left="0" w:firstLine="0"/>
              <w:jc w:val="center"/>
            </w:pPr>
            <w:r>
              <w:rPr>
                <w:rFonts w:ascii="Times New Roman" w:hAnsi="Times New Roman" w:eastAsia="宋体" w:cs="Times New Roman"/>
                <w:b/>
                <w:sz w:val="18"/>
                <w:szCs w:val="18"/>
              </w:rPr>
            </w:r>
          </w:p>
        </w:tc>
      </w:tr>
      <w:tr w:rsidR="001E30B5" w14:paraId="355FEAFC" w14:textId="77777777">
        <w:trPr>
          <w:cantSplit/>
          <w:tblHeader/>
          <w:jc w:val="center"/>
        </w:trPr>
        <w:tc>
          <w:tcPr>
            <w:tcW w:w="793" w:type="dxa"/>
            <w:tcBorders>
              <w:top w:val="single" w:sz="12" w:space="0" w:color="000000"/>
              <w:left w:val="nil"/>
              <w:bottom w:val="single" w:sz="6" w:space="0" w:color="000000"/>
              <w:right w:val="nil"/>
            </w:tcBorders>
            <w:vAlign w:val="center"/>
            <w:vMerge/>
          </w:tcPr>
          <w:p>
            <w:r>
              <w:t>排名</w:t>
            </w:r>
          </w:p>
        </w:tc>
        <w:tc>
          <w:tcPr>
            <w:tcW w:w="1247"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firstLine="0" w:left="0"/>
              <w:jc w:val="center"/>
            </w:pPr>
            <w:r>
              <w:rPr>
                <w:rFonts w:ascii="Times New Roman" w:hAnsi="Times New Roman" w:eastAsia="宋体" w:cs="Times New Roman"/>
                <w:b/>
                <w:sz w:val="18"/>
                <w:szCs w:val="18"/>
              </w:rPr>
              <w:t>词</w:t>
            </w:r>
          </w:p>
        </w:tc>
        <w:tc>
          <w:tcPr>
            <w:tcW w:w="1134"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firstLine="0" w:left="0"/>
              <w:jc w:val="center"/>
            </w:pPr>
            <w:r>
              <w:rPr>
                <w:rFonts w:ascii="Times New Roman" w:hAnsi="Times New Roman" w:eastAsia="宋体" w:cs="Times New Roman"/>
                <w:b/>
                <w:sz w:val="18"/>
                <w:szCs w:val="18"/>
              </w:rPr>
              <w:t>TF-IDF</w:t>
            </w:r>
          </w:p>
        </w:tc>
        <w:tc>
          <w:tcPr>
            <w:tcW w:w="1247"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firstLine="0" w:left="0"/>
              <w:jc w:val="center"/>
            </w:pPr>
            <w:r>
              <w:rPr>
                <w:rFonts w:ascii="Times New Roman" w:hAnsi="Times New Roman" w:eastAsia="宋体" w:cs="Times New Roman"/>
                <w:b/>
                <w:sz w:val="18"/>
                <w:szCs w:val="18"/>
              </w:rPr>
              <w:t>词</w:t>
            </w:r>
          </w:p>
        </w:tc>
        <w:tc>
          <w:tcPr>
            <w:tcW w:w="1134"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firstLine="0" w:left="0"/>
              <w:jc w:val="center"/>
            </w:pPr>
            <w:r>
              <w:rPr>
                <w:rFonts w:ascii="Times New Roman" w:hAnsi="Times New Roman" w:eastAsia="宋体" w:cs="Times New Roman"/>
                <w:b/>
                <w:sz w:val="18"/>
                <w:szCs w:val="18"/>
              </w:rPr>
              <w:t>TF-IDF</w:t>
            </w:r>
          </w:p>
        </w:tc>
        <w:tc>
          <w:tcPr>
            <w:tcW w:w="1247"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firstLine="0" w:left="0"/>
              <w:jc w:val="center"/>
            </w:pPr>
            <w:r>
              <w:rPr>
                <w:rFonts w:ascii="Times New Roman" w:hAnsi="Times New Roman" w:eastAsia="宋体" w:cs="Times New Roman"/>
                <w:b/>
                <w:sz w:val="18"/>
                <w:szCs w:val="18"/>
              </w:rPr>
              <w:t>词</w:t>
            </w:r>
          </w:p>
        </w:tc>
        <w:tc>
          <w:tcPr>
            <w:tcW w:w="1134"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firstLine="0" w:left="0"/>
              <w:jc w:val="center"/>
            </w:pPr>
            <w:r>
              <w:rPr>
                <w:rFonts w:ascii="Times New Roman" w:hAnsi="Times New Roman" w:eastAsia="宋体" w:cs="Times New Roman"/>
                <w:b/>
                <w:sz w:val="18"/>
                <w:szCs w:val="18"/>
              </w:rPr>
              <w:t>TF-IDF</w:t>
            </w:r>
          </w:p>
        </w:tc>
      </w:tr>
      <w:tr w:rsidR="001E30B5" w14:paraId="4D2E71EC"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3BC69DD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w:t>
            </w:r>
          </w:p>
        </w:tc>
        <w:tc>
          <w:tcPr>
            <w:tcW w:w="1247" w:type="dxa"/>
            <w:vAlign w:val="center"/>
            <w:tcBorders>
              <w:top w:val="nil" w:sz="0" w:space="0" w:color="000000"/>
              <w:left w:val="nil" w:sz="0" w:space="0" w:color="000000"/>
              <w:bottom w:val="nil" w:sz="0" w:space="0" w:color="000000"/>
              <w:right w:val="nil" w:sz="0" w:space="0" w:color="000000"/>
            </w:tcBorders>
          </w:tcPr>
          <w:p w14:paraId="4DA10D5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方便</w:t>
            </w:r>
          </w:p>
        </w:tc>
        <w:tc>
          <w:tcPr>
            <w:tcW w:w="1134" w:type="dxa"/>
            <w:vAlign w:val="center"/>
            <w:tcBorders>
              <w:top w:val="nil" w:sz="0" w:space="0" w:color="000000"/>
              <w:left w:val="nil" w:sz="0" w:space="0" w:color="000000"/>
              <w:bottom w:val="nil" w:sz="0" w:space="0" w:color="000000"/>
              <w:right w:val="nil" w:sz="0" w:space="0" w:color="000000"/>
            </w:tcBorders>
          </w:tcPr>
          <w:p w14:paraId="368A18E7"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0.0668</w:t>
            </w:r>
          </w:p>
        </w:tc>
        <w:tc>
          <w:tcPr>
            <w:tcW w:w="1247" w:type="dxa"/>
            <w:vAlign w:val="center"/>
            <w:tcBorders>
              <w:top w:val="nil" w:sz="0" w:space="0" w:color="000000"/>
              <w:left w:val="nil" w:sz="0" w:space="0" w:color="000000"/>
              <w:bottom w:val="nil" w:sz="0" w:space="0" w:color="000000"/>
              <w:right w:val="nil" w:sz="0" w:space="0" w:color="000000"/>
            </w:tcBorders>
          </w:tcPr>
          <w:p w14:paraId="6AEA1C4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AI</w:t>
            </w:r>
          </w:p>
        </w:tc>
        <w:tc>
          <w:tcPr>
            <w:tcW w:w="1134" w:type="dxa"/>
            <w:vAlign w:val="center"/>
            <w:tcBorders>
              <w:top w:val="nil" w:sz="0" w:space="0" w:color="000000"/>
              <w:left w:val="nil" w:sz="0" w:space="0" w:color="000000"/>
              <w:bottom w:val="nil" w:sz="0" w:space="0" w:color="000000"/>
              <w:right w:val="nil" w:sz="0" w:space="0" w:color="000000"/>
            </w:tcBorders>
          </w:tcPr>
          <w:p w14:paraId="324B98C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0.0841</w:t>
            </w:r>
          </w:p>
        </w:tc>
        <w:tc>
          <w:tcPr>
            <w:tcW w:w="1247" w:type="dxa"/>
            <w:vAlign w:val="center"/>
            <w:tcBorders>
              <w:top w:val="nil" w:sz="0" w:space="0" w:color="000000"/>
              <w:left w:val="nil" w:sz="0" w:space="0" w:color="000000"/>
              <w:bottom w:val="nil" w:sz="0" w:space="0" w:color="000000"/>
              <w:right w:val="nil" w:sz="0" w:space="0" w:color="000000"/>
            </w:tcBorders>
          </w:tcPr>
          <w:p w14:paraId="1930BAC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AI</w:t>
            </w:r>
          </w:p>
        </w:tc>
        <w:tc>
          <w:tcPr>
            <w:tcW w:w="1134" w:type="dxa"/>
            <w:vAlign w:val="center"/>
            <w:tcBorders>
              <w:top w:val="nil" w:sz="0" w:space="0" w:color="000000"/>
              <w:left w:val="nil" w:sz="0" w:space="0" w:color="000000"/>
              <w:bottom w:val="nil" w:sz="0" w:space="0" w:color="000000"/>
              <w:right w:val="nil" w:sz="0" w:space="0" w:color="000000"/>
            </w:tcBorders>
          </w:tcPr>
          <w:p w14:paraId="7D7A056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0.0967</w:t>
            </w:r>
          </w:p>
        </w:tc>
      </w:tr>
      <w:tr w:rsidR="001E30B5" w14:paraId="20C4E451"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09D5506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w:t>
            </w:r>
          </w:p>
        </w:tc>
        <w:tc>
          <w:tcPr>
            <w:tcW w:w="1247" w:type="dxa"/>
            <w:vAlign w:val="center"/>
            <w:tcBorders>
              <w:top w:val="nil" w:sz="0" w:space="0" w:color="000000"/>
              <w:left w:val="nil" w:sz="0" w:space="0" w:color="000000"/>
              <w:bottom w:val="nil" w:sz="0" w:space="0" w:color="000000"/>
              <w:right w:val="nil" w:sz="0" w:space="0" w:color="000000"/>
            </w:tcBorders>
          </w:tcPr>
          <w:p w14:paraId="577AB8A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AI</w:t>
            </w:r>
          </w:p>
        </w:tc>
        <w:tc>
          <w:tcPr>
            <w:tcW w:w="1134" w:type="dxa"/>
            <w:vAlign w:val="center"/>
            <w:tcBorders>
              <w:top w:val="nil" w:sz="0" w:space="0" w:color="000000"/>
              <w:left w:val="nil" w:sz="0" w:space="0" w:color="000000"/>
              <w:bottom w:val="nil" w:sz="0" w:space="0" w:color="000000"/>
              <w:right w:val="nil" w:sz="0" w:space="0" w:color="000000"/>
            </w:tcBorders>
          </w:tcPr>
          <w:p w14:paraId="1A0A4605"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0.0578</w:t>
            </w:r>
          </w:p>
        </w:tc>
        <w:tc>
          <w:tcPr>
            <w:tcW w:w="1247" w:type="dxa"/>
            <w:vAlign w:val="center"/>
            <w:tcBorders>
              <w:top w:val="nil" w:sz="0" w:space="0" w:color="000000"/>
              <w:left w:val="nil" w:sz="0" w:space="0" w:color="000000"/>
              <w:bottom w:val="nil" w:sz="0" w:space="0" w:color="000000"/>
              <w:right w:val="nil" w:sz="0" w:space="0" w:color="000000"/>
            </w:tcBorders>
          </w:tcPr>
          <w:p w14:paraId="172CEA8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医生</w:t>
            </w:r>
          </w:p>
        </w:tc>
        <w:tc>
          <w:tcPr>
            <w:tcW w:w="1134" w:type="dxa"/>
            <w:vAlign w:val="center"/>
            <w:tcBorders>
              <w:top w:val="nil" w:sz="0" w:space="0" w:color="000000"/>
              <w:left w:val="nil" w:sz="0" w:space="0" w:color="000000"/>
              <w:bottom w:val="nil" w:sz="0" w:space="0" w:color="000000"/>
              <w:right w:val="nil" w:sz="0" w:space="0" w:color="000000"/>
            </w:tcBorders>
          </w:tcPr>
          <w:p w14:paraId="312D5C0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0.0780</w:t>
            </w:r>
          </w:p>
        </w:tc>
        <w:tc>
          <w:tcPr>
            <w:tcW w:w="1247" w:type="dxa"/>
            <w:vAlign w:val="center"/>
            <w:tcBorders>
              <w:top w:val="nil" w:sz="0" w:space="0" w:color="000000"/>
              <w:left w:val="nil" w:sz="0" w:space="0" w:color="000000"/>
              <w:bottom w:val="nil" w:sz="0" w:space="0" w:color="000000"/>
              <w:right w:val="nil" w:sz="0" w:space="0" w:color="000000"/>
            </w:tcBorders>
          </w:tcPr>
          <w:p w14:paraId="342FB05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医生</w:t>
            </w:r>
          </w:p>
        </w:tc>
        <w:tc>
          <w:tcPr>
            <w:tcW w:w="1134" w:type="dxa"/>
            <w:vAlign w:val="center"/>
            <w:tcBorders>
              <w:top w:val="nil" w:sz="0" w:space="0" w:color="000000"/>
              <w:left w:val="nil" w:sz="0" w:space="0" w:color="000000"/>
              <w:bottom w:val="nil" w:sz="0" w:space="0" w:color="000000"/>
              <w:right w:val="nil" w:sz="0" w:space="0" w:color="000000"/>
            </w:tcBorders>
          </w:tcPr>
          <w:p w14:paraId="248BC30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0.0627</w:t>
            </w:r>
          </w:p>
        </w:tc>
      </w:tr>
      <w:tr w:rsidR="001E30B5" w14:paraId="52457CA3"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3C77C0E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3</w:t>
            </w:r>
          </w:p>
        </w:tc>
        <w:tc>
          <w:tcPr>
            <w:tcW w:w="1247" w:type="dxa"/>
            <w:vAlign w:val="center"/>
            <w:tcBorders>
              <w:top w:val="nil" w:sz="0" w:space="0" w:color="000000"/>
              <w:left w:val="nil" w:sz="0" w:space="0" w:color="000000"/>
              <w:bottom w:val="nil" w:sz="0" w:space="0" w:color="000000"/>
              <w:right w:val="nil" w:sz="0" w:space="0" w:color="000000"/>
            </w:tcBorders>
          </w:tcPr>
          <w:p w14:paraId="59314B9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健康</w:t>
            </w:r>
          </w:p>
        </w:tc>
        <w:tc>
          <w:tcPr>
            <w:tcW w:w="1134" w:type="dxa"/>
            <w:vAlign w:val="center"/>
            <w:tcBorders>
              <w:top w:val="nil" w:sz="0" w:space="0" w:color="000000"/>
              <w:left w:val="nil" w:sz="0" w:space="0" w:color="000000"/>
              <w:bottom w:val="nil" w:sz="0" w:space="0" w:color="000000"/>
              <w:right w:val="nil" w:sz="0" w:space="0" w:color="000000"/>
            </w:tcBorders>
          </w:tcPr>
          <w:p w14:paraId="532CE31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0.0344</w:t>
            </w:r>
          </w:p>
        </w:tc>
        <w:tc>
          <w:tcPr>
            <w:tcW w:w="1247" w:type="dxa"/>
            <w:vAlign w:val="center"/>
            <w:tcBorders>
              <w:top w:val="nil" w:sz="0" w:space="0" w:color="000000"/>
              <w:left w:val="nil" w:sz="0" w:space="0" w:color="000000"/>
              <w:bottom w:val="nil" w:sz="0" w:space="0" w:color="000000"/>
              <w:right w:val="nil" w:sz="0" w:space="0" w:color="000000"/>
            </w:tcBorders>
          </w:tcPr>
          <w:p w14:paraId="7C1125B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辅助</w:t>
            </w:r>
          </w:p>
        </w:tc>
        <w:tc>
          <w:tcPr>
            <w:tcW w:w="1134" w:type="dxa"/>
            <w:vAlign w:val="center"/>
            <w:tcBorders>
              <w:top w:val="nil" w:sz="0" w:space="0" w:color="000000"/>
              <w:left w:val="nil" w:sz="0" w:space="0" w:color="000000"/>
              <w:bottom w:val="nil" w:sz="0" w:space="0" w:color="000000"/>
              <w:right w:val="nil" w:sz="0" w:space="0" w:color="000000"/>
            </w:tcBorders>
          </w:tcPr>
          <w:p w14:paraId="38E11CC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0.0325</w:t>
            </w:r>
          </w:p>
        </w:tc>
        <w:tc>
          <w:tcPr>
            <w:tcW w:w="1247" w:type="dxa"/>
            <w:vAlign w:val="center"/>
            <w:tcBorders>
              <w:top w:val="nil" w:sz="0" w:space="0" w:color="000000"/>
              <w:left w:val="nil" w:sz="0" w:space="0" w:color="000000"/>
              <w:bottom w:val="nil" w:sz="0" w:space="0" w:color="000000"/>
              <w:right w:val="nil" w:sz="0" w:space="0" w:color="000000"/>
            </w:tcBorders>
          </w:tcPr>
          <w:p w14:paraId="2F19A76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医院</w:t>
            </w:r>
          </w:p>
        </w:tc>
        <w:tc>
          <w:tcPr>
            <w:tcW w:w="1134" w:type="dxa"/>
            <w:vAlign w:val="center"/>
            <w:tcBorders>
              <w:top w:val="nil" w:sz="0" w:space="0" w:color="000000"/>
              <w:left w:val="nil" w:sz="0" w:space="0" w:color="000000"/>
              <w:bottom w:val="nil" w:sz="0" w:space="0" w:color="000000"/>
              <w:right w:val="nil" w:sz="0" w:space="0" w:color="000000"/>
            </w:tcBorders>
          </w:tcPr>
          <w:p w14:paraId="0638F617"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0.0239</w:t>
            </w:r>
          </w:p>
        </w:tc>
      </w:tr>
      <w:tr w:rsidR="001E30B5" w14:paraId="503538CA"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4ECB6077"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lastRenderedPageBreak/>
              <w:t>4</w:t>
            </w:r>
          </w:p>
        </w:tc>
        <w:tc>
          <w:tcPr>
            <w:tcW w:w="1247" w:type="dxa"/>
            <w:vAlign w:val="center"/>
            <w:tcBorders>
              <w:top w:val="nil" w:sz="0" w:space="0" w:color="000000"/>
              <w:left w:val="nil" w:sz="0" w:space="0" w:color="000000"/>
              <w:bottom w:val="nil" w:sz="0" w:space="0" w:color="000000"/>
              <w:right w:val="nil" w:sz="0" w:space="0" w:color="000000"/>
            </w:tcBorders>
          </w:tcPr>
          <w:p w14:paraId="6B409A9B"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医生</w:t>
            </w:r>
          </w:p>
        </w:tc>
        <w:tc>
          <w:tcPr>
            <w:tcW w:w="1134" w:type="dxa"/>
            <w:vAlign w:val="center"/>
            <w:tcBorders>
              <w:top w:val="nil" w:sz="0" w:space="0" w:color="000000"/>
              <w:left w:val="nil" w:sz="0" w:space="0" w:color="000000"/>
              <w:bottom w:val="nil" w:sz="0" w:space="0" w:color="000000"/>
              <w:right w:val="nil" w:sz="0" w:space="0" w:color="000000"/>
            </w:tcBorders>
          </w:tcPr>
          <w:p w14:paraId="2878234C"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0.0264</w:t>
            </w:r>
          </w:p>
        </w:tc>
        <w:tc>
          <w:tcPr>
            <w:tcW w:w="1247" w:type="dxa"/>
            <w:vAlign w:val="center"/>
            <w:tcBorders>
              <w:top w:val="nil" w:sz="0" w:space="0" w:color="000000"/>
              <w:left w:val="nil" w:sz="0" w:space="0" w:color="000000"/>
              <w:bottom w:val="nil" w:sz="0" w:space="0" w:color="000000"/>
              <w:right w:val="nil" w:sz="0" w:space="0" w:color="000000"/>
            </w:tcBorders>
          </w:tcPr>
          <w:p w14:paraId="23EEDF2C"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不能</w:t>
            </w:r>
          </w:p>
        </w:tc>
        <w:tc>
          <w:tcPr>
            <w:tcW w:w="1134" w:type="dxa"/>
            <w:vAlign w:val="center"/>
            <w:tcBorders>
              <w:top w:val="nil" w:sz="0" w:space="0" w:color="000000"/>
              <w:left w:val="nil" w:sz="0" w:space="0" w:color="000000"/>
              <w:bottom w:val="nil" w:sz="0" w:space="0" w:color="000000"/>
              <w:right w:val="nil" w:sz="0" w:space="0" w:color="000000"/>
            </w:tcBorders>
          </w:tcPr>
          <w:p w14:paraId="1DF4562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0.0274</w:t>
            </w:r>
          </w:p>
        </w:tc>
        <w:tc>
          <w:tcPr>
            <w:tcW w:w="1247" w:type="dxa"/>
            <w:vAlign w:val="center"/>
            <w:tcBorders>
              <w:top w:val="nil" w:sz="0" w:space="0" w:color="000000"/>
              <w:left w:val="nil" w:sz="0" w:space="0" w:color="000000"/>
              <w:bottom w:val="nil" w:sz="0" w:space="0" w:color="000000"/>
              <w:right w:val="nil" w:sz="0" w:space="0" w:color="000000"/>
            </w:tcBorders>
          </w:tcPr>
          <w:p w14:paraId="419AE93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不会</w:t>
            </w:r>
          </w:p>
        </w:tc>
        <w:tc>
          <w:tcPr>
            <w:tcW w:w="1134" w:type="dxa"/>
            <w:vAlign w:val="center"/>
            <w:tcBorders>
              <w:top w:val="nil" w:sz="0" w:space="0" w:color="000000"/>
              <w:left w:val="nil" w:sz="0" w:space="0" w:color="000000"/>
              <w:bottom w:val="nil" w:sz="0" w:space="0" w:color="000000"/>
              <w:right w:val="nil" w:sz="0" w:space="0" w:color="000000"/>
            </w:tcBorders>
          </w:tcPr>
          <w:p w14:paraId="6EF1E04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0.0224</w:t>
            </w:r>
          </w:p>
        </w:tc>
      </w:tr>
      <w:tr w:rsidR="001E30B5" w14:paraId="71978886"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24D07E1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5</w:t>
            </w:r>
          </w:p>
        </w:tc>
        <w:tc>
          <w:tcPr>
            <w:tcW w:w="1247" w:type="dxa"/>
            <w:vAlign w:val="center"/>
            <w:tcBorders>
              <w:top w:val="nil" w:sz="0" w:space="0" w:color="000000"/>
              <w:left w:val="nil" w:sz="0" w:space="0" w:color="000000"/>
              <w:bottom w:val="nil" w:sz="0" w:space="0" w:color="000000"/>
              <w:right w:val="nil" w:sz="0" w:space="0" w:color="000000"/>
            </w:tcBorders>
          </w:tcPr>
          <w:p w14:paraId="6D830B7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贴心</w:t>
            </w:r>
          </w:p>
        </w:tc>
        <w:tc>
          <w:tcPr>
            <w:tcW w:w="1134" w:type="dxa"/>
            <w:vAlign w:val="center"/>
            <w:tcBorders>
              <w:top w:val="nil" w:sz="0" w:space="0" w:color="000000"/>
              <w:left w:val="nil" w:sz="0" w:space="0" w:color="000000"/>
              <w:bottom w:val="nil" w:sz="0" w:space="0" w:color="000000"/>
              <w:right w:val="nil" w:sz="0" w:space="0" w:color="000000"/>
            </w:tcBorders>
          </w:tcPr>
          <w:p w14:paraId="575C4B9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0.0233</w:t>
            </w:r>
          </w:p>
        </w:tc>
        <w:tc>
          <w:tcPr>
            <w:tcW w:w="1247" w:type="dxa"/>
            <w:vAlign w:val="center"/>
            <w:tcBorders>
              <w:top w:val="nil" w:sz="0" w:space="0" w:color="000000"/>
              <w:left w:val="nil" w:sz="0" w:space="0" w:color="000000"/>
              <w:bottom w:val="nil" w:sz="0" w:space="0" w:color="000000"/>
              <w:right w:val="nil" w:sz="0" w:space="0" w:color="000000"/>
            </w:tcBorders>
          </w:tcPr>
          <w:p w14:paraId="0ACBEA7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替代</w:t>
            </w:r>
          </w:p>
        </w:tc>
        <w:tc>
          <w:tcPr>
            <w:tcW w:w="1134" w:type="dxa"/>
            <w:vAlign w:val="center"/>
            <w:tcBorders>
              <w:top w:val="nil" w:sz="0" w:space="0" w:color="000000"/>
              <w:left w:val="nil" w:sz="0" w:space="0" w:color="000000"/>
              <w:bottom w:val="nil" w:sz="0" w:space="0" w:color="000000"/>
              <w:right w:val="nil" w:sz="0" w:space="0" w:color="000000"/>
            </w:tcBorders>
          </w:tcPr>
          <w:p w14:paraId="4BEDD90D"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0.0260</w:t>
            </w:r>
          </w:p>
        </w:tc>
        <w:tc>
          <w:tcPr>
            <w:tcW w:w="1247" w:type="dxa"/>
            <w:vAlign w:val="center"/>
            <w:tcBorders>
              <w:top w:val="nil" w:sz="0" w:space="0" w:color="000000"/>
              <w:left w:val="nil" w:sz="0" w:space="0" w:color="000000"/>
              <w:bottom w:val="nil" w:sz="0" w:space="0" w:color="000000"/>
              <w:right w:val="nil" w:sz="0" w:space="0" w:color="000000"/>
            </w:tcBorders>
          </w:tcPr>
          <w:p w14:paraId="7EACA60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不能</w:t>
            </w:r>
          </w:p>
        </w:tc>
        <w:tc>
          <w:tcPr>
            <w:tcW w:w="1134" w:type="dxa"/>
            <w:vAlign w:val="center"/>
            <w:tcBorders>
              <w:top w:val="nil" w:sz="0" w:space="0" w:color="000000"/>
              <w:left w:val="nil" w:sz="0" w:space="0" w:color="000000"/>
              <w:bottom w:val="nil" w:sz="0" w:space="0" w:color="000000"/>
              <w:right w:val="nil" w:sz="0" w:space="0" w:color="000000"/>
            </w:tcBorders>
          </w:tcPr>
          <w:p w14:paraId="406B5B3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0.0210</w:t>
            </w:r>
          </w:p>
        </w:tc>
      </w:tr>
      <w:tr w:rsidR="001E30B5" w14:paraId="6339672C"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5D5D6F5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6</w:t>
            </w:r>
          </w:p>
        </w:tc>
        <w:tc>
          <w:tcPr>
            <w:tcW w:w="1247" w:type="dxa"/>
            <w:vAlign w:val="center"/>
            <w:tcBorders>
              <w:top w:val="nil" w:sz="0" w:space="0" w:color="000000"/>
              <w:left w:val="nil" w:sz="0" w:space="0" w:color="000000"/>
              <w:bottom w:val="nil" w:sz="0" w:space="0" w:color="000000"/>
              <w:right w:val="nil" w:sz="0" w:space="0" w:color="000000"/>
            </w:tcBorders>
          </w:tcPr>
          <w:p w14:paraId="6484735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买药</w:t>
            </w:r>
          </w:p>
        </w:tc>
        <w:tc>
          <w:tcPr>
            <w:tcW w:w="1134" w:type="dxa"/>
            <w:vAlign w:val="center"/>
            <w:tcBorders>
              <w:top w:val="nil" w:sz="0" w:space="0" w:color="000000"/>
              <w:left w:val="nil" w:sz="0" w:space="0" w:color="000000"/>
              <w:bottom w:val="nil" w:sz="0" w:space="0" w:color="000000"/>
              <w:right w:val="nil" w:sz="0" w:space="0" w:color="000000"/>
            </w:tcBorders>
          </w:tcPr>
          <w:p w14:paraId="484955D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0.0218</w:t>
            </w:r>
          </w:p>
        </w:tc>
        <w:tc>
          <w:tcPr>
            <w:tcW w:w="1247" w:type="dxa"/>
            <w:vAlign w:val="center"/>
            <w:tcBorders>
              <w:top w:val="nil" w:sz="0" w:space="0" w:color="000000"/>
              <w:left w:val="nil" w:sz="0" w:space="0" w:color="000000"/>
              <w:bottom w:val="nil" w:sz="0" w:space="0" w:color="000000"/>
              <w:right w:val="nil" w:sz="0" w:space="0" w:color="000000"/>
            </w:tcBorders>
          </w:tcPr>
          <w:p w14:paraId="406F5B1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取代</w:t>
            </w:r>
          </w:p>
        </w:tc>
        <w:tc>
          <w:tcPr>
            <w:tcW w:w="1134" w:type="dxa"/>
            <w:vAlign w:val="center"/>
            <w:tcBorders>
              <w:top w:val="nil" w:sz="0" w:space="0" w:color="000000"/>
              <w:left w:val="nil" w:sz="0" w:space="0" w:color="000000"/>
              <w:bottom w:val="nil" w:sz="0" w:space="0" w:color="000000"/>
              <w:right w:val="nil" w:sz="0" w:space="0" w:color="000000"/>
            </w:tcBorders>
          </w:tcPr>
          <w:p w14:paraId="0B068BD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0.0242</w:t>
            </w:r>
          </w:p>
        </w:tc>
        <w:tc>
          <w:tcPr>
            <w:tcW w:w="1247" w:type="dxa"/>
            <w:vAlign w:val="center"/>
            <w:tcBorders>
              <w:top w:val="nil" w:sz="0" w:space="0" w:color="000000"/>
              <w:left w:val="nil" w:sz="0" w:space="0" w:color="000000"/>
              <w:bottom w:val="nil" w:sz="0" w:space="0" w:color="000000"/>
              <w:right w:val="nil" w:sz="0" w:space="0" w:color="000000"/>
            </w:tcBorders>
          </w:tcPr>
          <w:p w14:paraId="152EEAE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取代</w:t>
            </w:r>
          </w:p>
        </w:tc>
        <w:tc>
          <w:tcPr>
            <w:tcW w:w="1134" w:type="dxa"/>
            <w:vAlign w:val="center"/>
            <w:tcBorders>
              <w:top w:val="nil" w:sz="0" w:space="0" w:color="000000"/>
              <w:left w:val="nil" w:sz="0" w:space="0" w:color="000000"/>
              <w:bottom w:val="nil" w:sz="0" w:space="0" w:color="000000"/>
              <w:right w:val="nil" w:sz="0" w:space="0" w:color="000000"/>
            </w:tcBorders>
          </w:tcPr>
          <w:p w14:paraId="43F6842C"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0.0200</w:t>
            </w:r>
          </w:p>
        </w:tc>
      </w:tr>
      <w:tr w:rsidR="001E30B5" w14:paraId="7A32AD38"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2C37DEFF"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7</w:t>
            </w:r>
          </w:p>
        </w:tc>
        <w:tc>
          <w:tcPr>
            <w:tcW w:w="1247" w:type="dxa"/>
            <w:vAlign w:val="center"/>
            <w:tcBorders>
              <w:top w:val="nil" w:sz="0" w:space="0" w:color="000000"/>
              <w:left w:val="nil" w:sz="0" w:space="0" w:color="000000"/>
              <w:bottom w:val="nil" w:sz="0" w:space="0" w:color="000000"/>
              <w:right w:val="nil" w:sz="0" w:space="0" w:color="000000"/>
            </w:tcBorders>
          </w:tcPr>
          <w:p w14:paraId="7672B89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实用</w:t>
            </w:r>
          </w:p>
        </w:tc>
        <w:tc>
          <w:tcPr>
            <w:tcW w:w="1134" w:type="dxa"/>
            <w:vAlign w:val="center"/>
            <w:tcBorders>
              <w:top w:val="nil" w:sz="0" w:space="0" w:color="000000"/>
              <w:left w:val="nil" w:sz="0" w:space="0" w:color="000000"/>
              <w:bottom w:val="nil" w:sz="0" w:space="0" w:color="000000"/>
              <w:right w:val="nil" w:sz="0" w:space="0" w:color="000000"/>
            </w:tcBorders>
          </w:tcPr>
          <w:p w14:paraId="2A1FB45F"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0.0202</w:t>
            </w:r>
          </w:p>
        </w:tc>
        <w:tc>
          <w:tcPr>
            <w:tcW w:w="1247" w:type="dxa"/>
            <w:vAlign w:val="center"/>
            <w:tcBorders>
              <w:top w:val="nil" w:sz="0" w:space="0" w:color="000000"/>
              <w:left w:val="nil" w:sz="0" w:space="0" w:color="000000"/>
              <w:bottom w:val="nil" w:sz="0" w:space="0" w:color="000000"/>
              <w:right w:val="nil" w:sz="0" w:space="0" w:color="000000"/>
            </w:tcBorders>
          </w:tcPr>
          <w:p w14:paraId="1D5779C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医院</w:t>
            </w:r>
          </w:p>
        </w:tc>
        <w:tc>
          <w:tcPr>
            <w:tcW w:w="1134" w:type="dxa"/>
            <w:vAlign w:val="center"/>
            <w:tcBorders>
              <w:top w:val="nil" w:sz="0" w:space="0" w:color="000000"/>
              <w:left w:val="nil" w:sz="0" w:space="0" w:color="000000"/>
              <w:bottom w:val="nil" w:sz="0" w:space="0" w:color="000000"/>
              <w:right w:val="nil" w:sz="0" w:space="0" w:color="000000"/>
            </w:tcBorders>
          </w:tcPr>
          <w:p w14:paraId="3FE6A167"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0.0207</w:t>
            </w:r>
          </w:p>
        </w:tc>
        <w:tc>
          <w:tcPr>
            <w:tcW w:w="1247" w:type="dxa"/>
            <w:vAlign w:val="center"/>
            <w:tcBorders>
              <w:top w:val="nil" w:sz="0" w:space="0" w:color="000000"/>
              <w:left w:val="nil" w:sz="0" w:space="0" w:color="000000"/>
              <w:bottom w:val="nil" w:sz="0" w:space="0" w:color="000000"/>
              <w:right w:val="nil" w:sz="0" w:space="0" w:color="000000"/>
            </w:tcBorders>
          </w:tcPr>
          <w:p w14:paraId="0DCAC06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看病</w:t>
            </w:r>
          </w:p>
        </w:tc>
        <w:tc>
          <w:tcPr>
            <w:tcW w:w="1134" w:type="dxa"/>
            <w:vAlign w:val="center"/>
            <w:tcBorders>
              <w:top w:val="nil" w:sz="0" w:space="0" w:color="000000"/>
              <w:left w:val="nil" w:sz="0" w:space="0" w:color="000000"/>
              <w:bottom w:val="nil" w:sz="0" w:space="0" w:color="000000"/>
              <w:right w:val="nil" w:sz="0" w:space="0" w:color="000000"/>
            </w:tcBorders>
          </w:tcPr>
          <w:p w14:paraId="36446DBD"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0.0198</w:t>
            </w:r>
          </w:p>
        </w:tc>
      </w:tr>
      <w:tr w:rsidR="001E30B5" w14:paraId="6BFFF3F0"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052C3B1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8</w:t>
            </w:r>
          </w:p>
        </w:tc>
        <w:tc>
          <w:tcPr>
            <w:tcW w:w="1247" w:type="dxa"/>
            <w:vAlign w:val="center"/>
            <w:tcBorders>
              <w:top w:val="nil" w:sz="0" w:space="0" w:color="000000"/>
              <w:left w:val="nil" w:sz="0" w:space="0" w:color="000000"/>
              <w:bottom w:val="nil" w:sz="0" w:space="0" w:color="000000"/>
              <w:right w:val="nil" w:sz="0" w:space="0" w:color="000000"/>
            </w:tcBorders>
          </w:tcPr>
          <w:p w14:paraId="0CE319F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不错</w:t>
            </w:r>
          </w:p>
        </w:tc>
        <w:tc>
          <w:tcPr>
            <w:tcW w:w="1134" w:type="dxa"/>
            <w:vAlign w:val="center"/>
            <w:tcBorders>
              <w:top w:val="nil" w:sz="0" w:space="0" w:color="000000"/>
              <w:left w:val="nil" w:sz="0" w:space="0" w:color="000000"/>
              <w:bottom w:val="nil" w:sz="0" w:space="0" w:color="000000"/>
              <w:right w:val="nil" w:sz="0" w:space="0" w:color="000000"/>
            </w:tcBorders>
          </w:tcPr>
          <w:p w14:paraId="7F67552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0.0193</w:t>
            </w:r>
          </w:p>
        </w:tc>
        <w:tc>
          <w:tcPr>
            <w:tcW w:w="1247" w:type="dxa"/>
            <w:vAlign w:val="center"/>
            <w:tcBorders>
              <w:top w:val="nil" w:sz="0" w:space="0" w:color="000000"/>
              <w:left w:val="nil" w:sz="0" w:space="0" w:color="000000"/>
              <w:bottom w:val="nil" w:sz="0" w:space="0" w:color="000000"/>
              <w:right w:val="nil" w:sz="0" w:space="0" w:color="000000"/>
            </w:tcBorders>
          </w:tcPr>
          <w:p w14:paraId="3A3A4C6D"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专业</w:t>
            </w:r>
          </w:p>
        </w:tc>
        <w:tc>
          <w:tcPr>
            <w:tcW w:w="1134" w:type="dxa"/>
            <w:vAlign w:val="center"/>
            <w:tcBorders>
              <w:top w:val="nil" w:sz="0" w:space="0" w:color="000000"/>
              <w:left w:val="nil" w:sz="0" w:space="0" w:color="000000"/>
              <w:bottom w:val="nil" w:sz="0" w:space="0" w:color="000000"/>
              <w:right w:val="nil" w:sz="0" w:space="0" w:color="000000"/>
            </w:tcBorders>
          </w:tcPr>
          <w:p w14:paraId="6992BF4C"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0.0201</w:t>
            </w:r>
          </w:p>
        </w:tc>
        <w:tc>
          <w:tcPr>
            <w:tcW w:w="1247" w:type="dxa"/>
            <w:vAlign w:val="center"/>
            <w:tcBorders>
              <w:top w:val="nil" w:sz="0" w:space="0" w:color="000000"/>
              <w:left w:val="nil" w:sz="0" w:space="0" w:color="000000"/>
              <w:bottom w:val="nil" w:sz="0" w:space="0" w:color="000000"/>
              <w:right w:val="nil" w:sz="0" w:space="0" w:color="000000"/>
            </w:tcBorders>
          </w:tcPr>
          <w:p w14:paraId="3DC1AE5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问题</w:t>
            </w:r>
          </w:p>
        </w:tc>
        <w:tc>
          <w:tcPr>
            <w:tcW w:w="1134" w:type="dxa"/>
            <w:vAlign w:val="center"/>
            <w:tcBorders>
              <w:top w:val="nil" w:sz="0" w:space="0" w:color="000000"/>
              <w:left w:val="nil" w:sz="0" w:space="0" w:color="000000"/>
              <w:bottom w:val="nil" w:sz="0" w:space="0" w:color="000000"/>
              <w:right w:val="nil" w:sz="0" w:space="0" w:color="000000"/>
            </w:tcBorders>
          </w:tcPr>
          <w:p w14:paraId="4A48F58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0.0162</w:t>
            </w:r>
          </w:p>
        </w:tc>
      </w:tr>
      <w:tr w:rsidR="001E30B5" w14:paraId="44D3554C"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553E2B5B"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9</w:t>
            </w:r>
          </w:p>
        </w:tc>
        <w:tc>
          <w:tcPr>
            <w:tcW w:w="1247" w:type="dxa"/>
            <w:vAlign w:val="center"/>
            <w:tcBorders>
              <w:top w:val="nil" w:sz="0" w:space="0" w:color="000000"/>
              <w:left w:val="nil" w:sz="0" w:space="0" w:color="000000"/>
              <w:bottom w:val="nil" w:sz="0" w:space="0" w:color="000000"/>
              <w:right w:val="nil" w:sz="0" w:space="0" w:color="000000"/>
            </w:tcBorders>
          </w:tcPr>
          <w:p w14:paraId="4D1234EC"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问诊</w:t>
            </w:r>
          </w:p>
        </w:tc>
        <w:tc>
          <w:tcPr>
            <w:tcW w:w="1134" w:type="dxa"/>
            <w:vAlign w:val="center"/>
            <w:tcBorders>
              <w:top w:val="nil" w:sz="0" w:space="0" w:color="000000"/>
              <w:left w:val="nil" w:sz="0" w:space="0" w:color="000000"/>
              <w:bottom w:val="nil" w:sz="0" w:space="0" w:color="000000"/>
              <w:right w:val="nil" w:sz="0" w:space="0" w:color="000000"/>
            </w:tcBorders>
          </w:tcPr>
          <w:p w14:paraId="4E852D0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0.0163</w:t>
            </w:r>
          </w:p>
        </w:tc>
        <w:tc>
          <w:tcPr>
            <w:tcW w:w="1247" w:type="dxa"/>
            <w:vAlign w:val="center"/>
            <w:tcBorders>
              <w:top w:val="nil" w:sz="0" w:space="0" w:color="000000"/>
              <w:left w:val="nil" w:sz="0" w:space="0" w:color="000000"/>
              <w:bottom w:val="nil" w:sz="0" w:space="0" w:color="000000"/>
              <w:right w:val="nil" w:sz="0" w:space="0" w:color="000000"/>
            </w:tcBorders>
          </w:tcPr>
          <w:p w14:paraId="661D69F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参考</w:t>
            </w:r>
          </w:p>
        </w:tc>
        <w:tc>
          <w:tcPr>
            <w:tcW w:w="1134" w:type="dxa"/>
            <w:vAlign w:val="center"/>
            <w:tcBorders>
              <w:top w:val="nil" w:sz="0" w:space="0" w:color="000000"/>
              <w:left w:val="nil" w:sz="0" w:space="0" w:color="000000"/>
              <w:bottom w:val="nil" w:sz="0" w:space="0" w:color="000000"/>
              <w:right w:val="nil" w:sz="0" w:space="0" w:color="000000"/>
            </w:tcBorders>
          </w:tcPr>
          <w:p w14:paraId="11761AD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0.0185</w:t>
            </w:r>
          </w:p>
        </w:tc>
        <w:tc>
          <w:tcPr>
            <w:tcW w:w="1247" w:type="dxa"/>
            <w:vAlign w:val="center"/>
            <w:tcBorders>
              <w:top w:val="nil" w:sz="0" w:space="0" w:color="000000"/>
              <w:left w:val="nil" w:sz="0" w:space="0" w:color="000000"/>
              <w:bottom w:val="nil" w:sz="0" w:space="0" w:color="000000"/>
              <w:right w:val="nil" w:sz="0" w:space="0" w:color="000000"/>
            </w:tcBorders>
          </w:tcPr>
          <w:p w14:paraId="7AEF9CB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相信</w:t>
            </w:r>
          </w:p>
        </w:tc>
        <w:tc>
          <w:tcPr>
            <w:tcW w:w="1134" w:type="dxa"/>
            <w:vAlign w:val="center"/>
            <w:tcBorders>
              <w:top w:val="nil" w:sz="0" w:space="0" w:color="000000"/>
              <w:left w:val="nil" w:sz="0" w:space="0" w:color="000000"/>
              <w:bottom w:val="nil" w:sz="0" w:space="0" w:color="000000"/>
              <w:right w:val="nil" w:sz="0" w:space="0" w:color="000000"/>
            </w:tcBorders>
          </w:tcPr>
          <w:p w14:paraId="555BFBAF"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0.0160</w:t>
            </w:r>
          </w:p>
        </w:tc>
      </w:tr>
      <w:tr w:rsidR="001E30B5" w14:paraId="27A930CA" w14:textId="77777777">
        <w:trPr>
          <w:cantSplit/>
          <w:jc w:val="center"/>
        </w:trPr>
        <w:tc>
          <w:tcPr>
            <w:tcW w:w="793" w:type="dxa"/>
            <w:vAlign w:val="center"/>
            <w:tcBorders>
              <w:top w:val="nil" w:sz="0" w:space="0" w:color="000000"/>
              <w:left w:val="nil" w:sz="0" w:space="0" w:color="000000"/>
              <w:bottom w:val="nil" w:sz="0" w:space="0" w:color="000000"/>
              <w:right w:val="nil" w:sz="0" w:space="0" w:color="000000"/>
            </w:tcBorders>
          </w:tcPr>
          <w:p w14:paraId="7A7C0D9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10</w:t>
            </w:r>
          </w:p>
        </w:tc>
        <w:tc>
          <w:tcPr>
            <w:tcW w:w="1247" w:type="dxa"/>
            <w:vAlign w:val="center"/>
            <w:tcBorders>
              <w:top w:val="nil" w:sz="0" w:space="0" w:color="000000"/>
              <w:left w:val="nil" w:sz="0" w:space="0" w:color="000000"/>
              <w:bottom w:val="nil" w:sz="0" w:space="0" w:color="000000"/>
              <w:right w:val="nil" w:sz="0" w:space="0" w:color="000000"/>
            </w:tcBorders>
          </w:tcPr>
          <w:p w14:paraId="0422308D"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医疗</w:t>
            </w:r>
          </w:p>
        </w:tc>
        <w:tc>
          <w:tcPr>
            <w:tcW w:w="1134" w:type="dxa"/>
            <w:vAlign w:val="center"/>
            <w:tcBorders>
              <w:top w:val="nil" w:sz="0" w:space="0" w:color="000000"/>
              <w:left w:val="nil" w:sz="0" w:space="0" w:color="000000"/>
              <w:bottom w:val="nil" w:sz="0" w:space="0" w:color="000000"/>
              <w:right w:val="nil" w:sz="0" w:space="0" w:color="000000"/>
            </w:tcBorders>
          </w:tcPr>
          <w:p w14:paraId="2EAD4AD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0.0155</w:t>
            </w:r>
          </w:p>
        </w:tc>
        <w:tc>
          <w:tcPr>
            <w:tcW w:w="1247" w:type="dxa"/>
            <w:vAlign w:val="center"/>
            <w:tcBorders>
              <w:top w:val="nil" w:sz="0" w:space="0" w:color="000000"/>
              <w:left w:val="nil" w:sz="0" w:space="0" w:color="000000"/>
              <w:bottom w:val="nil" w:sz="0" w:space="0" w:color="000000"/>
              <w:right w:val="nil" w:sz="0" w:space="0" w:color="000000"/>
            </w:tcBorders>
          </w:tcPr>
          <w:p w14:paraId="491D0E1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不了</w:t>
            </w:r>
          </w:p>
        </w:tc>
        <w:tc>
          <w:tcPr>
            <w:tcW w:w="1134" w:type="dxa"/>
            <w:vAlign w:val="center"/>
            <w:tcBorders>
              <w:top w:val="nil" w:sz="0" w:space="0" w:color="000000"/>
              <w:left w:val="nil" w:sz="0" w:space="0" w:color="000000"/>
              <w:bottom w:val="nil" w:sz="0" w:space="0" w:color="000000"/>
              <w:right w:val="nil" w:sz="0" w:space="0" w:color="000000"/>
            </w:tcBorders>
          </w:tcPr>
          <w:p w14:paraId="7AB28F7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0.0182</w:t>
            </w:r>
          </w:p>
        </w:tc>
        <w:tc>
          <w:tcPr>
            <w:tcW w:w="1247" w:type="dxa"/>
            <w:vAlign w:val="center"/>
            <w:tcBorders>
              <w:top w:val="nil" w:sz="0" w:space="0" w:color="000000"/>
              <w:left w:val="nil" w:sz="0" w:space="0" w:color="000000"/>
              <w:bottom w:val="nil" w:sz="0" w:space="0" w:color="000000"/>
              <w:right w:val="nil" w:sz="0" w:space="0" w:color="000000"/>
            </w:tcBorders>
          </w:tcPr>
          <w:p w14:paraId="2F361BB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可能</w:t>
            </w:r>
          </w:p>
        </w:tc>
        <w:tc>
          <w:tcPr>
            <w:tcW w:w="1134" w:type="dxa"/>
            <w:vAlign w:val="center"/>
            <w:tcBorders>
              <w:top w:val="nil" w:sz="0" w:space="0" w:color="000000"/>
              <w:left w:val="nil" w:sz="0" w:space="0" w:color="000000"/>
              <w:bottom w:val="nil" w:sz="0" w:space="0" w:color="000000"/>
              <w:right w:val="nil" w:sz="0" w:space="0" w:color="000000"/>
            </w:tcBorders>
          </w:tcPr>
          <w:p w14:paraId="49D2663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0.0159</w:t>
            </w:r>
          </w:p>
        </w:tc>
      </w:tr>
    </w:tbl>
    <w:p w14:paraId="20C18E2D" w14:textId="77777777" w:rsidR="001E30B5" w:rsidRDefault="00000000">
      <w:pPr>
        <w:keepNext/>
        <w:keepLines/>
        <w:spacing w:before="120" w:after="0" w:line="240" w:lineRule="auto"/>
        <w:ind w:firstLine="0" w:left="0" w:right="0"/>
        <w:jc w:val="center"/>
        <w:pageBreakBefore/>
      </w:pPr>
      <w:r>
        <w:drawing>
          <wp:inline xmlns:a="http://schemas.openxmlformats.org/drawingml/2006/main" xmlns:pic="http://schemas.openxmlformats.org/drawingml/2006/picture">
            <wp:extent cx="5580000" cy="3843118"/>
            <wp:docPr id="3" name="Picture 3"/>
            <wp:cNvGraphicFramePr>
              <a:graphicFrameLocks noChangeAspect="1"/>
            </wp:cNvGraphicFramePr>
            <a:graphic>
              <a:graphicData uri="http://schemas.openxmlformats.org/drawingml/2006/picture">
                <pic:pic>
                  <pic:nvPicPr>
                    <pic:cNvPr id="0" name="图3_三组TFIDF.png"/>
                    <pic:cNvPicPr/>
                  </pic:nvPicPr>
                  <pic:blipFill>
                    <a:blip r:embed="rId22"/>
                    <a:stretch>
                      <a:fillRect/>
                    </a:stretch>
                  </pic:blipFill>
                  <pic:spPr>
                    <a:xfrm>
                      <a:off x="0" y="0"/>
                      <a:ext cx="5580000" cy="3843118"/>
                    </a:xfrm>
                    <a:prstGeom prst="rect"/>
                  </pic:spPr>
                </pic:pic>
              </a:graphicData>
            </a:graphic>
          </wp:inline>
        </w:drawing>
      </w:r>
    </w:p>
    <w:p w14:paraId="3C781131" w14:textId="77777777" w:rsidR="001E30B5" w:rsidRDefault="00000000">
      <w:pPr>
        <w:keepNext/>
        <w:keepLines/>
        <w:spacing w:before="80" w:after="0" w:line="240" w:lineRule="auto"/>
        <w:ind w:firstLine="0" w:left="0" w:right="0"/>
        <w:jc w:val="center"/>
      </w:pPr>
      <w:r>
        <w:rPr>
          <w:rFonts w:ascii="Times New Roman" w:hAnsi="Times New Roman" w:eastAsia="黑体" w:cs="Times New Roman"/>
          <w:b w:val="0"/>
          <w:sz w:val="18"/>
          <w:szCs w:val="18"/>
        </w:rPr>
        <w:t>图3　三组平均TF-IDF Top 10</w:t>
      </w:r>
    </w:p>
    <w:p w14:paraId="65384B28" w14:textId="77777777" w:rsidR="00C27996" w:rsidRDefault="00000000">
      <w:pPr>
        <w:spacing w:after="160" w:before="0" w:line="240" w:lineRule="auto"/>
        <w:ind w:firstLine="0" w:left="0" w:right="0"/>
        <w:jc w:val="center"/>
        <w:keepLines/>
      </w:pPr>
      <w:r>
        <w:rPr>
          <w:rFonts w:ascii="Times New Roman" w:hAnsi="Times New Roman" w:eastAsia="Times New Roman" w:cs="Times New Roman"/>
          <w:b w:val="0"/>
          <w:sz w:val="18"/>
          <w:szCs w:val="18"/>
        </w:rPr>
        <w:t>Fig. 3　Top 10 average TF-IDF terms in three attitude groups</w:t>
      </w:r>
    </w:p>
    <w:p w14:paraId="3BA82CE0" w14:textId="77777777" w:rsidR="001E30B5" w:rsidRDefault="00000000">
      <w:pPr>
        <w:pStyle w:val="21"/>
        <w:spacing w:before="160" w:after="80" w:line="312" w:lineRule="auto"/>
        <w:ind w:firstLine="0" w:left="0" w:right="0"/>
        <w:jc w:val="left"/>
      </w:pPr>
      <w:r>
        <w:rPr>
          <w:rFonts w:ascii="Times New Roman" w:hAnsi="Times New Roman" w:eastAsia="黑体" w:cs="Times New Roman"/>
          <w:b/>
          <w:sz w:val="24"/>
          <w:szCs w:val="24"/>
        </w:rPr>
        <w:t>4.3　认知结构：词共现网络与认知词簇</w:t>
      </w:r>
    </w:p>
    <w:p w14:paraId="3DCE6411"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三组权重最高的边都是“AI—医生”。其后连接不同：积极组接健康、方便、买药、问诊；中立组接辅助、不能、替代、取代；消极组接医院、看病、问题、不会。同一条人机关系，在三组里分别落入便利、分工边界和不信任或正规就医。见表7、图4–图6。</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31E1C016" w14:textId="77777777" w:rsidR="00CF675D" w:rsidRDefault="00CF675D" w:rsidP="00900220">
      <w:pPr>
        <w:spacing w:line="240" w:lineRule="auto" w:before="0" w:after="0"/>
        <w:ind w:firstLine="0" w:left="0" w:right="0"/>
      </w:pPr>
      <w:r/>
    </w:p>
    <w:p w14:paraId="3C92D2A6" w14:textId="77777777" w:rsidR="001E30B5" w:rsidRPr="00CF675D" w:rsidRDefault="00000000" w:rsidP="00CF675D">
      <w:pPr>
        <w:keepNext/>
        <w:keepLines/>
        <w:spacing w:before="160" w:after="0" w:line="240" w:lineRule="auto"/>
        <w:ind w:firstLine="0" w:left="0" w:right="0"/>
        <w:jc w:val="center"/>
      </w:pPr>
      <w:r>
        <w:rPr>
          <w:rFonts w:ascii="Times New Roman" w:hAnsi="Times New Roman" w:eastAsia="黑体" w:cs="Times New Roman"/>
          <w:b w:val="0"/>
          <w:sz w:val="18"/>
          <w:szCs w:val="18"/>
        </w:rPr>
        <w:t>表7　三组最强共现边Top 8（评论内共现）</w:t>
      </w:r>
    </w:p>
    <w:p w14:paraId="67A80F28" w14:textId="77777777" w:rsidR="00C27996" w:rsidRDefault="00000000">
      <w:pPr>
        <w:keepNext/>
        <w:spacing w:after="80" w:before="0" w:line="240" w:lineRule="auto"/>
        <w:ind w:firstLine="0" w:left="0" w:right="0"/>
        <w:jc w:val="center"/>
        <w:keepLines/>
      </w:pPr>
      <w:r>
        <w:rPr>
          <w:rFonts w:ascii="Times New Roman" w:hAnsi="Times New Roman" w:eastAsia="Times New Roman" w:cs="Times New Roman"/>
          <w:b w:val="0"/>
          <w:sz w:val="18"/>
          <w:szCs w:val="18"/>
        </w:rPr>
        <w:t>Table 7　Top 8 strongest co-occurrence edges in three groups (within-comment co-occurrence)</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875"/>
        <w:gridCol w:w="1614"/>
        <w:gridCol w:w="1143"/>
        <w:gridCol w:w="1614"/>
        <w:gridCol w:w="1143"/>
        <w:gridCol w:w="1614"/>
        <w:gridCol w:w="1143"/>
      </w:tblGrid>
      <w:tr w:rsidR="001E30B5" w14:paraId="4B698BF9" w14:textId="77777777">
        <w:trPr>
          <w:cantSplit/>
          <w:tblHeader/>
          <w:jc w:val="center"/>
        </w:trPr>
        <w:tc>
          <w:tcPr>
            <w:tcW w:w="737" w:type="dxa"/>
            <w:vAlign w:val="center"/>
            <w:vMerge w:val="restart"/>
            <w:tcBorders>
              <w:top w:val="nil" w:sz="0" w:space="0" w:color="000000"/>
              <w:left w:val="nil" w:sz="0" w:space="0" w:color="000000"/>
              <w:bottom w:val="single" w:sz="6"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排名</w:t>
            </w:r>
          </w:p>
        </w:tc>
        <w:tc>
          <w:tcPr>
            <w:tcW w:w="2323" w:type="dxa"/>
            <w:gridSpan w:val="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积极看待</w:t>
            </w:r>
          </w:p>
          <w:p>
            <w:pPr>
              <w:spacing w:before="20" w:after="20" w:line="240" w:lineRule="auto"/>
              <w:ind w:left="0" w:firstLine="0"/>
              <w:jc w:val="center"/>
            </w:pPr>
            <w:r>
              <w:rPr>
                <w:rFonts w:ascii="Times New Roman" w:hAnsi="Times New Roman" w:eastAsia="宋体" w:cs="Times New Roman"/>
                <w:b/>
                <w:sz w:val="18"/>
                <w:szCs w:val="18"/>
              </w:rPr>
            </w:r>
          </w:p>
        </w:tc>
        <w:tc>
          <w:tcPr>
            <w:tcW w:w="2323" w:type="dxa"/>
            <w:gridSpan w:val="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中立看待</w:t>
            </w:r>
          </w:p>
          <w:p>
            <w:pPr>
              <w:spacing w:before="20" w:after="20" w:line="240" w:lineRule="auto"/>
              <w:ind w:left="0" w:firstLine="0"/>
              <w:jc w:val="center"/>
            </w:pPr>
            <w:r>
              <w:rPr>
                <w:rFonts w:ascii="Times New Roman" w:hAnsi="Times New Roman" w:eastAsia="宋体" w:cs="Times New Roman"/>
                <w:b/>
                <w:sz w:val="18"/>
                <w:szCs w:val="18"/>
              </w:rPr>
            </w:r>
          </w:p>
        </w:tc>
        <w:tc>
          <w:tcPr>
            <w:tcW w:w="2323" w:type="dxa"/>
            <w:gridSpan w:val="2"/>
            <w:vAlign w:val="center"/>
            <w:tcBorders>
              <w:top w:val="nil" w:sz="0" w:space="0" w:color="000000"/>
              <w:left w:val="nil" w:sz="0" w:space="0" w:color="000000"/>
              <w:bottom w:val="nil" w:sz="0" w:space="0" w:color="000000"/>
              <w:right w:val="nil" w:sz="0" w:space="0" w:color="000000"/>
            </w:tcBorders>
          </w:tcPr>
          <w:p>
            <w:pPr>
              <w:spacing w:before="20" w:after="20" w:line="240" w:lineRule="auto"/>
              <w:ind w:left="0" w:firstLine="0"/>
              <w:jc w:val="center"/>
            </w:pPr>
            <w:r>
              <w:rPr>
                <w:rFonts w:ascii="Times New Roman" w:hAnsi="Times New Roman" w:eastAsia="宋体" w:cs="Times New Roman"/>
                <w:b/>
                <w:sz w:val="18"/>
                <w:szCs w:val="18"/>
              </w:rPr>
              <w:t>消极看待</w:t>
            </w:r>
          </w:p>
          <w:p>
            <w:pPr>
              <w:spacing w:before="20" w:after="20" w:line="240" w:lineRule="auto"/>
              <w:ind w:left="0" w:firstLine="0"/>
              <w:jc w:val="center"/>
            </w:pPr>
            <w:r>
              <w:rPr>
                <w:rFonts w:ascii="Times New Roman" w:hAnsi="Times New Roman" w:eastAsia="宋体" w:cs="Times New Roman"/>
                <w:b/>
                <w:sz w:val="18"/>
                <w:szCs w:val="18"/>
              </w:rPr>
            </w:r>
          </w:p>
        </w:tc>
      </w:tr>
      <w:tr w:rsidR="001E30B5" w14:paraId="4B698BF9" w14:textId="77777777">
        <w:trPr>
          <w:cantSplit/>
          <w:tblHeader/>
          <w:jc w:val="center"/>
        </w:trPr>
        <w:tc>
          <w:tcPr>
            <w:tcW w:w="737" w:type="dxa"/>
            <w:tcBorders>
              <w:top w:val="single" w:sz="12" w:space="0" w:color="000000"/>
              <w:left w:val="nil"/>
              <w:bottom w:val="single" w:sz="6" w:space="0" w:color="000000"/>
              <w:right w:val="nil"/>
            </w:tcBorders>
            <w:vAlign w:val="center"/>
            <w:vMerge/>
          </w:tcPr>
          <w:p>
            <w:r>
              <w:t>排名</w:t>
            </w:r>
          </w:p>
        </w:tc>
        <w:tc>
          <w:tcPr>
            <w:tcW w:w="1360"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firstLine="0" w:left="0"/>
              <w:jc w:val="center"/>
            </w:pPr>
            <w:r>
              <w:rPr>
                <w:rFonts w:ascii="Times New Roman" w:hAnsi="Times New Roman" w:eastAsia="宋体" w:cs="Times New Roman"/>
                <w:b/>
                <w:sz w:val="18"/>
                <w:szCs w:val="18"/>
              </w:rPr>
              <w:t>边</w:t>
            </w:r>
          </w:p>
        </w:tc>
        <w:tc>
          <w:tcPr>
            <w:tcW w:w="963"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firstLine="0" w:left="0"/>
              <w:jc w:val="center"/>
            </w:pPr>
            <w:r>
              <w:rPr>
                <w:rFonts w:ascii="Times New Roman" w:hAnsi="Times New Roman" w:eastAsia="宋体" w:cs="Times New Roman"/>
                <w:b/>
                <w:sz w:val="18"/>
                <w:szCs w:val="18"/>
              </w:rPr>
              <w:t>次数</w:t>
            </w:r>
          </w:p>
        </w:tc>
        <w:tc>
          <w:tcPr>
            <w:tcW w:w="1360"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firstLine="0" w:left="0"/>
              <w:jc w:val="center"/>
            </w:pPr>
            <w:r>
              <w:rPr>
                <w:rFonts w:ascii="Times New Roman" w:hAnsi="Times New Roman" w:eastAsia="宋体" w:cs="Times New Roman"/>
                <w:b/>
                <w:sz w:val="18"/>
                <w:szCs w:val="18"/>
              </w:rPr>
              <w:t>边</w:t>
            </w:r>
          </w:p>
        </w:tc>
        <w:tc>
          <w:tcPr>
            <w:tcW w:w="963"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firstLine="0" w:left="0"/>
              <w:jc w:val="center"/>
            </w:pPr>
            <w:r>
              <w:rPr>
                <w:rFonts w:ascii="Times New Roman" w:hAnsi="Times New Roman" w:eastAsia="宋体" w:cs="Times New Roman"/>
                <w:b/>
                <w:sz w:val="18"/>
                <w:szCs w:val="18"/>
              </w:rPr>
              <w:t>次数</w:t>
            </w:r>
          </w:p>
        </w:tc>
        <w:tc>
          <w:tcPr>
            <w:tcW w:w="1360"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firstLine="0" w:left="0"/>
              <w:jc w:val="center"/>
            </w:pPr>
            <w:r>
              <w:rPr>
                <w:rFonts w:ascii="Times New Roman" w:hAnsi="Times New Roman" w:eastAsia="宋体" w:cs="Times New Roman"/>
                <w:b/>
                <w:sz w:val="18"/>
                <w:szCs w:val="18"/>
              </w:rPr>
              <w:t>边</w:t>
            </w:r>
          </w:p>
        </w:tc>
        <w:tc>
          <w:tcPr>
            <w:tcW w:w="963" w:type="dxa"/>
            <w:vAlign w:val="center"/>
            <w:tcBorders>
              <w:top w:val="nil" w:sz="0" w:space="0" w:color="000000"/>
              <w:left w:val="nil" w:sz="0" w:space="0" w:color="000000"/>
              <w:bottom w:val="single" w:sz="6" w:space="0" w:color="000000"/>
              <w:right w:val="nil" w:sz="0" w:space="0" w:color="000000"/>
            </w:tcBorders>
          </w:tcPr>
          <w:p>
            <w:pPr>
              <w:spacing w:before="20" w:after="20" w:line="240" w:lineRule="auto"/>
              <w:ind w:firstLine="0" w:left="0"/>
              <w:jc w:val="center"/>
            </w:pPr>
            <w:r>
              <w:rPr>
                <w:rFonts w:ascii="Times New Roman" w:hAnsi="Times New Roman" w:eastAsia="宋体" w:cs="Times New Roman"/>
                <w:b/>
                <w:sz w:val="18"/>
                <w:szCs w:val="18"/>
              </w:rPr>
              <w:t>次数</w:t>
            </w:r>
          </w:p>
        </w:tc>
      </w:tr>
      <w:tr w:rsidR="001E30B5" w14:paraId="558FCACD" w14:textId="77777777">
        <w:trPr>
          <w:cantSplit/>
          <w:jc w:val="center"/>
        </w:trPr>
        <w:tc>
          <w:tcPr>
            <w:tcW w:w="737" w:type="dxa"/>
            <w:vAlign w:val="center"/>
            <w:tcBorders>
              <w:top w:val="nil" w:sz="0" w:space="0" w:color="000000"/>
              <w:left w:val="nil" w:sz="0" w:space="0" w:color="000000"/>
              <w:bottom w:val="nil" w:sz="0" w:space="0" w:color="000000"/>
              <w:right w:val="nil" w:sz="0" w:space="0" w:color="000000"/>
            </w:tcBorders>
          </w:tcPr>
          <w:p w14:paraId="2B2BBCA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w:t>
            </w:r>
          </w:p>
        </w:tc>
        <w:tc>
          <w:tcPr>
            <w:tcW w:w="1360" w:type="dxa"/>
            <w:vAlign w:val="center"/>
            <w:tcBorders>
              <w:top w:val="nil" w:sz="0" w:space="0" w:color="000000"/>
              <w:left w:val="nil" w:sz="0" w:space="0" w:color="000000"/>
              <w:bottom w:val="nil" w:sz="0" w:space="0" w:color="000000"/>
              <w:right w:val="nil" w:sz="0" w:space="0" w:color="000000"/>
            </w:tcBorders>
          </w:tcPr>
          <w:p w14:paraId="47F038E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医生</w:t>
            </w:r>
          </w:p>
        </w:tc>
        <w:tc>
          <w:tcPr>
            <w:tcW w:w="963" w:type="dxa"/>
            <w:vAlign w:val="center"/>
            <w:tcBorders>
              <w:top w:val="nil" w:sz="0" w:space="0" w:color="000000"/>
              <w:left w:val="nil" w:sz="0" w:space="0" w:color="000000"/>
              <w:bottom w:val="nil" w:sz="0" w:space="0" w:color="000000"/>
              <w:right w:val="nil" w:sz="0" w:space="0" w:color="000000"/>
            </w:tcBorders>
          </w:tcPr>
          <w:p w14:paraId="65C44D5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2,786</w:t>
            </w:r>
          </w:p>
        </w:tc>
        <w:tc>
          <w:tcPr>
            <w:tcW w:w="1360" w:type="dxa"/>
            <w:vAlign w:val="center"/>
            <w:tcBorders>
              <w:top w:val="nil" w:sz="0" w:space="0" w:color="000000"/>
              <w:left w:val="nil" w:sz="0" w:space="0" w:color="000000"/>
              <w:bottom w:val="nil" w:sz="0" w:space="0" w:color="000000"/>
              <w:right w:val="nil" w:sz="0" w:space="0" w:color="000000"/>
            </w:tcBorders>
          </w:tcPr>
          <w:p w14:paraId="36D7BE6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医生</w:t>
            </w:r>
          </w:p>
        </w:tc>
        <w:tc>
          <w:tcPr>
            <w:tcW w:w="963" w:type="dxa"/>
            <w:vAlign w:val="center"/>
            <w:tcBorders>
              <w:top w:val="nil" w:sz="0" w:space="0" w:color="000000"/>
              <w:left w:val="nil" w:sz="0" w:space="0" w:color="000000"/>
              <w:bottom w:val="nil" w:sz="0" w:space="0" w:color="000000"/>
              <w:right w:val="nil" w:sz="0" w:space="0" w:color="000000"/>
            </w:tcBorders>
          </w:tcPr>
          <w:p w14:paraId="0DB026F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2,791</w:t>
            </w:r>
          </w:p>
        </w:tc>
        <w:tc>
          <w:tcPr>
            <w:tcW w:w="1360" w:type="dxa"/>
            <w:vAlign w:val="center"/>
            <w:tcBorders>
              <w:top w:val="nil" w:sz="0" w:space="0" w:color="000000"/>
              <w:left w:val="nil" w:sz="0" w:space="0" w:color="000000"/>
              <w:bottom w:val="nil" w:sz="0" w:space="0" w:color="000000"/>
              <w:right w:val="nil" w:sz="0" w:space="0" w:color="000000"/>
            </w:tcBorders>
          </w:tcPr>
          <w:p w14:paraId="39D2EE3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医生</w:t>
            </w:r>
          </w:p>
        </w:tc>
        <w:tc>
          <w:tcPr>
            <w:tcW w:w="963" w:type="dxa"/>
            <w:vAlign w:val="center"/>
            <w:tcBorders>
              <w:top w:val="nil" w:sz="0" w:space="0" w:color="000000"/>
              <w:left w:val="nil" w:sz="0" w:space="0" w:color="000000"/>
              <w:bottom w:val="nil" w:sz="0" w:space="0" w:color="000000"/>
              <w:right w:val="nil" w:sz="0" w:space="0" w:color="000000"/>
            </w:tcBorders>
          </w:tcPr>
          <w:p w14:paraId="6C09F88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926</w:t>
            </w:r>
          </w:p>
        </w:tc>
      </w:tr>
      <w:tr w:rsidR="001E30B5" w14:paraId="65E4DA6A" w14:textId="77777777">
        <w:trPr>
          <w:cantSplit/>
          <w:jc w:val="center"/>
        </w:trPr>
        <w:tc>
          <w:tcPr>
            <w:tcW w:w="737" w:type="dxa"/>
            <w:vAlign w:val="center"/>
            <w:tcBorders>
              <w:top w:val="nil" w:sz="0" w:space="0" w:color="000000"/>
              <w:left w:val="nil" w:sz="0" w:space="0" w:color="000000"/>
              <w:bottom w:val="nil" w:sz="0" w:space="0" w:color="000000"/>
              <w:right w:val="nil" w:sz="0" w:space="0" w:color="000000"/>
            </w:tcBorders>
          </w:tcPr>
          <w:p w14:paraId="0863F537"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w:t>
            </w:r>
          </w:p>
        </w:tc>
        <w:tc>
          <w:tcPr>
            <w:tcW w:w="1360" w:type="dxa"/>
            <w:vAlign w:val="center"/>
            <w:tcBorders>
              <w:top w:val="nil" w:sz="0" w:space="0" w:color="000000"/>
              <w:left w:val="nil" w:sz="0" w:space="0" w:color="000000"/>
              <w:bottom w:val="nil" w:sz="0" w:space="0" w:color="000000"/>
              <w:right w:val="nil" w:sz="0" w:space="0" w:color="000000"/>
            </w:tcBorders>
          </w:tcPr>
          <w:p w14:paraId="7DC2F12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健康</w:t>
            </w:r>
          </w:p>
        </w:tc>
        <w:tc>
          <w:tcPr>
            <w:tcW w:w="963" w:type="dxa"/>
            <w:vAlign w:val="center"/>
            <w:tcBorders>
              <w:top w:val="nil" w:sz="0" w:space="0" w:color="000000"/>
              <w:left w:val="nil" w:sz="0" w:space="0" w:color="000000"/>
              <w:bottom w:val="nil" w:sz="0" w:space="0" w:color="000000"/>
              <w:right w:val="nil" w:sz="0" w:space="0" w:color="000000"/>
            </w:tcBorders>
          </w:tcPr>
          <w:p w14:paraId="3AAB666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1,838</w:t>
            </w:r>
          </w:p>
        </w:tc>
        <w:tc>
          <w:tcPr>
            <w:tcW w:w="1360" w:type="dxa"/>
            <w:vAlign w:val="center"/>
            <w:tcBorders>
              <w:top w:val="nil" w:sz="0" w:space="0" w:color="000000"/>
              <w:left w:val="nil" w:sz="0" w:space="0" w:color="000000"/>
              <w:bottom w:val="nil" w:sz="0" w:space="0" w:color="000000"/>
              <w:right w:val="nil" w:sz="0" w:space="0" w:color="000000"/>
            </w:tcBorders>
          </w:tcPr>
          <w:p w14:paraId="5C8343AB"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辅助</w:t>
            </w:r>
          </w:p>
        </w:tc>
        <w:tc>
          <w:tcPr>
            <w:tcW w:w="963" w:type="dxa"/>
            <w:vAlign w:val="center"/>
            <w:tcBorders>
              <w:top w:val="nil" w:sz="0" w:space="0" w:color="000000"/>
              <w:left w:val="nil" w:sz="0" w:space="0" w:color="000000"/>
              <w:bottom w:val="nil" w:sz="0" w:space="0" w:color="000000"/>
              <w:right w:val="nil" w:sz="0" w:space="0" w:color="000000"/>
            </w:tcBorders>
          </w:tcPr>
          <w:p w14:paraId="32C7EC4F"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842</w:t>
            </w:r>
          </w:p>
        </w:tc>
        <w:tc>
          <w:tcPr>
            <w:tcW w:w="1360" w:type="dxa"/>
            <w:vAlign w:val="center"/>
            <w:tcBorders>
              <w:top w:val="nil" w:sz="0" w:space="0" w:color="000000"/>
              <w:left w:val="nil" w:sz="0" w:space="0" w:color="000000"/>
              <w:bottom w:val="nil" w:sz="0" w:space="0" w:color="000000"/>
              <w:right w:val="nil" w:sz="0" w:space="0" w:color="000000"/>
            </w:tcBorders>
          </w:tcPr>
          <w:p w14:paraId="3AC16FD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医院</w:t>
            </w:r>
          </w:p>
        </w:tc>
        <w:tc>
          <w:tcPr>
            <w:tcW w:w="963" w:type="dxa"/>
            <w:vAlign w:val="center"/>
            <w:tcBorders>
              <w:top w:val="nil" w:sz="0" w:space="0" w:color="000000"/>
              <w:left w:val="nil" w:sz="0" w:space="0" w:color="000000"/>
              <w:bottom w:val="nil" w:sz="0" w:space="0" w:color="000000"/>
              <w:right w:val="nil" w:sz="0" w:space="0" w:color="000000"/>
            </w:tcBorders>
          </w:tcPr>
          <w:p w14:paraId="29EC361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270</w:t>
            </w:r>
          </w:p>
        </w:tc>
      </w:tr>
      <w:tr w:rsidR="001E30B5" w14:paraId="64C319B5" w14:textId="77777777">
        <w:trPr>
          <w:cantSplit/>
          <w:jc w:val="center"/>
        </w:trPr>
        <w:tc>
          <w:tcPr>
            <w:tcW w:w="737" w:type="dxa"/>
            <w:vAlign w:val="center"/>
            <w:tcBorders>
              <w:top w:val="nil" w:sz="0" w:space="0" w:color="000000"/>
              <w:left w:val="nil" w:sz="0" w:space="0" w:color="000000"/>
              <w:bottom w:val="nil" w:sz="0" w:space="0" w:color="000000"/>
              <w:right w:val="nil" w:sz="0" w:space="0" w:color="000000"/>
            </w:tcBorders>
          </w:tcPr>
          <w:p w14:paraId="179BF33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lastRenderedPageBreak/>
              <w:t>3</w:t>
            </w:r>
          </w:p>
        </w:tc>
        <w:tc>
          <w:tcPr>
            <w:tcW w:w="1360" w:type="dxa"/>
            <w:vAlign w:val="center"/>
            <w:tcBorders>
              <w:top w:val="nil" w:sz="0" w:space="0" w:color="000000"/>
              <w:left w:val="nil" w:sz="0" w:space="0" w:color="000000"/>
              <w:bottom w:val="nil" w:sz="0" w:space="0" w:color="000000"/>
              <w:right w:val="nil" w:sz="0" w:space="0" w:color="000000"/>
            </w:tcBorders>
          </w:tcPr>
          <w:p w14:paraId="54CE759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方便</w:t>
            </w:r>
          </w:p>
        </w:tc>
        <w:tc>
          <w:tcPr>
            <w:tcW w:w="963" w:type="dxa"/>
            <w:vAlign w:val="center"/>
            <w:tcBorders>
              <w:top w:val="nil" w:sz="0" w:space="0" w:color="000000"/>
              <w:left w:val="nil" w:sz="0" w:space="0" w:color="000000"/>
              <w:bottom w:val="nil" w:sz="0" w:space="0" w:color="000000"/>
              <w:right w:val="nil" w:sz="0" w:space="0" w:color="000000"/>
            </w:tcBorders>
          </w:tcPr>
          <w:p w14:paraId="0F8248A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1,646</w:t>
            </w:r>
          </w:p>
        </w:tc>
        <w:tc>
          <w:tcPr>
            <w:tcW w:w="1360" w:type="dxa"/>
            <w:vAlign w:val="center"/>
            <w:tcBorders>
              <w:top w:val="nil" w:sz="0" w:space="0" w:color="000000"/>
              <w:left w:val="nil" w:sz="0" w:space="0" w:color="000000"/>
              <w:bottom w:val="nil" w:sz="0" w:space="0" w:color="000000"/>
              <w:right w:val="nil" w:sz="0" w:space="0" w:color="000000"/>
            </w:tcBorders>
          </w:tcPr>
          <w:p w14:paraId="1429C885"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不能</w:t>
            </w:r>
          </w:p>
        </w:tc>
        <w:tc>
          <w:tcPr>
            <w:tcW w:w="963" w:type="dxa"/>
            <w:vAlign w:val="center"/>
            <w:tcBorders>
              <w:top w:val="nil" w:sz="0" w:space="0" w:color="000000"/>
              <w:left w:val="nil" w:sz="0" w:space="0" w:color="000000"/>
              <w:bottom w:val="nil" w:sz="0" w:space="0" w:color="000000"/>
              <w:right w:val="nil" w:sz="0" w:space="0" w:color="000000"/>
            </w:tcBorders>
          </w:tcPr>
          <w:p w14:paraId="21FE635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628</w:t>
            </w:r>
          </w:p>
        </w:tc>
        <w:tc>
          <w:tcPr>
            <w:tcW w:w="1360" w:type="dxa"/>
            <w:vAlign w:val="center"/>
            <w:tcBorders>
              <w:top w:val="nil" w:sz="0" w:space="0" w:color="000000"/>
              <w:left w:val="nil" w:sz="0" w:space="0" w:color="000000"/>
              <w:bottom w:val="nil" w:sz="0" w:space="0" w:color="000000"/>
              <w:right w:val="nil" w:sz="0" w:space="0" w:color="000000"/>
            </w:tcBorders>
          </w:tcPr>
          <w:p w14:paraId="3735F65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看病</w:t>
            </w:r>
          </w:p>
        </w:tc>
        <w:tc>
          <w:tcPr>
            <w:tcW w:w="963" w:type="dxa"/>
            <w:vAlign w:val="center"/>
            <w:tcBorders>
              <w:top w:val="nil" w:sz="0" w:space="0" w:color="000000"/>
              <w:left w:val="nil" w:sz="0" w:space="0" w:color="000000"/>
              <w:bottom w:val="nil" w:sz="0" w:space="0" w:color="000000"/>
              <w:right w:val="nil" w:sz="0" w:space="0" w:color="000000"/>
            </w:tcBorders>
          </w:tcPr>
          <w:p w14:paraId="2C3768F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239</w:t>
            </w:r>
          </w:p>
        </w:tc>
      </w:tr>
      <w:tr w:rsidR="001E30B5" w14:paraId="4A1AABFD" w14:textId="77777777">
        <w:trPr>
          <w:cantSplit/>
          <w:jc w:val="center"/>
        </w:trPr>
        <w:tc>
          <w:tcPr>
            <w:tcW w:w="737" w:type="dxa"/>
            <w:vAlign w:val="center"/>
            <w:tcBorders>
              <w:top w:val="nil" w:sz="0" w:space="0" w:color="000000"/>
              <w:left w:val="nil" w:sz="0" w:space="0" w:color="000000"/>
              <w:bottom w:val="nil" w:sz="0" w:space="0" w:color="000000"/>
              <w:right w:val="nil" w:sz="0" w:space="0" w:color="000000"/>
            </w:tcBorders>
          </w:tcPr>
          <w:p w14:paraId="2BBE1B4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4</w:t>
            </w:r>
          </w:p>
        </w:tc>
        <w:tc>
          <w:tcPr>
            <w:tcW w:w="1360" w:type="dxa"/>
            <w:vAlign w:val="center"/>
            <w:tcBorders>
              <w:top w:val="nil" w:sz="0" w:space="0" w:color="000000"/>
              <w:left w:val="nil" w:sz="0" w:space="0" w:color="000000"/>
              <w:bottom w:val="nil" w:sz="0" w:space="0" w:color="000000"/>
              <w:right w:val="nil" w:sz="0" w:space="0" w:color="000000"/>
            </w:tcBorders>
          </w:tcPr>
          <w:p w14:paraId="3728790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医疗</w:t>
            </w:r>
          </w:p>
        </w:tc>
        <w:tc>
          <w:tcPr>
            <w:tcW w:w="963" w:type="dxa"/>
            <w:vAlign w:val="center"/>
            <w:tcBorders>
              <w:top w:val="nil" w:sz="0" w:space="0" w:color="000000"/>
              <w:left w:val="nil" w:sz="0" w:space="0" w:color="000000"/>
              <w:bottom w:val="nil" w:sz="0" w:space="0" w:color="000000"/>
              <w:right w:val="nil" w:sz="0" w:space="0" w:color="000000"/>
            </w:tcBorders>
          </w:tcPr>
          <w:p w14:paraId="26B821B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1,434</w:t>
            </w:r>
          </w:p>
        </w:tc>
        <w:tc>
          <w:tcPr>
            <w:tcW w:w="1360" w:type="dxa"/>
            <w:vAlign w:val="center"/>
            <w:tcBorders>
              <w:top w:val="nil" w:sz="0" w:space="0" w:color="000000"/>
              <w:left w:val="nil" w:sz="0" w:space="0" w:color="000000"/>
              <w:bottom w:val="nil" w:sz="0" w:space="0" w:color="000000"/>
              <w:right w:val="nil" w:sz="0" w:space="0" w:color="000000"/>
            </w:tcBorders>
          </w:tcPr>
          <w:p w14:paraId="00F336D7"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医疗</w:t>
            </w:r>
          </w:p>
        </w:tc>
        <w:tc>
          <w:tcPr>
            <w:tcW w:w="963" w:type="dxa"/>
            <w:vAlign w:val="center"/>
            <w:tcBorders>
              <w:top w:val="nil" w:sz="0" w:space="0" w:color="000000"/>
              <w:left w:val="nil" w:sz="0" w:space="0" w:color="000000"/>
              <w:bottom w:val="nil" w:sz="0" w:space="0" w:color="000000"/>
              <w:right w:val="nil" w:sz="0" w:space="0" w:color="000000"/>
            </w:tcBorders>
          </w:tcPr>
          <w:p w14:paraId="0D8B8E2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606</w:t>
            </w:r>
          </w:p>
        </w:tc>
        <w:tc>
          <w:tcPr>
            <w:tcW w:w="1360" w:type="dxa"/>
            <w:vAlign w:val="center"/>
            <w:tcBorders>
              <w:top w:val="nil" w:sz="0" w:space="0" w:color="000000"/>
              <w:left w:val="nil" w:sz="0" w:space="0" w:color="000000"/>
              <w:bottom w:val="nil" w:sz="0" w:space="0" w:color="000000"/>
              <w:right w:val="nil" w:sz="0" w:space="0" w:color="000000"/>
            </w:tcBorders>
          </w:tcPr>
          <w:p w14:paraId="3DD942E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问题</w:t>
            </w:r>
          </w:p>
        </w:tc>
        <w:tc>
          <w:tcPr>
            <w:tcW w:w="963" w:type="dxa"/>
            <w:vAlign w:val="center"/>
            <w:tcBorders>
              <w:top w:val="nil" w:sz="0" w:space="0" w:color="000000"/>
              <w:left w:val="nil" w:sz="0" w:space="0" w:color="000000"/>
              <w:bottom w:val="nil" w:sz="0" w:space="0" w:color="000000"/>
              <w:right w:val="nil" w:sz="0" w:space="0" w:color="000000"/>
            </w:tcBorders>
          </w:tcPr>
          <w:p w14:paraId="52E8DAB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239</w:t>
            </w:r>
          </w:p>
        </w:tc>
      </w:tr>
      <w:tr w:rsidR="001E30B5" w14:paraId="67BEEE6D" w14:textId="77777777">
        <w:trPr>
          <w:cantSplit/>
          <w:jc w:val="center"/>
        </w:trPr>
        <w:tc>
          <w:tcPr>
            <w:tcW w:w="737" w:type="dxa"/>
            <w:vAlign w:val="center"/>
            <w:tcBorders>
              <w:top w:val="nil" w:sz="0" w:space="0" w:color="000000"/>
              <w:left w:val="nil" w:sz="0" w:space="0" w:color="000000"/>
              <w:bottom w:val="nil" w:sz="0" w:space="0" w:color="000000"/>
              <w:right w:val="nil" w:sz="0" w:space="0" w:color="000000"/>
            </w:tcBorders>
          </w:tcPr>
          <w:p w14:paraId="7C44F42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5</w:t>
            </w:r>
          </w:p>
        </w:tc>
        <w:tc>
          <w:tcPr>
            <w:tcW w:w="1360" w:type="dxa"/>
            <w:vAlign w:val="center"/>
            <w:tcBorders>
              <w:top w:val="nil" w:sz="0" w:space="0" w:color="000000"/>
              <w:left w:val="nil" w:sz="0" w:space="0" w:color="000000"/>
              <w:bottom w:val="nil" w:sz="0" w:space="0" w:color="000000"/>
              <w:right w:val="nil" w:sz="0" w:space="0" w:color="000000"/>
            </w:tcBorders>
          </w:tcPr>
          <w:p w14:paraId="7C56936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买药</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方便</w:t>
            </w:r>
          </w:p>
        </w:tc>
        <w:tc>
          <w:tcPr>
            <w:tcW w:w="963" w:type="dxa"/>
            <w:vAlign w:val="center"/>
            <w:tcBorders>
              <w:top w:val="nil" w:sz="0" w:space="0" w:color="000000"/>
              <w:left w:val="nil" w:sz="0" w:space="0" w:color="000000"/>
              <w:bottom w:val="nil" w:sz="0" w:space="0" w:color="000000"/>
              <w:right w:val="nil" w:sz="0" w:space="0" w:color="000000"/>
            </w:tcBorders>
          </w:tcPr>
          <w:p w14:paraId="20624C6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1,201</w:t>
            </w:r>
          </w:p>
        </w:tc>
        <w:tc>
          <w:tcPr>
            <w:tcW w:w="1360" w:type="dxa"/>
            <w:vAlign w:val="center"/>
            <w:tcBorders>
              <w:top w:val="nil" w:sz="0" w:space="0" w:color="000000"/>
              <w:left w:val="nil" w:sz="0" w:space="0" w:color="000000"/>
              <w:bottom w:val="nil" w:sz="0" w:space="0" w:color="000000"/>
              <w:right w:val="nil" w:sz="0" w:space="0" w:color="000000"/>
            </w:tcBorders>
          </w:tcPr>
          <w:p w14:paraId="761A1835"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替代</w:t>
            </w:r>
          </w:p>
        </w:tc>
        <w:tc>
          <w:tcPr>
            <w:tcW w:w="963" w:type="dxa"/>
            <w:vAlign w:val="center"/>
            <w:tcBorders>
              <w:top w:val="nil" w:sz="0" w:space="0" w:color="000000"/>
              <w:left w:val="nil" w:sz="0" w:space="0" w:color="000000"/>
              <w:bottom w:val="nil" w:sz="0" w:space="0" w:color="000000"/>
              <w:right w:val="nil" w:sz="0" w:space="0" w:color="000000"/>
            </w:tcBorders>
          </w:tcPr>
          <w:p w14:paraId="621F8EB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545</w:t>
            </w:r>
          </w:p>
        </w:tc>
        <w:tc>
          <w:tcPr>
            <w:tcW w:w="1360" w:type="dxa"/>
            <w:vAlign w:val="center"/>
            <w:tcBorders>
              <w:top w:val="nil" w:sz="0" w:space="0" w:color="000000"/>
              <w:left w:val="nil" w:sz="0" w:space="0" w:color="000000"/>
              <w:bottom w:val="nil" w:sz="0" w:space="0" w:color="000000"/>
              <w:right w:val="nil" w:sz="0" w:space="0" w:color="000000"/>
            </w:tcBorders>
          </w:tcPr>
          <w:p w14:paraId="6FB28D7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取代</w:t>
            </w:r>
          </w:p>
        </w:tc>
        <w:tc>
          <w:tcPr>
            <w:tcW w:w="963" w:type="dxa"/>
            <w:vAlign w:val="center"/>
            <w:tcBorders>
              <w:top w:val="nil" w:sz="0" w:space="0" w:color="000000"/>
              <w:left w:val="nil" w:sz="0" w:space="0" w:color="000000"/>
              <w:bottom w:val="nil" w:sz="0" w:space="0" w:color="000000"/>
              <w:right w:val="nil" w:sz="0" w:space="0" w:color="000000"/>
            </w:tcBorders>
          </w:tcPr>
          <w:p w14:paraId="2FEB0F8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211</w:t>
            </w:r>
          </w:p>
        </w:tc>
      </w:tr>
      <w:tr w:rsidR="001E30B5" w14:paraId="59165B89" w14:textId="77777777">
        <w:trPr>
          <w:cantSplit/>
          <w:jc w:val="center"/>
        </w:trPr>
        <w:tc>
          <w:tcPr>
            <w:tcW w:w="737" w:type="dxa"/>
            <w:vAlign w:val="center"/>
            <w:tcBorders>
              <w:top w:val="nil" w:sz="0" w:space="0" w:color="000000"/>
              <w:left w:val="nil" w:sz="0" w:space="0" w:color="000000"/>
              <w:bottom w:val="nil" w:sz="0" w:space="0" w:color="000000"/>
              <w:right w:val="nil" w:sz="0" w:space="0" w:color="000000"/>
            </w:tcBorders>
          </w:tcPr>
          <w:p w14:paraId="22CDC3A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6</w:t>
            </w:r>
          </w:p>
        </w:tc>
        <w:tc>
          <w:tcPr>
            <w:tcW w:w="1360" w:type="dxa"/>
            <w:vAlign w:val="center"/>
            <w:tcBorders>
              <w:top w:val="nil" w:sz="0" w:space="0" w:color="000000"/>
              <w:left w:val="nil" w:sz="0" w:space="0" w:color="000000"/>
              <w:bottom w:val="nil" w:sz="0" w:space="0" w:color="000000"/>
              <w:right w:val="nil" w:sz="0" w:space="0" w:color="000000"/>
            </w:tcBorders>
          </w:tcPr>
          <w:p w14:paraId="4AD6F73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看病</w:t>
            </w:r>
          </w:p>
        </w:tc>
        <w:tc>
          <w:tcPr>
            <w:tcW w:w="963" w:type="dxa"/>
            <w:vAlign w:val="center"/>
            <w:tcBorders>
              <w:top w:val="nil" w:sz="0" w:space="0" w:color="000000"/>
              <w:left w:val="nil" w:sz="0" w:space="0" w:color="000000"/>
              <w:bottom w:val="nil" w:sz="0" w:space="0" w:color="000000"/>
              <w:right w:val="nil" w:sz="0" w:space="0" w:color="000000"/>
            </w:tcBorders>
          </w:tcPr>
          <w:p w14:paraId="33D7D3C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856</w:t>
            </w:r>
          </w:p>
        </w:tc>
        <w:tc>
          <w:tcPr>
            <w:tcW w:w="1360" w:type="dxa"/>
            <w:vAlign w:val="center"/>
            <w:tcBorders>
              <w:top w:val="nil" w:sz="0" w:space="0" w:color="000000"/>
              <w:left w:val="nil" w:sz="0" w:space="0" w:color="000000"/>
              <w:bottom w:val="nil" w:sz="0" w:space="0" w:color="000000"/>
              <w:right w:val="nil" w:sz="0" w:space="0" w:color="000000"/>
            </w:tcBorders>
          </w:tcPr>
          <w:p w14:paraId="79E3388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取代</w:t>
            </w:r>
          </w:p>
        </w:tc>
        <w:tc>
          <w:tcPr>
            <w:tcW w:w="963" w:type="dxa"/>
            <w:vAlign w:val="center"/>
            <w:tcBorders>
              <w:top w:val="nil" w:sz="0" w:space="0" w:color="000000"/>
              <w:left w:val="nil" w:sz="0" w:space="0" w:color="000000"/>
              <w:bottom w:val="nil" w:sz="0" w:space="0" w:color="000000"/>
              <w:right w:val="nil" w:sz="0" w:space="0" w:color="000000"/>
            </w:tcBorders>
          </w:tcPr>
          <w:p w14:paraId="1CFB78D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445</w:t>
            </w:r>
          </w:p>
        </w:tc>
        <w:tc>
          <w:tcPr>
            <w:tcW w:w="1360" w:type="dxa"/>
            <w:vAlign w:val="center"/>
            <w:tcBorders>
              <w:top w:val="nil" w:sz="0" w:space="0" w:color="000000"/>
              <w:left w:val="nil" w:sz="0" w:space="0" w:color="000000"/>
              <w:bottom w:val="nil" w:sz="0" w:space="0" w:color="000000"/>
              <w:right w:val="nil" w:sz="0" w:space="0" w:color="000000"/>
            </w:tcBorders>
          </w:tcPr>
          <w:p w14:paraId="7657B12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不能</w:t>
            </w:r>
          </w:p>
        </w:tc>
        <w:tc>
          <w:tcPr>
            <w:tcW w:w="963" w:type="dxa"/>
            <w:vAlign w:val="center"/>
            <w:tcBorders>
              <w:top w:val="nil" w:sz="0" w:space="0" w:color="000000"/>
              <w:left w:val="nil" w:sz="0" w:space="0" w:color="000000"/>
              <w:bottom w:val="nil" w:sz="0" w:space="0" w:color="000000"/>
              <w:right w:val="nil" w:sz="0" w:space="0" w:color="000000"/>
            </w:tcBorders>
          </w:tcPr>
          <w:p w14:paraId="1D336E2C"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208</w:t>
            </w:r>
          </w:p>
        </w:tc>
      </w:tr>
      <w:tr w:rsidR="001E30B5" w14:paraId="69E0317B" w14:textId="77777777">
        <w:trPr>
          <w:cantSplit/>
          <w:jc w:val="center"/>
        </w:trPr>
        <w:tc>
          <w:tcPr>
            <w:tcW w:w="737" w:type="dxa"/>
            <w:vAlign w:val="center"/>
            <w:tcBorders>
              <w:top w:val="nil" w:sz="0" w:space="0" w:color="000000"/>
              <w:left w:val="nil" w:sz="0" w:space="0" w:color="000000"/>
              <w:bottom w:val="nil" w:sz="0" w:space="0" w:color="000000"/>
              <w:right w:val="nil" w:sz="0" w:space="0" w:color="000000"/>
            </w:tcBorders>
          </w:tcPr>
          <w:p w14:paraId="49C2708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7</w:t>
            </w:r>
          </w:p>
        </w:tc>
        <w:tc>
          <w:tcPr>
            <w:tcW w:w="1360" w:type="dxa"/>
            <w:vAlign w:val="center"/>
            <w:tcBorders>
              <w:top w:val="nil" w:sz="0" w:space="0" w:color="000000"/>
              <w:left w:val="nil" w:sz="0" w:space="0" w:color="000000"/>
              <w:bottom w:val="nil" w:sz="0" w:space="0" w:color="000000"/>
              <w:right w:val="nil" w:sz="0" w:space="0" w:color="000000"/>
            </w:tcBorders>
          </w:tcPr>
          <w:p w14:paraId="4364027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方便</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问诊</w:t>
            </w:r>
          </w:p>
        </w:tc>
        <w:tc>
          <w:tcPr>
            <w:tcW w:w="963" w:type="dxa"/>
            <w:vAlign w:val="center"/>
            <w:tcBorders>
              <w:top w:val="nil" w:sz="0" w:space="0" w:color="000000"/>
              <w:left w:val="nil" w:sz="0" w:space="0" w:color="000000"/>
              <w:bottom w:val="nil" w:sz="0" w:space="0" w:color="000000"/>
              <w:right w:val="nil" w:sz="0" w:space="0" w:color="000000"/>
            </w:tcBorders>
          </w:tcPr>
          <w:p w14:paraId="6EBFB977"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700</w:t>
            </w:r>
          </w:p>
        </w:tc>
        <w:tc>
          <w:tcPr>
            <w:tcW w:w="1360" w:type="dxa"/>
            <w:vAlign w:val="center"/>
            <w:tcBorders>
              <w:top w:val="nil" w:sz="0" w:space="0" w:color="000000"/>
              <w:left w:val="nil" w:sz="0" w:space="0" w:color="000000"/>
              <w:bottom w:val="nil" w:sz="0" w:space="0" w:color="000000"/>
              <w:right w:val="nil" w:sz="0" w:space="0" w:color="000000"/>
            </w:tcBorders>
          </w:tcPr>
          <w:p w14:paraId="4C3AFE7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医生</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辅助</w:t>
            </w:r>
          </w:p>
        </w:tc>
        <w:tc>
          <w:tcPr>
            <w:tcW w:w="963" w:type="dxa"/>
            <w:vAlign w:val="center"/>
            <w:tcBorders>
              <w:top w:val="nil" w:sz="0" w:space="0" w:color="000000"/>
              <w:left w:val="nil" w:sz="0" w:space="0" w:color="000000"/>
              <w:bottom w:val="nil" w:sz="0" w:space="0" w:color="000000"/>
              <w:right w:val="nil" w:sz="0" w:space="0" w:color="000000"/>
            </w:tcBorders>
          </w:tcPr>
          <w:p w14:paraId="0E402AC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439</w:t>
            </w:r>
          </w:p>
        </w:tc>
        <w:tc>
          <w:tcPr>
            <w:tcW w:w="1360" w:type="dxa"/>
            <w:vAlign w:val="center"/>
            <w:tcBorders>
              <w:top w:val="nil" w:sz="0" w:space="0" w:color="000000"/>
              <w:left w:val="nil" w:sz="0" w:space="0" w:color="000000"/>
              <w:bottom w:val="nil" w:sz="0" w:space="0" w:color="000000"/>
              <w:right w:val="nil" w:sz="0" w:space="0" w:color="000000"/>
            </w:tcBorders>
          </w:tcPr>
          <w:p w14:paraId="4EB5626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不会</w:t>
            </w:r>
          </w:p>
        </w:tc>
        <w:tc>
          <w:tcPr>
            <w:tcW w:w="963" w:type="dxa"/>
            <w:vAlign w:val="center"/>
            <w:tcBorders>
              <w:top w:val="nil" w:sz="0" w:space="0" w:color="000000"/>
              <w:left w:val="nil" w:sz="0" w:space="0" w:color="000000"/>
              <w:bottom w:val="nil" w:sz="0" w:space="0" w:color="000000"/>
              <w:right w:val="nil" w:sz="0" w:space="0" w:color="000000"/>
            </w:tcBorders>
          </w:tcPr>
          <w:p w14:paraId="1F8C713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190</w:t>
            </w:r>
          </w:p>
        </w:tc>
      </w:tr>
      <w:tr w:rsidR="001E30B5" w14:paraId="7368D053" w14:textId="77777777">
        <w:trPr>
          <w:cantSplit/>
          <w:jc w:val="center"/>
        </w:trPr>
        <w:tc>
          <w:tcPr>
            <w:tcW w:w="737" w:type="dxa"/>
            <w:vAlign w:val="center"/>
            <w:tcBorders>
              <w:top w:val="nil" w:sz="0" w:space="0" w:color="000000"/>
              <w:left w:val="nil" w:sz="0" w:space="0" w:color="000000"/>
              <w:bottom w:val="nil" w:sz="0" w:space="0" w:color="000000"/>
              <w:right w:val="nil" w:sz="0" w:space="0" w:color="000000"/>
            </w:tcBorders>
          </w:tcPr>
          <w:p w14:paraId="58D7281B"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8</w:t>
            </w:r>
          </w:p>
        </w:tc>
        <w:tc>
          <w:tcPr>
            <w:tcW w:w="1360" w:type="dxa"/>
            <w:vAlign w:val="center"/>
            <w:tcBorders>
              <w:top w:val="nil" w:sz="0" w:space="0" w:color="000000"/>
              <w:left w:val="nil" w:sz="0" w:space="0" w:color="000000"/>
              <w:bottom w:val="nil" w:sz="0" w:space="0" w:color="000000"/>
              <w:right w:val="nil" w:sz="0" w:space="0" w:color="000000"/>
            </w:tcBorders>
          </w:tcPr>
          <w:p w14:paraId="512A6747"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问诊</w:t>
            </w:r>
          </w:p>
        </w:tc>
        <w:tc>
          <w:tcPr>
            <w:tcW w:w="963" w:type="dxa"/>
            <w:vAlign w:val="center"/>
            <w:tcBorders>
              <w:top w:val="nil" w:sz="0" w:space="0" w:color="000000"/>
              <w:left w:val="nil" w:sz="0" w:space="0" w:color="000000"/>
              <w:bottom w:val="nil" w:sz="0" w:space="0" w:color="000000"/>
              <w:right w:val="nil" w:sz="0" w:space="0" w:color="000000"/>
            </w:tcBorders>
          </w:tcPr>
          <w:p w14:paraId="62C8F5F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678</w:t>
            </w:r>
          </w:p>
        </w:tc>
        <w:tc>
          <w:tcPr>
            <w:tcW w:w="1360" w:type="dxa"/>
            <w:vAlign w:val="center"/>
            <w:tcBorders>
              <w:top w:val="nil" w:sz="0" w:space="0" w:color="000000"/>
              <w:left w:val="nil" w:sz="0" w:space="0" w:color="000000"/>
              <w:bottom w:val="nil" w:sz="0" w:space="0" w:color="000000"/>
              <w:right w:val="nil" w:sz="0" w:space="0" w:color="000000"/>
            </w:tcBorders>
          </w:tcPr>
          <w:p w14:paraId="5291098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医生</w:t>
            </w:r>
            <w:r>
              <w:rPr>
                <w:rFonts w:ascii="Times New Roman" w:hAnsi="Times New Roman" w:eastAsia="宋体" w:cs="Times New Roman"/>
                <w:b w:val="0"/>
                <w:noProof/>
                <w:sz w:val="18"/>
                <w:szCs w:val="18"/>
              </w:rPr>
              <w:t xml:space="preserve"> × </w:t>
            </w:r>
            <w:r>
              <w:rPr>
                <w:rFonts w:ascii="Times New Roman" w:hAnsi="Times New Roman" w:eastAsia="宋体" w:cs="Times New Roman"/>
                <w:b w:val="0"/>
                <w:noProof/>
                <w:sz w:val="18"/>
                <w:szCs w:val="18"/>
              </w:rPr>
              <w:t>替代</w:t>
            </w:r>
          </w:p>
        </w:tc>
        <w:tc>
          <w:tcPr>
            <w:tcW w:w="963" w:type="dxa"/>
            <w:vAlign w:val="center"/>
            <w:tcBorders>
              <w:top w:val="nil" w:sz="0" w:space="0" w:color="000000"/>
              <w:left w:val="nil" w:sz="0" w:space="0" w:color="000000"/>
              <w:bottom w:val="nil" w:sz="0" w:space="0" w:color="000000"/>
              <w:right w:val="nil" w:sz="0" w:space="0" w:color="000000"/>
            </w:tcBorders>
          </w:tcPr>
          <w:p w14:paraId="21266E9C"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419</w:t>
            </w:r>
          </w:p>
        </w:tc>
        <w:tc>
          <w:tcPr>
            <w:tcW w:w="1360" w:type="dxa"/>
            <w:vAlign w:val="center"/>
            <w:tcBorders>
              <w:top w:val="nil" w:sz="0" w:space="0" w:color="000000"/>
              <w:left w:val="nil" w:sz="0" w:space="0" w:color="000000"/>
              <w:bottom w:val="nil" w:sz="0" w:space="0" w:color="000000"/>
              <w:right w:val="nil" w:sz="0" w:space="0" w:color="000000"/>
            </w:tcBorders>
          </w:tcPr>
          <w:p w14:paraId="5A6E1ADB"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 xml:space="preserve">AI × </w:t>
            </w:r>
            <w:r>
              <w:rPr>
                <w:rFonts w:ascii="Times New Roman" w:hAnsi="Times New Roman" w:eastAsia="宋体" w:cs="Times New Roman"/>
                <w:b w:val="0"/>
                <w:noProof/>
                <w:sz w:val="18"/>
                <w:szCs w:val="18"/>
              </w:rPr>
              <w:t>医疗</w:t>
            </w:r>
          </w:p>
        </w:tc>
        <w:tc>
          <w:tcPr>
            <w:tcW w:w="963" w:type="dxa"/>
            <w:vAlign w:val="center"/>
            <w:tcBorders>
              <w:top w:val="nil" w:sz="0" w:space="0" w:color="000000"/>
              <w:left w:val="nil" w:sz="0" w:space="0" w:color="000000"/>
              <w:bottom w:val="nil" w:sz="0" w:space="0" w:color="000000"/>
              <w:right w:val="nil" w:sz="0" w:space="0" w:color="000000"/>
            </w:tcBorders>
          </w:tcPr>
          <w:p w14:paraId="4D0928A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189</w:t>
            </w:r>
          </w:p>
        </w:tc>
      </w:tr>
    </w:tbl>
    <w:p w14:paraId="170CFB90" w14:textId="77777777" w:rsidR="001E30B5" w:rsidRDefault="00000000">
      <w:pPr>
        <w:keepNext/>
        <w:keepLines/>
        <w:spacing w:before="120" w:after="0" w:line="240" w:lineRule="auto"/>
        <w:ind w:firstLine="0" w:left="0" w:right="0"/>
        <w:jc w:val="center"/>
        <w:pageBreakBefore/>
      </w:pPr>
      <w:r>
        <w:drawing>
          <wp:inline xmlns:a="http://schemas.openxmlformats.org/drawingml/2006/main" xmlns:pic="http://schemas.openxmlformats.org/drawingml/2006/picture">
            <wp:extent cx="5580000" cy="4176226"/>
            <wp:docPr id="4" name="Picture 4"/>
            <wp:cNvGraphicFramePr>
              <a:graphicFrameLocks noChangeAspect="1"/>
            </wp:cNvGraphicFramePr>
            <a:graphic>
              <a:graphicData uri="http://schemas.openxmlformats.org/drawingml/2006/picture">
                <pic:pic>
                  <pic:nvPicPr>
                    <pic:cNvPr id="0" name="图4_积极组网络.png"/>
                    <pic:cNvPicPr/>
                  </pic:nvPicPr>
                  <pic:blipFill>
                    <a:blip r:embed="rId23"/>
                    <a:stretch>
                      <a:fillRect/>
                    </a:stretch>
                  </pic:blipFill>
                  <pic:spPr>
                    <a:xfrm>
                      <a:off x="0" y="0"/>
                      <a:ext cx="5580000" cy="4176226"/>
                    </a:xfrm>
                    <a:prstGeom prst="rect"/>
                  </pic:spPr>
                </pic:pic>
              </a:graphicData>
            </a:graphic>
          </wp:inline>
        </w:drawing>
      </w:r>
    </w:p>
    <w:p w14:paraId="681B7D15" w14:textId="77777777" w:rsidR="001E30B5" w:rsidRDefault="00000000">
      <w:pPr>
        <w:keepNext/>
        <w:keepLines/>
        <w:spacing w:before="80" w:after="0" w:line="240" w:lineRule="auto"/>
        <w:ind w:firstLine="0" w:left="0" w:right="0"/>
        <w:jc w:val="center"/>
      </w:pPr>
      <w:r>
        <w:rPr>
          <w:rFonts w:ascii="Times New Roman" w:hAnsi="Times New Roman" w:eastAsia="黑体" w:cs="Times New Roman"/>
          <w:b w:val="0"/>
          <w:sz w:val="18"/>
          <w:szCs w:val="18"/>
        </w:rPr>
        <w:t>图4　积极看待组的词共现网络（加权度最高的40个节点，颜色为Louvain社区）</w:t>
      </w:r>
    </w:p>
    <w:p w14:paraId="019A6A32" w14:textId="77777777" w:rsidR="00C27996" w:rsidRDefault="00000000">
      <w:pPr>
        <w:spacing w:after="160" w:before="0" w:line="240" w:lineRule="auto"/>
        <w:ind w:firstLine="0" w:left="0" w:right="0"/>
        <w:jc w:val="center"/>
        <w:keepLines/>
      </w:pPr>
      <w:r>
        <w:rPr>
          <w:rFonts w:ascii="Times New Roman" w:hAnsi="Times New Roman" w:eastAsia="Times New Roman" w:cs="Times New Roman"/>
          <w:b w:val="0"/>
          <w:sz w:val="18"/>
          <w:szCs w:val="18"/>
        </w:rPr>
        <w:t>Fig. 4　Word co-occurrence network of the positive group (top 40 nodes by weighted degree; colors denote Louvain communities)</w:t>
      </w:r>
    </w:p>
    <w:p w14:paraId="1BE8B24B" w14:textId="77777777" w:rsidR="001E30B5" w:rsidRDefault="00000000">
      <w:pPr>
        <w:keepNext/>
        <w:keepLines/>
        <w:spacing w:before="120" w:after="0" w:line="240" w:lineRule="auto"/>
        <w:ind w:firstLine="0" w:left="0" w:right="0"/>
        <w:jc w:val="center"/>
        <w:pageBreakBefore/>
      </w:pPr>
      <w:r>
        <w:drawing>
          <wp:inline xmlns:a="http://schemas.openxmlformats.org/drawingml/2006/main" xmlns:pic="http://schemas.openxmlformats.org/drawingml/2006/picture">
            <wp:extent cx="5580000" cy="4176226"/>
            <wp:docPr id="5" name="Picture 5"/>
            <wp:cNvGraphicFramePr>
              <a:graphicFrameLocks noChangeAspect="1"/>
            </wp:cNvGraphicFramePr>
            <a:graphic>
              <a:graphicData uri="http://schemas.openxmlformats.org/drawingml/2006/picture">
                <pic:pic>
                  <pic:nvPicPr>
                    <pic:cNvPr id="0" name="图5_中立组网络.png"/>
                    <pic:cNvPicPr/>
                  </pic:nvPicPr>
                  <pic:blipFill>
                    <a:blip r:embed="rId24"/>
                    <a:stretch>
                      <a:fillRect/>
                    </a:stretch>
                  </pic:blipFill>
                  <pic:spPr>
                    <a:xfrm>
                      <a:off x="0" y="0"/>
                      <a:ext cx="5580000" cy="4176226"/>
                    </a:xfrm>
                    <a:prstGeom prst="rect"/>
                  </pic:spPr>
                </pic:pic>
              </a:graphicData>
            </a:graphic>
          </wp:inline>
        </w:drawing>
      </w:r>
    </w:p>
    <w:p w14:paraId="490CAE94" w14:textId="77777777" w:rsidR="001E30B5" w:rsidRDefault="00000000">
      <w:pPr>
        <w:keepNext/>
        <w:keepLines/>
        <w:spacing w:before="80" w:after="0" w:line="240" w:lineRule="auto"/>
        <w:ind w:firstLine="0" w:left="0" w:right="0"/>
        <w:jc w:val="center"/>
      </w:pPr>
      <w:r>
        <w:rPr>
          <w:rFonts w:ascii="Times New Roman" w:hAnsi="Times New Roman" w:eastAsia="黑体" w:cs="Times New Roman"/>
          <w:b w:val="0"/>
          <w:sz w:val="18"/>
          <w:szCs w:val="18"/>
        </w:rPr>
        <w:t>图5　中立看待组的词共现网络（加权度最高的40个节点，颜色为Louvain社区）</w:t>
      </w:r>
    </w:p>
    <w:p w14:paraId="0692461D" w14:textId="77777777" w:rsidR="00C27996" w:rsidRDefault="00000000">
      <w:pPr>
        <w:spacing w:after="160" w:before="0" w:line="240" w:lineRule="auto"/>
        <w:ind w:firstLine="0" w:left="0" w:right="0"/>
        <w:jc w:val="center"/>
        <w:keepLines/>
      </w:pPr>
      <w:r>
        <w:rPr>
          <w:rFonts w:ascii="Times New Roman" w:hAnsi="Times New Roman" w:eastAsia="Times New Roman" w:cs="Times New Roman"/>
          <w:b w:val="0"/>
          <w:sz w:val="18"/>
          <w:szCs w:val="18"/>
        </w:rPr>
        <w:t>Fig. 5　Word co-occurrence network of the neutral group (top 40 nodes by weighted degree; colors denote Louvain communities)</w:t>
      </w:r>
    </w:p>
    <w:p w14:paraId="34987657" w14:textId="77777777" w:rsidR="001E30B5" w:rsidRDefault="00000000">
      <w:pPr>
        <w:keepNext/>
        <w:keepLines/>
        <w:spacing w:before="120" w:after="0" w:line="240" w:lineRule="auto"/>
        <w:ind w:firstLine="0" w:left="0" w:right="0"/>
        <w:jc w:val="center"/>
        <w:pageBreakBefore/>
      </w:pPr>
      <w:r>
        <w:drawing>
          <wp:inline xmlns:a="http://schemas.openxmlformats.org/drawingml/2006/main" xmlns:pic="http://schemas.openxmlformats.org/drawingml/2006/picture">
            <wp:extent cx="5580000" cy="4176226"/>
            <wp:docPr id="6" name="Picture 6"/>
            <wp:cNvGraphicFramePr>
              <a:graphicFrameLocks noChangeAspect="1"/>
            </wp:cNvGraphicFramePr>
            <a:graphic>
              <a:graphicData uri="http://schemas.openxmlformats.org/drawingml/2006/picture">
                <pic:pic>
                  <pic:nvPicPr>
                    <pic:cNvPr id="0" name="图6_消极组网络.png"/>
                    <pic:cNvPicPr/>
                  </pic:nvPicPr>
                  <pic:blipFill>
                    <a:blip r:embed="rId25"/>
                    <a:stretch>
                      <a:fillRect/>
                    </a:stretch>
                  </pic:blipFill>
                  <pic:spPr>
                    <a:xfrm>
                      <a:off x="0" y="0"/>
                      <a:ext cx="5580000" cy="4176226"/>
                    </a:xfrm>
                    <a:prstGeom prst="rect"/>
                  </pic:spPr>
                </pic:pic>
              </a:graphicData>
            </a:graphic>
          </wp:inline>
        </w:drawing>
      </w:r>
    </w:p>
    <w:p w14:paraId="5800BD19" w14:textId="77777777" w:rsidR="001E30B5" w:rsidRDefault="00000000">
      <w:pPr>
        <w:keepNext/>
        <w:keepLines/>
        <w:spacing w:before="80" w:after="0" w:line="240" w:lineRule="auto"/>
        <w:ind w:firstLine="0" w:left="0" w:right="0"/>
        <w:jc w:val="center"/>
      </w:pPr>
      <w:r>
        <w:rPr>
          <w:rFonts w:ascii="Times New Roman" w:hAnsi="Times New Roman" w:eastAsia="黑体" w:cs="Times New Roman"/>
          <w:b w:val="0"/>
          <w:sz w:val="18"/>
          <w:szCs w:val="18"/>
        </w:rPr>
        <w:t>图6　消极看待组的词共现网络（加权度最高的40个节点，颜色为Louvain社区）</w:t>
      </w:r>
    </w:p>
    <w:p w14:paraId="2F634B97" w14:textId="77777777" w:rsidR="00C27996" w:rsidRDefault="00000000">
      <w:pPr>
        <w:spacing w:after="160" w:before="0" w:line="240" w:lineRule="auto"/>
        <w:ind w:firstLine="0" w:left="0" w:right="0"/>
        <w:jc w:val="center"/>
        <w:keepLines/>
      </w:pPr>
      <w:r>
        <w:rPr>
          <w:rFonts w:ascii="Times New Roman" w:hAnsi="Times New Roman" w:eastAsia="Times New Roman" w:cs="Times New Roman"/>
          <w:b w:val="0"/>
          <w:sz w:val="18"/>
          <w:szCs w:val="18"/>
        </w:rPr>
        <w:t>Fig. 6　Word co-occurrence network of the negative group (top 40 nodes by weighted degree; colors denote Louvain communities)</w:t>
      </w:r>
    </w:p>
    <w:p w14:paraId="0F579BBA"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图4–图6为各组加权度最高的40个节点。积极组中AI与方便、健康、医生同处中心，购药问诊与技术便利分成不同社区；中立组AI与医生贴近，一侧接辅助、参考、工具，一侧接替代、不能、人类；消极组仍以AI—医生为中心，医院看病、替代机器人和误诊负责分成局部结构。</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2EFDE711"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Louvain得到14个规模不低于10词的词簇：积极5、中立5、消极4（表8）。积极组为AI能力赞叹、便利就医、实用功能认可、技术前景乐观和健康咨询。赞叹簇以“靠谱、专业、厉害、全面、诊断”为主，如“随时可以得到最专业的诊断”；便利就医连接“方便、买药、问诊、不用出门”，如“京东在线问诊方便不用出门解决流感问题”；其余三簇分别落在助手功能、技术前景和报告解读。</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5D964F5D"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中立组为AI辅助应用、诊断场景、能力边界、技术应用效率和辅助参考。主题词不同，共同语义是承认技术价值并限定范围：最大簇写“AI是助手真医生才是关键”；复杂病情仍要专业判断；“数据交给AI，人文关怀还得靠医生”；AI被写成助手、参考或工具。</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6A6F9AF8" w14:textId="77777777" w:rsidR="001E30B5" w:rsidRDefault="00000000">
      <w:pPr>
        <w:spacing w:before="0" w:after="0" w:line="360" w:lineRule="auto"/>
        <w:ind w:firstLine="420" w:left="0" w:right="0"/>
        <w:jc w:val="both"/>
        <w:rPr>
          <w:noProof/>
        </w:rPr>
      </w:pPr>
      <w:r>
        <w:rPr>
          <w:rFonts w:ascii="Times New Roman" w:hAnsi="Times New Roman" w:eastAsia="宋体" w:cs="Times New Roman"/>
          <w:b w:val="0"/>
          <w:sz w:val="21"/>
          <w:szCs w:val="21"/>
        </w:rPr>
        <w:t>消极组为AI能力质疑、医生不可替代、风险责任和替代焦虑。分别围绕“不行、不敢、瞎编”，“医院、网上、正规就诊”，“误诊、背锅、负责”，以及“取代、机器人、无法”。风险责任簇仅28词，但已有“误诊了算谁的？AI能负责吗？”。责任追问不同于一般能力否定；簇的词数不是评论规模，不据此估计人群比例。</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5699036B" w14:textId="77777777" w:rsidR="00900220" w:rsidRDefault="00900220">
      <w:pPr>
        <w:spacing w:line="240" w:lineRule="auto" w:before="0" w:after="0"/>
        <w:ind w:firstLine="0" w:left="0" w:right="0"/>
      </w:pPr>
      <w:r/>
    </w:p>
    <w:p w14:paraId="47250C38" w14:textId="77777777" w:rsidR="001E30B5" w:rsidRPr="00CF675D" w:rsidRDefault="00000000" w:rsidP="00CF675D">
      <w:pPr>
        <w:keepNext/>
        <w:keepLines/>
        <w:spacing w:before="160" w:after="0" w:line="240" w:lineRule="auto"/>
        <w:ind w:firstLine="0" w:left="0" w:right="0"/>
        <w:jc w:val="center"/>
        <w:pageBreakBefore/>
      </w:pPr>
      <w:r>
        <w:rPr>
          <w:rFonts w:ascii="Times New Roman" w:hAnsi="Times New Roman" w:eastAsia="黑体" w:cs="Times New Roman"/>
          <w:b w:val="0"/>
          <w:sz w:val="18"/>
          <w:szCs w:val="18"/>
        </w:rPr>
        <w:t>表8　态度组内认知词簇（簇规模≥10词）</w:t>
      </w:r>
    </w:p>
    <w:p w14:paraId="73528CD8" w14:textId="77777777" w:rsidR="00C27996" w:rsidRDefault="00000000">
      <w:pPr>
        <w:keepNext/>
        <w:spacing w:after="80" w:before="0" w:line="240" w:lineRule="auto"/>
        <w:ind w:firstLine="0" w:left="0" w:right="0"/>
        <w:jc w:val="center"/>
        <w:keepLines/>
      </w:pPr>
      <w:r>
        <w:rPr>
          <w:rFonts w:ascii="Times New Roman" w:hAnsi="Times New Roman" w:eastAsia="Times New Roman" w:cs="Times New Roman"/>
          <w:b w:val="0"/>
          <w:sz w:val="18"/>
          <w:szCs w:val="18"/>
        </w:rPr>
        <w:t>Table 8　Cognitive word clusters within attitude groups (cluster size ≥ 10)</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425"/>
        <w:gridCol w:w="772"/>
        <w:gridCol w:w="2019"/>
        <w:gridCol w:w="891"/>
        <w:gridCol w:w="4039"/>
      </w:tblGrid>
      <w:tr w:rsidR="001E30B5" w14:paraId="0627AB59" w14:textId="77777777">
        <w:trPr>
          <w:cantSplit/>
          <w:tblHeader/>
          <w:jc w:val="center"/>
        </w:trPr>
        <w:tc>
          <w:tcPr>
            <w:tcW w:w="1360" w:type="dxa"/>
            <w:vAlign w:val="center"/>
            <w:tcBorders>
              <w:top w:val="nil" w:sz="0" w:space="0" w:color="000000"/>
              <w:left w:val="nil" w:sz="0" w:space="0" w:color="000000"/>
              <w:bottom w:val="single" w:sz="6" w:space="0" w:color="000000"/>
              <w:right w:val="nil" w:sz="0" w:space="0" w:color="000000"/>
            </w:tcBorders>
          </w:tcPr>
          <w:p w14:paraId="40F225C4"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态度组</w:t>
            </w:r>
          </w:p>
        </w:tc>
        <w:tc>
          <w:tcPr>
            <w:tcW w:w="737" w:type="dxa"/>
            <w:vAlign w:val="center"/>
            <w:tcBorders>
              <w:top w:val="nil" w:sz="0" w:space="0" w:color="000000"/>
              <w:left w:val="nil" w:sz="0" w:space="0" w:color="000000"/>
              <w:bottom w:val="single" w:sz="6" w:space="0" w:color="000000"/>
              <w:right w:val="nil" w:sz="0" w:space="0" w:color="000000"/>
            </w:tcBorders>
          </w:tcPr>
          <w:p w14:paraId="249FAE3D"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簇号</w:t>
            </w:r>
          </w:p>
        </w:tc>
        <w:tc>
          <w:tcPr>
            <w:tcW w:w="1927" w:type="dxa"/>
            <w:vAlign w:val="center"/>
            <w:tcBorders>
              <w:top w:val="nil" w:sz="0" w:space="0" w:color="000000"/>
              <w:left w:val="nil" w:sz="0" w:space="0" w:color="000000"/>
              <w:bottom w:val="single" w:sz="6" w:space="0" w:color="000000"/>
              <w:right w:val="nil" w:sz="0" w:space="0" w:color="000000"/>
            </w:tcBorders>
          </w:tcPr>
          <w:p w14:paraId="1CEC326E"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簇名</w:t>
            </w:r>
          </w:p>
        </w:tc>
        <w:tc>
          <w:tcPr>
            <w:tcW w:w="850" w:type="dxa"/>
            <w:vAlign w:val="center"/>
            <w:tcBorders>
              <w:top w:val="nil" w:sz="0" w:space="0" w:color="000000"/>
              <w:left w:val="nil" w:sz="0" w:space="0" w:color="000000"/>
              <w:bottom w:val="single" w:sz="6" w:space="0" w:color="000000"/>
              <w:right w:val="nil" w:sz="0" w:space="0" w:color="000000"/>
            </w:tcBorders>
          </w:tcPr>
          <w:p w14:paraId="2C575864"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词数</w:t>
            </w:r>
          </w:p>
        </w:tc>
        <w:tc>
          <w:tcPr>
            <w:tcW w:w="3855" w:type="dxa"/>
            <w:vAlign w:val="center"/>
            <w:tcBorders>
              <w:top w:val="nil" w:sz="0" w:space="0" w:color="000000"/>
              <w:left w:val="nil" w:sz="0" w:space="0" w:color="000000"/>
              <w:bottom w:val="single" w:sz="6" w:space="0" w:color="000000"/>
              <w:right w:val="nil" w:sz="0" w:space="0" w:color="000000"/>
            </w:tcBorders>
          </w:tcPr>
          <w:p w14:paraId="2DE6B12C"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主导用语</w:t>
            </w:r>
          </w:p>
        </w:tc>
      </w:tr>
      <w:tr w:rsidR="001E30B5" w14:paraId="5ABE6B10"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val="restart"/>
          </w:tcPr>
          <w:p w14:paraId="3AE517F3"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积极看待</w:t>
            </w:r>
          </w:p>
        </w:tc>
        <w:tc>
          <w:tcPr>
            <w:tcW w:w="737" w:type="dxa"/>
            <w:vAlign w:val="center"/>
            <w:tcBorders>
              <w:top w:val="nil" w:sz="0" w:space="0" w:color="000000"/>
              <w:left w:val="nil" w:sz="0" w:space="0" w:color="000000"/>
              <w:bottom w:val="nil" w:sz="0" w:space="0" w:color="000000"/>
              <w:right w:val="nil" w:sz="0" w:space="0" w:color="000000"/>
            </w:tcBorders>
          </w:tcPr>
          <w:p w14:paraId="01D49BF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w:t>
            </w:r>
          </w:p>
        </w:tc>
        <w:tc>
          <w:tcPr>
            <w:tcW w:w="1927" w:type="dxa"/>
            <w:vAlign w:val="center"/>
            <w:tcBorders>
              <w:top w:val="nil" w:sz="0" w:space="0" w:color="000000"/>
              <w:left w:val="nil" w:sz="0" w:space="0" w:color="000000"/>
              <w:bottom w:val="nil" w:sz="0" w:space="0" w:color="000000"/>
              <w:right w:val="nil" w:sz="0" w:space="0" w:color="000000"/>
            </w:tcBorders>
          </w:tcPr>
          <w:p w14:paraId="5470590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AI</w:t>
            </w:r>
            <w:r>
              <w:rPr>
                <w:rFonts w:ascii="Times New Roman" w:hAnsi="Times New Roman" w:eastAsia="宋体" w:cs="Times New Roman"/>
                <w:b w:val="0"/>
                <w:noProof/>
                <w:sz w:val="18"/>
                <w:szCs w:val="18"/>
              </w:rPr>
              <w:t>能力赞叹型</w:t>
            </w:r>
          </w:p>
        </w:tc>
        <w:tc>
          <w:tcPr>
            <w:tcW w:w="850" w:type="dxa"/>
            <w:vAlign w:val="center"/>
            <w:tcBorders>
              <w:top w:val="nil" w:sz="0" w:space="0" w:color="000000"/>
              <w:left w:val="nil" w:sz="0" w:space="0" w:color="000000"/>
              <w:bottom w:val="nil" w:sz="0" w:space="0" w:color="000000"/>
              <w:right w:val="nil" w:sz="0" w:space="0" w:color="000000"/>
            </w:tcBorders>
          </w:tcPr>
          <w:p w14:paraId="75134205"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583</w:t>
            </w:r>
          </w:p>
        </w:tc>
        <w:tc>
          <w:tcPr>
            <w:tcW w:w="3855" w:type="dxa"/>
            <w:vAlign w:val="center"/>
            <w:tcBorders>
              <w:top w:val="nil" w:sz="0" w:space="0" w:color="000000"/>
              <w:left w:val="nil" w:sz="0" w:space="0" w:color="000000"/>
              <w:bottom w:val="nil" w:sz="0" w:space="0" w:color="000000"/>
              <w:right w:val="nil" w:sz="0" w:space="0" w:color="000000"/>
            </w:tcBorders>
          </w:tcPr>
          <w:p w14:paraId="7ED8B5AB"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靠谱、专业、厉害、全面、诊断</w:t>
            </w:r>
          </w:p>
        </w:tc>
      </w:tr>
      <w:tr w:rsidR="001E30B5" w14:paraId="348CD057"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561E2E1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积极看待</w:t>
            </w:r>
          </w:p>
        </w:tc>
        <w:tc>
          <w:tcPr>
            <w:tcW w:w="737" w:type="dxa"/>
            <w:vAlign w:val="center"/>
            <w:tcBorders>
              <w:top w:val="nil" w:sz="0" w:space="0" w:color="000000"/>
              <w:left w:val="nil" w:sz="0" w:space="0" w:color="000000"/>
              <w:bottom w:val="nil" w:sz="0" w:space="0" w:color="000000"/>
              <w:right w:val="nil" w:sz="0" w:space="0" w:color="000000"/>
            </w:tcBorders>
          </w:tcPr>
          <w:p w14:paraId="5EDAE3B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w:t>
            </w:r>
          </w:p>
        </w:tc>
        <w:tc>
          <w:tcPr>
            <w:tcW w:w="1927" w:type="dxa"/>
            <w:vAlign w:val="center"/>
            <w:tcBorders>
              <w:top w:val="nil" w:sz="0" w:space="0" w:color="000000"/>
              <w:left w:val="nil" w:sz="0" w:space="0" w:color="000000"/>
              <w:bottom w:val="nil" w:sz="0" w:space="0" w:color="000000"/>
              <w:right w:val="nil" w:sz="0" w:space="0" w:color="000000"/>
            </w:tcBorders>
          </w:tcPr>
          <w:p w14:paraId="0E5E1E7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便利就医型</w:t>
            </w:r>
          </w:p>
        </w:tc>
        <w:tc>
          <w:tcPr>
            <w:tcW w:w="850" w:type="dxa"/>
            <w:vAlign w:val="center"/>
            <w:tcBorders>
              <w:top w:val="nil" w:sz="0" w:space="0" w:color="000000"/>
              <w:left w:val="nil" w:sz="0" w:space="0" w:color="000000"/>
              <w:bottom w:val="nil" w:sz="0" w:space="0" w:color="000000"/>
              <w:right w:val="nil" w:sz="0" w:space="0" w:color="000000"/>
            </w:tcBorders>
          </w:tcPr>
          <w:p w14:paraId="4BC3D6A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279</w:t>
            </w:r>
          </w:p>
        </w:tc>
        <w:tc>
          <w:tcPr>
            <w:tcW w:w="3855" w:type="dxa"/>
            <w:vAlign w:val="center"/>
            <w:tcBorders>
              <w:top w:val="nil" w:sz="0" w:space="0" w:color="000000"/>
              <w:left w:val="nil" w:sz="0" w:space="0" w:color="000000"/>
              <w:bottom w:val="nil" w:sz="0" w:space="0" w:color="000000"/>
              <w:right w:val="nil" w:sz="0" w:space="0" w:color="000000"/>
            </w:tcBorders>
          </w:tcPr>
          <w:p w14:paraId="330DD40D"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方便、买药、问诊、不用出门</w:t>
            </w:r>
          </w:p>
        </w:tc>
      </w:tr>
      <w:tr w:rsidR="001E30B5" w14:paraId="609A25EB"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1921566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积极看待</w:t>
            </w:r>
          </w:p>
        </w:tc>
        <w:tc>
          <w:tcPr>
            <w:tcW w:w="737" w:type="dxa"/>
            <w:vAlign w:val="center"/>
            <w:tcBorders>
              <w:top w:val="nil" w:sz="0" w:space="0" w:color="000000"/>
              <w:left w:val="nil" w:sz="0" w:space="0" w:color="000000"/>
              <w:bottom w:val="nil" w:sz="0" w:space="0" w:color="000000"/>
              <w:right w:val="nil" w:sz="0" w:space="0" w:color="000000"/>
            </w:tcBorders>
          </w:tcPr>
          <w:p w14:paraId="2EFB604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3</w:t>
            </w:r>
          </w:p>
        </w:tc>
        <w:tc>
          <w:tcPr>
            <w:tcW w:w="1927" w:type="dxa"/>
            <w:vAlign w:val="center"/>
            <w:tcBorders>
              <w:top w:val="nil" w:sz="0" w:space="0" w:color="000000"/>
              <w:left w:val="nil" w:sz="0" w:space="0" w:color="000000"/>
              <w:bottom w:val="nil" w:sz="0" w:space="0" w:color="000000"/>
              <w:right w:val="nil" w:sz="0" w:space="0" w:color="000000"/>
            </w:tcBorders>
          </w:tcPr>
          <w:p w14:paraId="7CA8DDCD"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实用功能认可型</w:t>
            </w:r>
          </w:p>
        </w:tc>
        <w:tc>
          <w:tcPr>
            <w:tcW w:w="850" w:type="dxa"/>
            <w:vAlign w:val="center"/>
            <w:tcBorders>
              <w:top w:val="nil" w:sz="0" w:space="0" w:color="000000"/>
              <w:left w:val="nil" w:sz="0" w:space="0" w:color="000000"/>
              <w:bottom w:val="nil" w:sz="0" w:space="0" w:color="000000"/>
              <w:right w:val="nil" w:sz="0" w:space="0" w:color="000000"/>
            </w:tcBorders>
          </w:tcPr>
          <w:p w14:paraId="7551FE27"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177</w:t>
            </w:r>
          </w:p>
        </w:tc>
        <w:tc>
          <w:tcPr>
            <w:tcW w:w="3855" w:type="dxa"/>
            <w:vAlign w:val="center"/>
            <w:tcBorders>
              <w:top w:val="nil" w:sz="0" w:space="0" w:color="000000"/>
              <w:left w:val="nil" w:sz="0" w:space="0" w:color="000000"/>
              <w:bottom w:val="nil" w:sz="0" w:space="0" w:color="000000"/>
              <w:right w:val="nil" w:sz="0" w:space="0" w:color="000000"/>
            </w:tcBorders>
          </w:tcPr>
          <w:p w14:paraId="65900199"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助手、贴心、实用</w:t>
            </w:r>
          </w:p>
        </w:tc>
      </w:tr>
      <w:tr w:rsidR="001E30B5" w14:paraId="723639D3"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14AD925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积极看待</w:t>
            </w:r>
          </w:p>
        </w:tc>
        <w:tc>
          <w:tcPr>
            <w:tcW w:w="737" w:type="dxa"/>
            <w:vAlign w:val="center"/>
            <w:tcBorders>
              <w:top w:val="nil" w:sz="0" w:space="0" w:color="000000"/>
              <w:left w:val="nil" w:sz="0" w:space="0" w:color="000000"/>
              <w:bottom w:val="nil" w:sz="0" w:space="0" w:color="000000"/>
              <w:right w:val="nil" w:sz="0" w:space="0" w:color="000000"/>
            </w:tcBorders>
          </w:tcPr>
          <w:p w14:paraId="61D3277B"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4</w:t>
            </w:r>
          </w:p>
        </w:tc>
        <w:tc>
          <w:tcPr>
            <w:tcW w:w="1927" w:type="dxa"/>
            <w:vAlign w:val="center"/>
            <w:tcBorders>
              <w:top w:val="nil" w:sz="0" w:space="0" w:color="000000"/>
              <w:left w:val="nil" w:sz="0" w:space="0" w:color="000000"/>
              <w:bottom w:val="nil" w:sz="0" w:space="0" w:color="000000"/>
              <w:right w:val="nil" w:sz="0" w:space="0" w:color="000000"/>
            </w:tcBorders>
          </w:tcPr>
          <w:p w14:paraId="7C9E95C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技术前景乐观型</w:t>
            </w:r>
          </w:p>
        </w:tc>
        <w:tc>
          <w:tcPr>
            <w:tcW w:w="850" w:type="dxa"/>
            <w:vAlign w:val="center"/>
            <w:tcBorders>
              <w:top w:val="nil" w:sz="0" w:space="0" w:color="000000"/>
              <w:left w:val="nil" w:sz="0" w:space="0" w:color="000000"/>
              <w:bottom w:val="nil" w:sz="0" w:space="0" w:color="000000"/>
              <w:right w:val="nil" w:sz="0" w:space="0" w:color="000000"/>
            </w:tcBorders>
          </w:tcPr>
          <w:p w14:paraId="6AE4523F"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156</w:t>
            </w:r>
          </w:p>
        </w:tc>
        <w:tc>
          <w:tcPr>
            <w:tcW w:w="3855" w:type="dxa"/>
            <w:vAlign w:val="center"/>
            <w:tcBorders>
              <w:top w:val="nil" w:sz="0" w:space="0" w:color="000000"/>
              <w:left w:val="nil" w:sz="0" w:space="0" w:color="000000"/>
              <w:bottom w:val="nil" w:sz="0" w:space="0" w:color="000000"/>
              <w:right w:val="nil" w:sz="0" w:space="0" w:color="000000"/>
            </w:tcBorders>
          </w:tcPr>
          <w:p w14:paraId="54343731"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科技、希望、便利</w:t>
            </w:r>
          </w:p>
        </w:tc>
      </w:tr>
      <w:tr w:rsidR="001E30B5" w14:paraId="641C6E2F"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25554A7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积极看待</w:t>
            </w:r>
          </w:p>
        </w:tc>
        <w:tc>
          <w:tcPr>
            <w:tcW w:w="737" w:type="dxa"/>
            <w:vAlign w:val="center"/>
            <w:tcBorders>
              <w:top w:val="nil" w:sz="0" w:space="0" w:color="000000"/>
              <w:left w:val="nil" w:sz="0" w:space="0" w:color="000000"/>
              <w:bottom w:val="nil" w:sz="0" w:space="0" w:color="000000"/>
              <w:right w:val="nil" w:sz="0" w:space="0" w:color="000000"/>
            </w:tcBorders>
          </w:tcPr>
          <w:p w14:paraId="54177A8C"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5</w:t>
            </w:r>
          </w:p>
        </w:tc>
        <w:tc>
          <w:tcPr>
            <w:tcW w:w="1927" w:type="dxa"/>
            <w:vAlign w:val="center"/>
            <w:tcBorders>
              <w:top w:val="nil" w:sz="0" w:space="0" w:color="000000"/>
              <w:left w:val="nil" w:sz="0" w:space="0" w:color="000000"/>
              <w:bottom w:val="nil" w:sz="0" w:space="0" w:color="000000"/>
              <w:right w:val="nil" w:sz="0" w:space="0" w:color="000000"/>
            </w:tcBorders>
          </w:tcPr>
          <w:p w14:paraId="23C51E3C"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健康咨询型</w:t>
            </w:r>
          </w:p>
        </w:tc>
        <w:tc>
          <w:tcPr>
            <w:tcW w:w="850" w:type="dxa"/>
            <w:vAlign w:val="center"/>
            <w:tcBorders>
              <w:top w:val="nil" w:sz="0" w:space="0" w:color="000000"/>
              <w:left w:val="nil" w:sz="0" w:space="0" w:color="000000"/>
              <w:bottom w:val="nil" w:sz="0" w:space="0" w:color="000000"/>
              <w:right w:val="nil" w:sz="0" w:space="0" w:color="000000"/>
            </w:tcBorders>
          </w:tcPr>
          <w:p w14:paraId="5C25A15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37</w:t>
            </w:r>
          </w:p>
        </w:tc>
        <w:tc>
          <w:tcPr>
            <w:tcW w:w="3855" w:type="dxa"/>
            <w:vAlign w:val="center"/>
            <w:tcBorders>
              <w:top w:val="nil" w:sz="0" w:space="0" w:color="000000"/>
              <w:left w:val="nil" w:sz="0" w:space="0" w:color="000000"/>
              <w:bottom w:val="nil" w:sz="0" w:space="0" w:color="000000"/>
              <w:right w:val="nil" w:sz="0" w:space="0" w:color="000000"/>
            </w:tcBorders>
          </w:tcPr>
          <w:p w14:paraId="2AAA58C6"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报告、解读、追问</w:t>
            </w:r>
          </w:p>
        </w:tc>
      </w:tr>
      <w:tr w:rsidR="001E30B5" w14:paraId="6B48405B"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val="restart"/>
          </w:tcPr>
          <w:p w14:paraId="31BBDB24"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中立看待</w:t>
            </w:r>
          </w:p>
        </w:tc>
        <w:tc>
          <w:tcPr>
            <w:tcW w:w="737" w:type="dxa"/>
            <w:vAlign w:val="center"/>
            <w:tcBorders>
              <w:top w:val="nil" w:sz="0" w:space="0" w:color="000000"/>
              <w:left w:val="nil" w:sz="0" w:space="0" w:color="000000"/>
              <w:bottom w:val="nil" w:sz="0" w:space="0" w:color="000000"/>
              <w:right w:val="nil" w:sz="0" w:space="0" w:color="000000"/>
            </w:tcBorders>
          </w:tcPr>
          <w:p w14:paraId="0ED2B44C"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w:t>
            </w:r>
          </w:p>
        </w:tc>
        <w:tc>
          <w:tcPr>
            <w:tcW w:w="1927" w:type="dxa"/>
            <w:vAlign w:val="center"/>
            <w:tcBorders>
              <w:top w:val="nil" w:sz="0" w:space="0" w:color="000000"/>
              <w:left w:val="nil" w:sz="0" w:space="0" w:color="000000"/>
              <w:bottom w:val="nil" w:sz="0" w:space="0" w:color="000000"/>
              <w:right w:val="nil" w:sz="0" w:space="0" w:color="000000"/>
            </w:tcBorders>
          </w:tcPr>
          <w:p w14:paraId="445B6E4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AI</w:t>
            </w:r>
            <w:r>
              <w:rPr>
                <w:rFonts w:ascii="Times New Roman" w:hAnsi="Times New Roman" w:eastAsia="宋体" w:cs="Times New Roman"/>
                <w:b w:val="0"/>
                <w:noProof/>
                <w:sz w:val="18"/>
                <w:szCs w:val="18"/>
              </w:rPr>
              <w:t>辅助应用型</w:t>
            </w:r>
          </w:p>
        </w:tc>
        <w:tc>
          <w:tcPr>
            <w:tcW w:w="850" w:type="dxa"/>
            <w:vAlign w:val="center"/>
            <w:tcBorders>
              <w:top w:val="nil" w:sz="0" w:space="0" w:color="000000"/>
              <w:left w:val="nil" w:sz="0" w:space="0" w:color="000000"/>
              <w:bottom w:val="nil" w:sz="0" w:space="0" w:color="000000"/>
              <w:right w:val="nil" w:sz="0" w:space="0" w:color="000000"/>
            </w:tcBorders>
          </w:tcPr>
          <w:p w14:paraId="02A242C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472</w:t>
            </w:r>
          </w:p>
        </w:tc>
        <w:tc>
          <w:tcPr>
            <w:tcW w:w="3855" w:type="dxa"/>
            <w:vAlign w:val="center"/>
            <w:tcBorders>
              <w:top w:val="nil" w:sz="0" w:space="0" w:color="000000"/>
              <w:left w:val="nil" w:sz="0" w:space="0" w:color="000000"/>
              <w:bottom w:val="nil" w:sz="0" w:space="0" w:color="000000"/>
              <w:right w:val="nil" w:sz="0" w:space="0" w:color="000000"/>
            </w:tcBorders>
          </w:tcPr>
          <w:p w14:paraId="25E8B3D9"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助手、真人、关键</w:t>
            </w:r>
          </w:p>
        </w:tc>
      </w:tr>
      <w:tr w:rsidR="001E30B5" w14:paraId="45C1FCC5"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4DD9E09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中立看待</w:t>
            </w:r>
          </w:p>
        </w:tc>
        <w:tc>
          <w:tcPr>
            <w:tcW w:w="737" w:type="dxa"/>
            <w:vAlign w:val="center"/>
            <w:tcBorders>
              <w:top w:val="nil" w:sz="0" w:space="0" w:color="000000"/>
              <w:left w:val="nil" w:sz="0" w:space="0" w:color="000000"/>
              <w:bottom w:val="nil" w:sz="0" w:space="0" w:color="000000"/>
              <w:right w:val="nil" w:sz="0" w:space="0" w:color="000000"/>
            </w:tcBorders>
          </w:tcPr>
          <w:p w14:paraId="3A88D7B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w:t>
            </w:r>
          </w:p>
        </w:tc>
        <w:tc>
          <w:tcPr>
            <w:tcW w:w="1927" w:type="dxa"/>
            <w:vAlign w:val="center"/>
            <w:tcBorders>
              <w:top w:val="nil" w:sz="0" w:space="0" w:color="000000"/>
              <w:left w:val="nil" w:sz="0" w:space="0" w:color="000000"/>
              <w:bottom w:val="nil" w:sz="0" w:space="0" w:color="000000"/>
              <w:right w:val="nil" w:sz="0" w:space="0" w:color="000000"/>
            </w:tcBorders>
          </w:tcPr>
          <w:p w14:paraId="2EC96F4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诊断场景型</w:t>
            </w:r>
          </w:p>
        </w:tc>
        <w:tc>
          <w:tcPr>
            <w:tcW w:w="850" w:type="dxa"/>
            <w:vAlign w:val="center"/>
            <w:tcBorders>
              <w:top w:val="nil" w:sz="0" w:space="0" w:color="000000"/>
              <w:left w:val="nil" w:sz="0" w:space="0" w:color="000000"/>
              <w:bottom w:val="nil" w:sz="0" w:space="0" w:color="000000"/>
              <w:right w:val="nil" w:sz="0" w:space="0" w:color="000000"/>
            </w:tcBorders>
          </w:tcPr>
          <w:p w14:paraId="00BF268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67</w:t>
            </w:r>
          </w:p>
        </w:tc>
        <w:tc>
          <w:tcPr>
            <w:tcW w:w="3855" w:type="dxa"/>
            <w:vAlign w:val="center"/>
            <w:tcBorders>
              <w:top w:val="nil" w:sz="0" w:space="0" w:color="000000"/>
              <w:left w:val="nil" w:sz="0" w:space="0" w:color="000000"/>
              <w:bottom w:val="nil" w:sz="0" w:space="0" w:color="000000"/>
              <w:right w:val="nil" w:sz="0" w:space="0" w:color="000000"/>
            </w:tcBorders>
          </w:tcPr>
          <w:p w14:paraId="4034D451"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复杂病情、专业判断</w:t>
            </w:r>
          </w:p>
        </w:tc>
      </w:tr>
      <w:tr w:rsidR="001E30B5" w14:paraId="61615B4D"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3E0AF29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中立看待</w:t>
            </w:r>
          </w:p>
        </w:tc>
        <w:tc>
          <w:tcPr>
            <w:tcW w:w="737" w:type="dxa"/>
            <w:vAlign w:val="center"/>
            <w:tcBorders>
              <w:top w:val="nil" w:sz="0" w:space="0" w:color="000000"/>
              <w:left w:val="nil" w:sz="0" w:space="0" w:color="000000"/>
              <w:bottom w:val="nil" w:sz="0" w:space="0" w:color="000000"/>
              <w:right w:val="nil" w:sz="0" w:space="0" w:color="000000"/>
            </w:tcBorders>
          </w:tcPr>
          <w:p w14:paraId="4509BA0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3</w:t>
            </w:r>
          </w:p>
        </w:tc>
        <w:tc>
          <w:tcPr>
            <w:tcW w:w="1927" w:type="dxa"/>
            <w:vAlign w:val="center"/>
            <w:tcBorders>
              <w:top w:val="nil" w:sz="0" w:space="0" w:color="000000"/>
              <w:left w:val="nil" w:sz="0" w:space="0" w:color="000000"/>
              <w:bottom w:val="nil" w:sz="0" w:space="0" w:color="000000"/>
              <w:right w:val="nil" w:sz="0" w:space="0" w:color="000000"/>
            </w:tcBorders>
          </w:tcPr>
          <w:p w14:paraId="2132DF0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能力边界型</w:t>
            </w:r>
          </w:p>
        </w:tc>
        <w:tc>
          <w:tcPr>
            <w:tcW w:w="850" w:type="dxa"/>
            <w:vAlign w:val="center"/>
            <w:tcBorders>
              <w:top w:val="nil" w:sz="0" w:space="0" w:color="000000"/>
              <w:left w:val="nil" w:sz="0" w:space="0" w:color="000000"/>
              <w:bottom w:val="nil" w:sz="0" w:space="0" w:color="000000"/>
              <w:right w:val="nil" w:sz="0" w:space="0" w:color="000000"/>
            </w:tcBorders>
          </w:tcPr>
          <w:p w14:paraId="37A3281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57</w:t>
            </w:r>
          </w:p>
        </w:tc>
        <w:tc>
          <w:tcPr>
            <w:tcW w:w="3855" w:type="dxa"/>
            <w:vAlign w:val="center"/>
            <w:tcBorders>
              <w:top w:val="nil" w:sz="0" w:space="0" w:color="000000"/>
              <w:left w:val="nil" w:sz="0" w:space="0" w:color="000000"/>
              <w:bottom w:val="nil" w:sz="0" w:space="0" w:color="000000"/>
              <w:right w:val="nil" w:sz="0" w:space="0" w:color="000000"/>
            </w:tcBorders>
          </w:tcPr>
          <w:p w14:paraId="09461A08"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不能、替代、人类</w:t>
            </w:r>
          </w:p>
        </w:tc>
      </w:tr>
      <w:tr w:rsidR="001E30B5" w14:paraId="09378FD8"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6EF8943A"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中立看待</w:t>
            </w:r>
          </w:p>
        </w:tc>
        <w:tc>
          <w:tcPr>
            <w:tcW w:w="737" w:type="dxa"/>
            <w:vAlign w:val="center"/>
            <w:tcBorders>
              <w:top w:val="nil" w:sz="0" w:space="0" w:color="000000"/>
              <w:left w:val="nil" w:sz="0" w:space="0" w:color="000000"/>
              <w:bottom w:val="nil" w:sz="0" w:space="0" w:color="000000"/>
              <w:right w:val="nil" w:sz="0" w:space="0" w:color="000000"/>
            </w:tcBorders>
          </w:tcPr>
          <w:p w14:paraId="515B6D8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4</w:t>
            </w:r>
          </w:p>
        </w:tc>
        <w:tc>
          <w:tcPr>
            <w:tcW w:w="1927" w:type="dxa"/>
            <w:vAlign w:val="center"/>
            <w:tcBorders>
              <w:top w:val="nil" w:sz="0" w:space="0" w:color="000000"/>
              <w:left w:val="nil" w:sz="0" w:space="0" w:color="000000"/>
              <w:bottom w:val="nil" w:sz="0" w:space="0" w:color="000000"/>
              <w:right w:val="nil" w:sz="0" w:space="0" w:color="000000"/>
            </w:tcBorders>
          </w:tcPr>
          <w:p w14:paraId="3B86BD6C"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技术应用效率型</w:t>
            </w:r>
          </w:p>
        </w:tc>
        <w:tc>
          <w:tcPr>
            <w:tcW w:w="850" w:type="dxa"/>
            <w:vAlign w:val="center"/>
            <w:tcBorders>
              <w:top w:val="nil" w:sz="0" w:space="0" w:color="000000"/>
              <w:left w:val="nil" w:sz="0" w:space="0" w:color="000000"/>
              <w:bottom w:val="nil" w:sz="0" w:space="0" w:color="000000"/>
              <w:right w:val="nil" w:sz="0" w:space="0" w:color="000000"/>
            </w:tcBorders>
          </w:tcPr>
          <w:p w14:paraId="3B1DB41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45</w:t>
            </w:r>
          </w:p>
        </w:tc>
        <w:tc>
          <w:tcPr>
            <w:tcW w:w="3855" w:type="dxa"/>
            <w:vAlign w:val="center"/>
            <w:tcBorders>
              <w:top w:val="nil" w:sz="0" w:space="0" w:color="000000"/>
              <w:left w:val="nil" w:sz="0" w:space="0" w:color="000000"/>
              <w:bottom w:val="nil" w:sz="0" w:space="0" w:color="000000"/>
              <w:right w:val="nil" w:sz="0" w:space="0" w:color="000000"/>
            </w:tcBorders>
          </w:tcPr>
          <w:p w14:paraId="7D92F114"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数据、人文</w:t>
            </w:r>
          </w:p>
        </w:tc>
      </w:tr>
      <w:tr w:rsidR="001E30B5" w14:paraId="715F06EA"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3396037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中立看待</w:t>
            </w:r>
          </w:p>
        </w:tc>
        <w:tc>
          <w:tcPr>
            <w:tcW w:w="737" w:type="dxa"/>
            <w:vAlign w:val="center"/>
            <w:tcBorders>
              <w:top w:val="nil" w:sz="0" w:space="0" w:color="000000"/>
              <w:left w:val="nil" w:sz="0" w:space="0" w:color="000000"/>
              <w:bottom w:val="nil" w:sz="0" w:space="0" w:color="000000"/>
              <w:right w:val="nil" w:sz="0" w:space="0" w:color="000000"/>
            </w:tcBorders>
          </w:tcPr>
          <w:p w14:paraId="1D0F0C2D"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5</w:t>
            </w:r>
          </w:p>
        </w:tc>
        <w:tc>
          <w:tcPr>
            <w:tcW w:w="1927" w:type="dxa"/>
            <w:vAlign w:val="center"/>
            <w:tcBorders>
              <w:top w:val="nil" w:sz="0" w:space="0" w:color="000000"/>
              <w:left w:val="nil" w:sz="0" w:space="0" w:color="000000"/>
              <w:bottom w:val="nil" w:sz="0" w:space="0" w:color="000000"/>
              <w:right w:val="nil" w:sz="0" w:space="0" w:color="000000"/>
            </w:tcBorders>
          </w:tcPr>
          <w:p w14:paraId="6552D31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辅助参考型</w:t>
            </w:r>
          </w:p>
        </w:tc>
        <w:tc>
          <w:tcPr>
            <w:tcW w:w="850" w:type="dxa"/>
            <w:vAlign w:val="center"/>
            <w:tcBorders>
              <w:top w:val="nil" w:sz="0" w:space="0" w:color="000000"/>
              <w:left w:val="nil" w:sz="0" w:space="0" w:color="000000"/>
              <w:bottom w:val="nil" w:sz="0" w:space="0" w:color="000000"/>
              <w:right w:val="nil" w:sz="0" w:space="0" w:color="000000"/>
            </w:tcBorders>
          </w:tcPr>
          <w:p w14:paraId="3578204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16</w:t>
            </w:r>
          </w:p>
        </w:tc>
        <w:tc>
          <w:tcPr>
            <w:tcW w:w="3855" w:type="dxa"/>
            <w:vAlign w:val="center"/>
            <w:tcBorders>
              <w:top w:val="nil" w:sz="0" w:space="0" w:color="000000"/>
              <w:left w:val="nil" w:sz="0" w:space="0" w:color="000000"/>
              <w:bottom w:val="nil" w:sz="0" w:space="0" w:color="000000"/>
              <w:right w:val="nil" w:sz="0" w:space="0" w:color="000000"/>
            </w:tcBorders>
          </w:tcPr>
          <w:p w14:paraId="5C7AE2E3"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只是、参考、工具</w:t>
            </w:r>
          </w:p>
        </w:tc>
      </w:tr>
      <w:tr w:rsidR="001E30B5" w14:paraId="57CDDD5A"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val="restart"/>
          </w:tcPr>
          <w:p w14:paraId="659920CA" w14:textId="77777777" w:rsidR="001E30B5" w:rsidRDefault="00000000">
            <w:pPr>
              <w:spacing w:before="20" w:after="20" w:line="240" w:lineRule="auto"/>
              <w:ind w:left="0" w:firstLine="0"/>
              <w:jc w:val="center"/>
            </w:pPr>
            <w:r>
              <w:rPr>
                <w:rFonts w:ascii="Times New Roman" w:hAnsi="Times New Roman" w:eastAsia="宋体" w:cs="Times New Roman"/>
                <w:b w:val="0"/>
                <w:noProof/>
                <w:sz w:val="18"/>
                <w:szCs w:val="18"/>
              </w:rPr>
              <w:t>消极看待</w:t>
            </w:r>
          </w:p>
        </w:tc>
        <w:tc>
          <w:tcPr>
            <w:tcW w:w="737" w:type="dxa"/>
            <w:vAlign w:val="center"/>
            <w:tcBorders>
              <w:top w:val="nil" w:sz="0" w:space="0" w:color="000000"/>
              <w:left w:val="nil" w:sz="0" w:space="0" w:color="000000"/>
              <w:bottom w:val="nil" w:sz="0" w:space="0" w:color="000000"/>
              <w:right w:val="nil" w:sz="0" w:space="0" w:color="000000"/>
            </w:tcBorders>
          </w:tcPr>
          <w:p w14:paraId="3E8BC0DF"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w:t>
            </w:r>
          </w:p>
        </w:tc>
        <w:tc>
          <w:tcPr>
            <w:tcW w:w="1927" w:type="dxa"/>
            <w:vAlign w:val="center"/>
            <w:tcBorders>
              <w:top w:val="nil" w:sz="0" w:space="0" w:color="000000"/>
              <w:left w:val="nil" w:sz="0" w:space="0" w:color="000000"/>
              <w:bottom w:val="nil" w:sz="0" w:space="0" w:color="000000"/>
              <w:right w:val="nil" w:sz="0" w:space="0" w:color="000000"/>
            </w:tcBorders>
          </w:tcPr>
          <w:p w14:paraId="1272FC89"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AI</w:t>
            </w:r>
            <w:r>
              <w:rPr>
                <w:rFonts w:ascii="Times New Roman" w:hAnsi="Times New Roman" w:eastAsia="宋体" w:cs="Times New Roman"/>
                <w:b w:val="0"/>
                <w:noProof/>
                <w:sz w:val="18"/>
                <w:szCs w:val="18"/>
              </w:rPr>
              <w:t>能力质疑型</w:t>
            </w:r>
          </w:p>
        </w:tc>
        <w:tc>
          <w:tcPr>
            <w:tcW w:w="850" w:type="dxa"/>
            <w:vAlign w:val="center"/>
            <w:tcBorders>
              <w:top w:val="nil" w:sz="0" w:space="0" w:color="000000"/>
              <w:left w:val="nil" w:sz="0" w:space="0" w:color="000000"/>
              <w:bottom w:val="nil" w:sz="0" w:space="0" w:color="000000"/>
              <w:right w:val="nil" w:sz="0" w:space="0" w:color="000000"/>
            </w:tcBorders>
          </w:tcPr>
          <w:p w14:paraId="604EDF3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211</w:t>
            </w:r>
          </w:p>
        </w:tc>
        <w:tc>
          <w:tcPr>
            <w:tcW w:w="3855" w:type="dxa"/>
            <w:vAlign w:val="center"/>
            <w:tcBorders>
              <w:top w:val="nil" w:sz="0" w:space="0" w:color="000000"/>
              <w:left w:val="nil" w:sz="0" w:space="0" w:color="000000"/>
              <w:bottom w:val="nil" w:sz="0" w:space="0" w:color="000000"/>
              <w:right w:val="nil" w:sz="0" w:space="0" w:color="000000"/>
            </w:tcBorders>
          </w:tcPr>
          <w:p w14:paraId="4CD6642C"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不行、不敢、瞎编</w:t>
            </w:r>
          </w:p>
        </w:tc>
      </w:tr>
      <w:tr w:rsidR="001E30B5" w14:paraId="51B97A5A"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0FB198B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消极看待</w:t>
            </w:r>
          </w:p>
        </w:tc>
        <w:tc>
          <w:tcPr>
            <w:tcW w:w="737" w:type="dxa"/>
            <w:vAlign w:val="center"/>
            <w:tcBorders>
              <w:top w:val="nil" w:sz="0" w:space="0" w:color="000000"/>
              <w:left w:val="nil" w:sz="0" w:space="0" w:color="000000"/>
              <w:bottom w:val="nil" w:sz="0" w:space="0" w:color="000000"/>
              <w:right w:val="nil" w:sz="0" w:space="0" w:color="000000"/>
            </w:tcBorders>
          </w:tcPr>
          <w:p w14:paraId="2B3C8836"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w:t>
            </w:r>
          </w:p>
        </w:tc>
        <w:tc>
          <w:tcPr>
            <w:tcW w:w="1927" w:type="dxa"/>
            <w:vAlign w:val="center"/>
            <w:tcBorders>
              <w:top w:val="nil" w:sz="0" w:space="0" w:color="000000"/>
              <w:left w:val="nil" w:sz="0" w:space="0" w:color="000000"/>
              <w:bottom w:val="nil" w:sz="0" w:space="0" w:color="000000"/>
              <w:right w:val="nil" w:sz="0" w:space="0" w:color="000000"/>
            </w:tcBorders>
          </w:tcPr>
          <w:p w14:paraId="4C425064"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医生不可替代型</w:t>
            </w:r>
          </w:p>
        </w:tc>
        <w:tc>
          <w:tcPr>
            <w:tcW w:w="850" w:type="dxa"/>
            <w:vAlign w:val="center"/>
            <w:tcBorders>
              <w:top w:val="nil" w:sz="0" w:space="0" w:color="000000"/>
              <w:left w:val="nil" w:sz="0" w:space="0" w:color="000000"/>
              <w:bottom w:val="nil" w:sz="0" w:space="0" w:color="000000"/>
              <w:right w:val="nil" w:sz="0" w:space="0" w:color="000000"/>
            </w:tcBorders>
          </w:tcPr>
          <w:p w14:paraId="2712DED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87</w:t>
            </w:r>
          </w:p>
        </w:tc>
        <w:tc>
          <w:tcPr>
            <w:tcW w:w="3855" w:type="dxa"/>
            <w:vAlign w:val="center"/>
            <w:tcBorders>
              <w:top w:val="nil" w:sz="0" w:space="0" w:color="000000"/>
              <w:left w:val="nil" w:sz="0" w:space="0" w:color="000000"/>
              <w:bottom w:val="nil" w:sz="0" w:space="0" w:color="000000"/>
              <w:right w:val="nil" w:sz="0" w:space="0" w:color="000000"/>
            </w:tcBorders>
          </w:tcPr>
          <w:p w14:paraId="19FB1DF8"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医院、网上、正规就诊</w:t>
            </w:r>
          </w:p>
        </w:tc>
      </w:tr>
      <w:tr w:rsidR="001E30B5" w14:paraId="5984D547"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53979E91"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消极看待</w:t>
            </w:r>
          </w:p>
        </w:tc>
        <w:tc>
          <w:tcPr>
            <w:tcW w:w="737" w:type="dxa"/>
            <w:vAlign w:val="center"/>
            <w:tcBorders>
              <w:top w:val="nil" w:sz="0" w:space="0" w:color="000000"/>
              <w:left w:val="nil" w:sz="0" w:space="0" w:color="000000"/>
              <w:bottom w:val="nil" w:sz="0" w:space="0" w:color="000000"/>
              <w:right w:val="nil" w:sz="0" w:space="0" w:color="000000"/>
            </w:tcBorders>
          </w:tcPr>
          <w:p w14:paraId="7AAB12A3"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3</w:t>
            </w:r>
          </w:p>
        </w:tc>
        <w:tc>
          <w:tcPr>
            <w:tcW w:w="1927" w:type="dxa"/>
            <w:vAlign w:val="center"/>
            <w:tcBorders>
              <w:top w:val="nil" w:sz="0" w:space="0" w:color="000000"/>
              <w:left w:val="nil" w:sz="0" w:space="0" w:color="000000"/>
              <w:bottom w:val="nil" w:sz="0" w:space="0" w:color="000000"/>
              <w:right w:val="nil" w:sz="0" w:space="0" w:color="000000"/>
            </w:tcBorders>
          </w:tcPr>
          <w:p w14:paraId="0FF701FC"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风险责任型</w:t>
            </w:r>
          </w:p>
        </w:tc>
        <w:tc>
          <w:tcPr>
            <w:tcW w:w="850" w:type="dxa"/>
            <w:vAlign w:val="center"/>
            <w:tcBorders>
              <w:top w:val="nil" w:sz="0" w:space="0" w:color="000000"/>
              <w:left w:val="nil" w:sz="0" w:space="0" w:color="000000"/>
              <w:bottom w:val="nil" w:sz="0" w:space="0" w:color="000000"/>
              <w:right w:val="nil" w:sz="0" w:space="0" w:color="000000"/>
            </w:tcBorders>
          </w:tcPr>
          <w:p w14:paraId="1213E35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28</w:t>
            </w:r>
          </w:p>
        </w:tc>
        <w:tc>
          <w:tcPr>
            <w:tcW w:w="3855" w:type="dxa"/>
            <w:vAlign w:val="center"/>
            <w:tcBorders>
              <w:top w:val="nil" w:sz="0" w:space="0" w:color="000000"/>
              <w:left w:val="nil" w:sz="0" w:space="0" w:color="000000"/>
              <w:bottom w:val="nil" w:sz="0" w:space="0" w:color="000000"/>
              <w:right w:val="nil" w:sz="0" w:space="0" w:color="000000"/>
            </w:tcBorders>
          </w:tcPr>
          <w:p w14:paraId="20042179"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误诊、背锅、负责</w:t>
            </w:r>
          </w:p>
        </w:tc>
      </w:tr>
      <w:tr w:rsidR="001E30B5" w14:paraId="61882AD3" w14:textId="77777777">
        <w:trPr>
          <w:cantSplit/>
          <w:jc w:val="center"/>
        </w:trPr>
        <w:tc>
          <w:tcPr>
            <w:tcW w:w="1360" w:type="dxa"/>
            <w:vAlign w:val="center"/>
            <w:tcBorders>
              <w:top w:val="nil" w:sz="0" w:space="0" w:color="000000"/>
              <w:left w:val="nil" w:sz="0" w:space="0" w:color="000000"/>
              <w:bottom w:val="nil" w:sz="0" w:space="0" w:color="000000"/>
              <w:right w:val="nil" w:sz="0" w:space="0" w:color="000000"/>
            </w:tcBorders>
            <w:vMerge/>
          </w:tcPr>
          <w:p w14:paraId="57F6F915"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消极看待</w:t>
            </w:r>
          </w:p>
        </w:tc>
        <w:tc>
          <w:tcPr>
            <w:tcW w:w="737" w:type="dxa"/>
            <w:vAlign w:val="center"/>
            <w:tcBorders>
              <w:top w:val="nil" w:sz="0" w:space="0" w:color="000000"/>
              <w:left w:val="nil" w:sz="0" w:space="0" w:color="000000"/>
              <w:bottom w:val="nil" w:sz="0" w:space="0" w:color="000000"/>
              <w:right w:val="nil" w:sz="0" w:space="0" w:color="000000"/>
            </w:tcBorders>
          </w:tcPr>
          <w:p w14:paraId="38BE70DF"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4</w:t>
            </w:r>
          </w:p>
        </w:tc>
        <w:tc>
          <w:tcPr>
            <w:tcW w:w="1927" w:type="dxa"/>
            <w:vAlign w:val="center"/>
            <w:tcBorders>
              <w:top w:val="nil" w:sz="0" w:space="0" w:color="000000"/>
              <w:left w:val="nil" w:sz="0" w:space="0" w:color="000000"/>
              <w:bottom w:val="nil" w:sz="0" w:space="0" w:color="000000"/>
              <w:right w:val="nil" w:sz="0" w:space="0" w:color="000000"/>
            </w:tcBorders>
          </w:tcPr>
          <w:p w14:paraId="7CFCF77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替代焦虑型</w:t>
            </w:r>
          </w:p>
        </w:tc>
        <w:tc>
          <w:tcPr>
            <w:tcW w:w="850" w:type="dxa"/>
            <w:vAlign w:val="center"/>
            <w:tcBorders>
              <w:top w:val="nil" w:sz="0" w:space="0" w:color="000000"/>
              <w:left w:val="nil" w:sz="0" w:space="0" w:color="000000"/>
              <w:bottom w:val="nil" w:sz="0" w:space="0" w:color="000000"/>
              <w:right w:val="nil" w:sz="0" w:space="0" w:color="000000"/>
            </w:tcBorders>
          </w:tcPr>
          <w:p w14:paraId="0FAEBC58"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24</w:t>
            </w:r>
          </w:p>
        </w:tc>
        <w:tc>
          <w:tcPr>
            <w:tcW w:w="3855" w:type="dxa"/>
            <w:vAlign w:val="center"/>
            <w:tcBorders>
              <w:top w:val="nil" w:sz="0" w:space="0" w:color="000000"/>
              <w:left w:val="nil" w:sz="0" w:space="0" w:color="000000"/>
              <w:bottom w:val="nil" w:sz="0" w:space="0" w:color="000000"/>
              <w:right w:val="nil" w:sz="0" w:space="0" w:color="000000"/>
            </w:tcBorders>
          </w:tcPr>
          <w:p w14:paraId="3D7C3849" w14:textId="77777777" w:rsidR="001E30B5" w:rsidRDefault="00000000">
            <w:pPr>
              <w:spacing w:before="20" w:after="20" w:line="240" w:lineRule="auto"/>
              <w:ind w:left="0" w:firstLine="0"/>
              <w:jc w:val="left"/>
            </w:pPr>
            <w:r>
              <w:rPr>
                <w:rFonts w:ascii="Times New Roman" w:hAnsi="Times New Roman" w:eastAsia="宋体" w:cs="Times New Roman"/>
                <w:b w:val="0"/>
                <w:noProof/>
                <w:sz w:val="18"/>
                <w:szCs w:val="18"/>
              </w:rPr>
              <w:t>取代、机器人、无法</w:t>
            </w:r>
          </w:p>
        </w:tc>
      </w:tr>
    </w:tbl>
    <w:p w14:paraId="3FDFC67B" w14:textId="77777777" w:rsidR="00CF675D" w:rsidRDefault="00CF675D">
      <w:pPr>
        <w:spacing w:line="240" w:lineRule="auto" w:before="0" w:after="0"/>
        <w:ind w:firstLine="0" w:left="0" w:right="0"/>
        <w:rPr>
          <w:rFonts w:eastAsia="黑体"/>
          <w:b/>
        </w:rPr>
      </w:pPr>
      <w:r/>
    </w:p>
    <w:p w14:paraId="06CE30C2" w14:textId="77777777" w:rsidR="001E30B5" w:rsidRDefault="00000000">
      <w:pPr>
        <w:pStyle w:val="21"/>
        <w:spacing w:before="160" w:after="80" w:line="312" w:lineRule="auto"/>
        <w:ind w:firstLine="0" w:left="0" w:right="0"/>
        <w:jc w:val="left"/>
      </w:pPr>
      <w:r>
        <w:rPr>
          <w:rFonts w:ascii="Times New Roman" w:hAnsi="Times New Roman" w:eastAsia="黑体" w:cs="Times New Roman"/>
          <w:b/>
          <w:sz w:val="24"/>
          <w:szCs w:val="24"/>
        </w:rPr>
        <w:t>4.4　认知模式识别及其推导</w:t>
      </w:r>
    </w:p>
    <w:p w14:paraId="2F312E50"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两名编码者依据14个词簇的代表词、共现和原评论独立完成四维编码与模式归属，12簇一致，一致率85.7%，κ为0.797（表9）。分歧在积极簇4“技术前景乐观”和积极簇5“健康咨询”：前者主导表达是技术带来便利而非取代医生，归入务实认可；后者以助手、报告解读和追问为主，归入人机协同。四维编码见图7。</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0CCA7082" w14:textId="77777777" w:rsidR="001E30B5" w:rsidRPr="00CF675D" w:rsidRDefault="00000000" w:rsidP="00CF675D">
      <w:pPr>
        <w:keepNext/>
        <w:keepLines/>
        <w:spacing w:before="160" w:after="0" w:line="240" w:lineRule="auto"/>
        <w:ind w:firstLine="0" w:left="0" w:right="0"/>
        <w:jc w:val="center"/>
      </w:pPr>
      <w:r>
        <w:rPr>
          <w:rFonts w:ascii="Times New Roman" w:hAnsi="Times New Roman" w:eastAsia="黑体" w:cs="Times New Roman"/>
          <w:b w:val="0"/>
          <w:sz w:val="18"/>
          <w:szCs w:val="18"/>
        </w:rPr>
        <w:t>表9　认知模式的编码者间一致性</w:t>
      </w:r>
    </w:p>
    <w:p w14:paraId="4D4ADC9B" w14:textId="77777777" w:rsidR="00C27996" w:rsidRDefault="00000000">
      <w:pPr>
        <w:keepNext/>
        <w:spacing w:after="80" w:before="0" w:line="240" w:lineRule="auto"/>
        <w:ind w:firstLine="0" w:left="0" w:right="0"/>
        <w:jc w:val="center"/>
        <w:keepLines/>
      </w:pPr>
      <w:r>
        <w:rPr>
          <w:rFonts w:ascii="Times New Roman" w:hAnsi="Times New Roman" w:eastAsia="Times New Roman" w:cs="Times New Roman"/>
          <w:b w:val="0"/>
          <w:sz w:val="18"/>
          <w:szCs w:val="18"/>
        </w:rPr>
        <w:t>Table 9　Inter-coder agreement for cognitive patterns</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900"/>
        <w:gridCol w:w="1663"/>
        <w:gridCol w:w="1663"/>
        <w:gridCol w:w="1901"/>
        <w:gridCol w:w="2019"/>
      </w:tblGrid>
      <w:tr w:rsidR="001E30B5" w14:paraId="3A56E35F" w14:textId="77777777">
        <w:trPr>
          <w:cantSplit/>
          <w:tblHeader/>
          <w:jc w:val="center"/>
        </w:trPr>
        <w:tc>
          <w:tcPr>
            <w:tcW w:w="1814" w:type="dxa"/>
            <w:vAlign w:val="center"/>
            <w:tcBorders>
              <w:top w:val="nil" w:sz="0" w:space="0" w:color="000000"/>
              <w:left w:val="nil" w:sz="0" w:space="0" w:color="000000"/>
              <w:bottom w:val="single" w:sz="6" w:space="0" w:color="000000"/>
              <w:right w:val="nil" w:sz="0" w:space="0" w:color="000000"/>
            </w:tcBorders>
          </w:tcPr>
          <w:p w14:paraId="4BFDF4AF"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项目</w:t>
            </w:r>
          </w:p>
        </w:tc>
        <w:tc>
          <w:tcPr>
            <w:tcW w:w="1587" w:type="dxa"/>
            <w:vAlign w:val="center"/>
            <w:tcBorders>
              <w:top w:val="nil" w:sz="0" w:space="0" w:color="000000"/>
              <w:left w:val="nil" w:sz="0" w:space="0" w:color="000000"/>
              <w:bottom w:val="single" w:sz="6" w:space="0" w:color="000000"/>
              <w:right w:val="nil" w:sz="0" w:space="0" w:color="000000"/>
            </w:tcBorders>
          </w:tcPr>
          <w:p w14:paraId="68A0B743"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一致数</w:t>
            </w:r>
          </w:p>
        </w:tc>
        <w:tc>
          <w:tcPr>
            <w:tcW w:w="1587" w:type="dxa"/>
            <w:vAlign w:val="center"/>
            <w:tcBorders>
              <w:top w:val="nil" w:sz="0" w:space="0" w:color="000000"/>
              <w:left w:val="nil" w:sz="0" w:space="0" w:color="000000"/>
              <w:bottom w:val="single" w:sz="6" w:space="0" w:color="000000"/>
              <w:right w:val="nil" w:sz="0" w:space="0" w:color="000000"/>
            </w:tcBorders>
          </w:tcPr>
          <w:p w14:paraId="78A36F6F"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总数</w:t>
            </w:r>
          </w:p>
        </w:tc>
        <w:tc>
          <w:tcPr>
            <w:tcW w:w="1814" w:type="dxa"/>
            <w:vAlign w:val="center"/>
            <w:tcBorders>
              <w:top w:val="nil" w:sz="0" w:space="0" w:color="000000"/>
              <w:left w:val="nil" w:sz="0" w:space="0" w:color="000000"/>
              <w:bottom w:val="single" w:sz="6" w:space="0" w:color="000000"/>
              <w:right w:val="nil" w:sz="0" w:space="0" w:color="000000"/>
            </w:tcBorders>
          </w:tcPr>
          <w:p w14:paraId="30F6FD52"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一致率</w:t>
            </w:r>
            <w:r>
              <w:rPr>
                <w:rFonts w:eastAsia="宋体" w:ascii="Times New Roman" w:hAnsi="Times New Roman" w:cs="Times New Roman"/>
                <w:b/>
                <w:noProof/>
                <w:sz w:val="18"/>
                <w:szCs w:val="18"/>
              </w:rPr>
              <w:t>/%</w:t>
            </w:r>
          </w:p>
        </w:tc>
        <w:tc>
          <w:tcPr>
            <w:tcW w:w="1927" w:type="dxa"/>
            <w:vAlign w:val="center"/>
            <w:tcBorders>
              <w:top w:val="nil" w:sz="0" w:space="0" w:color="000000"/>
              <w:left w:val="nil" w:sz="0" w:space="0" w:color="000000"/>
              <w:bottom w:val="single" w:sz="6" w:space="0" w:color="000000"/>
              <w:right w:val="nil" w:sz="0" w:space="0" w:color="000000"/>
            </w:tcBorders>
          </w:tcPr>
          <w:p w14:paraId="0E610058" w14:textId="77777777" w:rsidR="001E30B5" w:rsidRDefault="00000000">
            <w:pPr>
              <w:spacing w:before="20" w:after="20" w:line="240" w:lineRule="auto"/>
              <w:ind w:firstLine="0" w:left="0"/>
              <w:jc w:val="center"/>
            </w:pPr>
            <w:r>
              <w:rPr>
                <w:rFonts w:eastAsia="宋体" w:ascii="Times New Roman" w:hAnsi="Times New Roman" w:cs="Times New Roman"/>
                <w:b/>
                <w:noProof/>
                <w:sz w:val="18"/>
                <w:szCs w:val="18"/>
              </w:rPr>
              <w:t>Cohen’s κ</w:t>
            </w:r>
          </w:p>
        </w:tc>
      </w:tr>
      <w:tr w:rsidR="001E30B5" w14:paraId="7E411E38" w14:textId="77777777">
        <w:trPr>
          <w:cantSplit/>
          <w:jc w:val="center"/>
        </w:trPr>
        <w:tc>
          <w:tcPr>
            <w:tcW w:w="1814" w:type="dxa"/>
            <w:vAlign w:val="center"/>
            <w:tcBorders>
              <w:top w:val="nil" w:sz="0" w:space="0" w:color="000000"/>
              <w:left w:val="nil" w:sz="0" w:space="0" w:color="000000"/>
              <w:bottom w:val="nil" w:sz="0" w:space="0" w:color="000000"/>
              <w:right w:val="nil" w:sz="0" w:space="0" w:color="000000"/>
            </w:tcBorders>
          </w:tcPr>
          <w:p w14:paraId="325D7E37"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认知模式</w:t>
            </w:r>
          </w:p>
        </w:tc>
        <w:tc>
          <w:tcPr>
            <w:tcW w:w="1587" w:type="dxa"/>
            <w:vAlign w:val="center"/>
            <w:tcBorders>
              <w:top w:val="nil" w:sz="0" w:space="0" w:color="000000"/>
              <w:left w:val="nil" w:sz="0" w:space="0" w:color="000000"/>
              <w:bottom w:val="nil" w:sz="0" w:space="0" w:color="000000"/>
              <w:right w:val="nil" w:sz="0" w:space="0" w:color="000000"/>
            </w:tcBorders>
          </w:tcPr>
          <w:p w14:paraId="47BFE17E"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12</w:t>
            </w:r>
          </w:p>
        </w:tc>
        <w:tc>
          <w:tcPr>
            <w:tcW w:w="1587" w:type="dxa"/>
            <w:vAlign w:val="center"/>
            <w:tcBorders>
              <w:top w:val="nil" w:sz="0" w:space="0" w:color="000000"/>
              <w:left w:val="nil" w:sz="0" w:space="0" w:color="000000"/>
              <w:bottom w:val="nil" w:sz="0" w:space="0" w:color="000000"/>
              <w:right w:val="nil" w:sz="0" w:space="0" w:color="000000"/>
            </w:tcBorders>
          </w:tcPr>
          <w:p w14:paraId="273A6CA0"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14</w:t>
            </w:r>
          </w:p>
        </w:tc>
        <w:tc>
          <w:tcPr>
            <w:tcW w:w="1814" w:type="dxa"/>
            <w:vAlign w:val="center"/>
            <w:tcBorders>
              <w:top w:val="nil" w:sz="0" w:space="0" w:color="000000"/>
              <w:left w:val="nil" w:sz="0" w:space="0" w:color="000000"/>
              <w:bottom w:val="nil" w:sz="0" w:space="0" w:color="000000"/>
              <w:right w:val="nil" w:sz="0" w:space="0" w:color="000000"/>
            </w:tcBorders>
          </w:tcPr>
          <w:p w14:paraId="07660567"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85.7</w:t>
            </w:r>
          </w:p>
        </w:tc>
        <w:tc>
          <w:tcPr>
            <w:tcW w:w="1927" w:type="dxa"/>
            <w:vAlign w:val="center"/>
            <w:tcBorders>
              <w:top w:val="nil" w:sz="0" w:space="0" w:color="000000"/>
              <w:left w:val="nil" w:sz="0" w:space="0" w:color="000000"/>
              <w:bottom w:val="nil" w:sz="0" w:space="0" w:color="000000"/>
              <w:right w:val="nil" w:sz="0" w:space="0" w:color="000000"/>
            </w:tcBorders>
          </w:tcPr>
          <w:p w14:paraId="6FE9FAA2" w14:textId="77777777" w:rsidR="001E30B5" w:rsidRDefault="00000000">
            <w:pPr>
              <w:spacing w:before="20" w:after="20" w:line="240" w:lineRule="auto"/>
              <w:ind w:firstLine="0" w:left="0"/>
              <w:jc w:val="center"/>
            </w:pPr>
            <w:r>
              <w:rPr>
                <w:rFonts w:ascii="Times New Roman" w:hAnsi="Times New Roman" w:eastAsia="宋体" w:cs="Times New Roman"/>
                <w:b w:val="0"/>
                <w:noProof/>
                <w:sz w:val="18"/>
                <w:szCs w:val="18"/>
              </w:rPr>
              <w:t>0.797</w:t>
            </w:r>
          </w:p>
        </w:tc>
      </w:tr>
    </w:tbl>
    <w:p w14:paraId="233156D6" w14:textId="77777777" w:rsidR="001E30B5" w:rsidRDefault="00000000">
      <w:pPr>
        <w:keepNext/>
        <w:keepLines/>
        <w:spacing w:before="120" w:after="0" w:line="240" w:lineRule="auto"/>
        <w:ind w:firstLine="0" w:left="0" w:right="0"/>
        <w:jc w:val="center"/>
        <w:pageBreakBefore/>
      </w:pPr>
      <w:r>
        <w:drawing>
          <wp:inline xmlns:a="http://schemas.openxmlformats.org/drawingml/2006/main" xmlns:pic="http://schemas.openxmlformats.org/drawingml/2006/picture">
            <wp:extent cx="5580000" cy="5214605"/>
            <wp:docPr id="7" name="Picture 7"/>
            <wp:cNvGraphicFramePr>
              <a:graphicFrameLocks noChangeAspect="1"/>
            </wp:cNvGraphicFramePr>
            <a:graphic>
              <a:graphicData uri="http://schemas.openxmlformats.org/drawingml/2006/picture">
                <pic:pic>
                  <pic:nvPicPr>
                    <pic:cNvPr id="0" name="图7_四维编码热图.png"/>
                    <pic:cNvPicPr/>
                  </pic:nvPicPr>
                  <pic:blipFill>
                    <a:blip r:embed="rId26"/>
                    <a:stretch>
                      <a:fillRect/>
                    </a:stretch>
                  </pic:blipFill>
                  <pic:spPr>
                    <a:xfrm>
                      <a:off x="0" y="0"/>
                      <a:ext cx="5580000" cy="5214605"/>
                    </a:xfrm>
                    <a:prstGeom prst="rect"/>
                  </pic:spPr>
                </pic:pic>
              </a:graphicData>
            </a:graphic>
          </wp:inline>
        </w:drawing>
      </w:r>
    </w:p>
    <w:p w14:paraId="36DD1966" w14:textId="77777777" w:rsidR="001E30B5" w:rsidRDefault="00000000">
      <w:pPr>
        <w:keepNext/>
        <w:keepLines/>
        <w:spacing w:before="80" w:after="0" w:line="240" w:lineRule="auto"/>
        <w:ind w:firstLine="0" w:left="0" w:right="0"/>
        <w:jc w:val="center"/>
      </w:pPr>
      <w:r>
        <w:rPr>
          <w:rFonts w:ascii="Times New Roman" w:hAnsi="Times New Roman" w:eastAsia="黑体" w:cs="Times New Roman"/>
          <w:b w:val="0"/>
          <w:sz w:val="18"/>
          <w:szCs w:val="18"/>
        </w:rPr>
        <w:t>图7　14个词簇的四维认知编码</w:t>
      </w:r>
    </w:p>
    <w:p w14:paraId="5B2426BC" w14:textId="77777777" w:rsidR="00C27996" w:rsidRDefault="00000000">
      <w:pPr>
        <w:spacing w:after="160" w:before="0" w:line="240" w:lineRule="auto"/>
        <w:ind w:firstLine="0" w:left="0" w:right="0"/>
        <w:jc w:val="center"/>
        <w:keepLines/>
      </w:pPr>
      <w:proofErr w:type="gramStart"/>
      <w:proofErr w:type="gramEnd"/>
      <w:r>
        <w:rPr>
          <w:rFonts w:ascii="Times New Roman" w:hAnsi="Times New Roman" w:eastAsia="Times New Roman" w:cs="Times New Roman"/>
          <w:b w:val="0"/>
          <w:sz w:val="18"/>
          <w:szCs w:val="18"/>
        </w:rPr>
        <w:t>Fig. 7　Four-dimensional cognitive coding of 14 word clusters</w:t>
      </w:r>
    </w:p>
    <w:p w14:paraId="14EEDB7B"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五种模式并非由态度类别直接命名，而是把词簇的四维配置对照算法欣赏、算法厌恶与人机互补归纳（表10）。积极簇1同时呈现能力高估、医生弱化、风险忽视和人机替代，流畅输出被写成独立胜任，对应未校准的算法欣赏，构成技术崇拜型。积极簇2和簇4聚焦问诊购药便利及技术前景，共同弱化医生、较少讨论风险，按现实功能与发展收益评价技术，故归为务实认可型。积极簇3、簇5与中立组五个词簇均将AI写成助手、参考或信息处理工具，并保留医生判断，与人机互补更为接近，构成人机协同型；积极簇较少写风险，中立簇把边界写得更清楚。</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2A66C7B7"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消极簇1、簇2和簇4以能力低估、医生强化或人机排斥为主，核心是不敢用、不能用或担心被替代，对应算法厌恶，归为技术恐惧型。消极簇3同样低估能力、强化医生、排斥使用，但风险被编码为正视，话语集中于误诊责任和可追溯性，故单列为风险责任型。人机协同型含7个词簇，簇数不是评论占比。五种模式用来比较典型配置，不估计人群规模。</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44087CA4" w14:textId="77777777" w:rsidR="001E30B5" w:rsidRPr="00CF675D" w:rsidRDefault="00000000" w:rsidP="00CF675D">
      <w:pPr>
        <w:keepNext/>
        <w:keepLines/>
        <w:spacing w:before="160" w:after="0" w:line="240" w:lineRule="auto"/>
        <w:ind w:firstLine="0" w:left="0" w:right="0"/>
        <w:jc w:val="center"/>
        <w:pageBreakBefore/>
      </w:pPr>
      <w:r>
        <w:rPr>
          <w:rFonts w:ascii="Times New Roman" w:hAnsi="Times New Roman" w:eastAsia="黑体" w:cs="Times New Roman"/>
          <w:b w:val="0"/>
          <w:sz w:val="18"/>
          <w:szCs w:val="18"/>
        </w:rPr>
        <w:t>表10　五种认知模式</w:t>
      </w:r>
    </w:p>
    <w:p w14:paraId="14A26C28" w14:textId="77777777" w:rsidR="00C27996" w:rsidRDefault="00000000">
      <w:pPr>
        <w:keepNext/>
        <w:spacing w:after="80" w:before="0" w:line="240" w:lineRule="auto"/>
        <w:ind w:firstLine="0" w:left="0" w:right="0"/>
        <w:jc w:val="center"/>
        <w:keepLines/>
      </w:pPr>
      <w:r>
        <w:rPr>
          <w:rFonts w:ascii="Times New Roman" w:hAnsi="Times New Roman" w:eastAsia="Times New Roman" w:cs="Times New Roman"/>
          <w:b w:val="0"/>
          <w:sz w:val="18"/>
          <w:szCs w:val="18"/>
        </w:rPr>
        <w:t>Table 10　Five cognitive patterns</w:t>
      </w:r>
    </w:p>
    <w:tbl>
      <w:tblPr>
        <w:tblW w:w="5000" w:type="pct"/>
        <w:jc w:val="center"/>
        <w:tblLayout w:type="fixed"/>
        <w:tblCellMar>
          <w:top w:w="40" w:type="dxa"/>
          <w:left w:w="60" w:type="dxa"/>
          <w:bottom w:w="40" w:type="dxa"/>
          <w:right w:w="60" w:type="dxa"/>
        </w:tblCellMar>
        <w:tblLook w:val="04A0" w:firstRow="1" w:lastRow="0" w:firstColumn="1" w:lastColumn="0" w:noHBand="0" w:noVBand="1"/>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Pr>
      <w:tblGrid>
        <w:gridCol w:w="1352"/>
        <w:gridCol w:w="846"/>
        <w:gridCol w:w="3521"/>
        <w:gridCol w:w="1497"/>
        <w:gridCol w:w="1930"/>
      </w:tblGrid>
      <w:tr w:rsidR="001E30B5" w14:paraId="5FDF421E" w14:textId="77777777">
        <w:trPr>
          <w:cantSplit/>
          <w:tblHeader/>
          <w:jc w:val="center"/>
        </w:trPr>
        <w:tc>
          <w:tcPr>
            <w:tcW w:w="2041" w:type="dxa"/>
            <w:vAlign w:val="center"/>
            <w:tcBorders>
              <w:top w:val="nil" w:sz="0" w:space="0" w:color="000000"/>
              <w:left w:val="nil" w:sz="0" w:space="0" w:color="000000"/>
              <w:bottom w:val="single" w:sz="6" w:space="0" w:color="000000"/>
              <w:right w:val="nil" w:sz="0" w:space="0" w:color="000000"/>
            </w:tcBorders>
          </w:tcPr>
          <w:p w14:paraId="361C066F" w14:textId="77777777" w:rsidR="00C27996" w:rsidRDefault="00000000">
            <w:pPr>
              <w:spacing w:before="20" w:after="20" w:line="240" w:lineRule="auto"/>
              <w:ind w:firstLine="0" w:left="0"/>
              <w:jc w:val="center"/>
            </w:pPr>
            <w:r>
              <w:rPr>
                <w:rFonts w:eastAsia="宋体" w:ascii="Times New Roman" w:hAnsi="Times New Roman" w:cs="Times New Roman"/>
                <w:b/>
                <w:sz w:val="18"/>
                <w:szCs w:val="18"/>
              </w:rPr>
              <w:t>认知模式</w:t>
            </w:r>
          </w:p>
        </w:tc>
        <w:tc>
          <w:tcPr>
            <w:tcW w:w="1247" w:type="dxa"/>
            <w:vAlign w:val="center"/>
            <w:tcBorders>
              <w:top w:val="nil" w:sz="0" w:space="0" w:color="000000"/>
              <w:left w:val="nil" w:sz="0" w:space="0" w:color="000000"/>
              <w:bottom w:val="single" w:sz="6" w:space="0" w:color="000000"/>
              <w:right w:val="nil" w:sz="0" w:space="0" w:color="000000"/>
            </w:tcBorders>
          </w:tcPr>
          <w:p w14:paraId="6C2FAA3C" w14:textId="77777777" w:rsidR="00C27996" w:rsidRDefault="00000000">
            <w:pPr>
              <w:spacing w:before="20" w:after="20" w:line="240" w:lineRule="auto"/>
              <w:ind w:firstLine="0" w:left="0"/>
              <w:jc w:val="center"/>
            </w:pPr>
            <w:r>
              <w:rPr>
                <w:rFonts w:eastAsia="宋体" w:ascii="Times New Roman" w:hAnsi="Times New Roman" w:cs="Times New Roman"/>
                <w:b/>
                <w:sz w:val="18"/>
                <w:szCs w:val="18"/>
              </w:rPr>
              <w:t>簇数</w:t>
            </w:r>
          </w:p>
        </w:tc>
        <w:tc>
          <w:tcPr>
            <w:tcW w:w="5443" w:type="dxa"/>
            <w:vAlign w:val="center"/>
            <w:tcBorders>
              <w:top w:val="nil" w:sz="0" w:space="0" w:color="000000"/>
              <w:left w:val="nil" w:sz="0" w:space="0" w:color="000000"/>
              <w:bottom w:val="single" w:sz="6" w:space="0" w:color="000000"/>
              <w:right w:val="nil" w:sz="0" w:space="0" w:color="000000"/>
            </w:tcBorders>
          </w:tcPr>
          <w:p w14:paraId="7BA2BECC" w14:textId="77777777" w:rsidR="00C27996" w:rsidRDefault="00000000">
            <w:pPr>
              <w:spacing w:before="20" w:after="20" w:line="240" w:lineRule="auto"/>
              <w:ind w:firstLine="0" w:left="0"/>
              <w:jc w:val="center"/>
            </w:pPr>
            <w:r>
              <w:rPr>
                <w:rFonts w:eastAsia="宋体" w:ascii="Times New Roman" w:hAnsi="Times New Roman" w:cs="Times New Roman"/>
                <w:b/>
                <w:sz w:val="18"/>
                <w:szCs w:val="18"/>
              </w:rPr>
              <w:t>来源词簇</w:t>
            </w:r>
          </w:p>
        </w:tc>
        <w:tc>
          <w:tcPr>
            <w:tcW w:w="2268" w:type="dxa"/>
            <w:vAlign w:val="center"/>
            <w:tcBorders>
              <w:top w:val="nil" w:sz="0" w:space="0" w:color="000000"/>
              <w:left w:val="nil" w:sz="0" w:space="0" w:color="000000"/>
              <w:bottom w:val="single" w:sz="6" w:space="0" w:color="000000"/>
              <w:right w:val="nil" w:sz="0" w:space="0" w:color="000000"/>
            </w:tcBorders>
          </w:tcPr>
          <w:p w14:paraId="2D7E93D1" w14:textId="77777777" w:rsidR="00C27996" w:rsidRDefault="00000000">
            <w:pPr>
              <w:spacing w:before="20" w:after="20" w:line="240" w:lineRule="auto"/>
              <w:ind w:firstLine="0" w:left="0"/>
              <w:jc w:val="center"/>
            </w:pPr>
            <w:r>
              <w:rPr>
                <w:rFonts w:eastAsia="宋体" w:ascii="Times New Roman" w:hAnsi="Times New Roman" w:cs="Times New Roman"/>
                <w:b/>
                <w:sz w:val="18"/>
                <w:szCs w:val="18"/>
              </w:rPr>
              <w:t>主导四维配置</w:t>
            </w:r>
          </w:p>
        </w:tc>
        <w:tc>
          <w:tcPr>
            <w:tcW w:w="2948" w:type="dxa"/>
            <w:vAlign w:val="center"/>
            <w:tcBorders>
              <w:top w:val="nil" w:sz="0" w:space="0" w:color="000000"/>
              <w:left w:val="nil" w:sz="0" w:space="0" w:color="000000"/>
              <w:bottom w:val="single" w:sz="6" w:space="0" w:color="000000"/>
              <w:right w:val="nil" w:sz="0" w:space="0" w:color="000000"/>
            </w:tcBorders>
          </w:tcPr>
          <w:p w14:paraId="6BF98E91" w14:textId="77777777" w:rsidR="00C27996" w:rsidRDefault="00000000">
            <w:pPr>
              <w:spacing w:before="20" w:after="20" w:line="240" w:lineRule="auto"/>
              <w:ind w:firstLine="0" w:left="0"/>
              <w:jc w:val="center"/>
            </w:pPr>
            <w:r>
              <w:rPr>
                <w:rFonts w:eastAsia="宋体" w:ascii="Times New Roman" w:hAnsi="Times New Roman" w:cs="Times New Roman"/>
                <w:b/>
                <w:sz w:val="18"/>
                <w:szCs w:val="18"/>
              </w:rPr>
              <w:t>识别逻辑</w:t>
            </w:r>
          </w:p>
        </w:tc>
      </w:tr>
      <w:tr w:rsidR="001E30B5" w14:paraId="2512659B" w14:textId="77777777">
        <w:trPr>
          <w:cantSplit/>
          <w:jc w:val="center"/>
        </w:trPr>
        <w:tc>
          <w:tcPr>
            <w:tcW w:w="2041" w:type="dxa"/>
            <w:vAlign w:val="center"/>
            <w:tcBorders>
              <w:top w:val="nil" w:sz="0" w:space="0" w:color="000000"/>
              <w:left w:val="nil" w:sz="0" w:space="0" w:color="000000"/>
              <w:bottom w:val="nil" w:sz="0" w:space="0" w:color="000000"/>
              <w:right w:val="nil" w:sz="0" w:space="0" w:color="000000"/>
            </w:tcBorders>
          </w:tcPr>
          <w:p w14:paraId="12F8530A" w14:textId="77777777" w:rsidR="00C27996" w:rsidRDefault="00000000">
            <w:pPr>
              <w:spacing w:before="20" w:after="20" w:line="240" w:lineRule="auto"/>
              <w:ind w:firstLine="0" w:left="0"/>
              <w:jc w:val="center"/>
            </w:pPr>
            <w:r>
              <w:rPr>
                <w:rFonts w:ascii="Times New Roman" w:hAnsi="Times New Roman" w:eastAsia="宋体" w:cs="Times New Roman"/>
                <w:b w:val="0"/>
                <w:sz w:val="18"/>
                <w:szCs w:val="18"/>
              </w:rPr>
              <w:t>技术崇拜型</w:t>
            </w:r>
          </w:p>
        </w:tc>
        <w:tc>
          <w:tcPr>
            <w:tcW w:w="1247" w:type="dxa"/>
            <w:vAlign w:val="center"/>
            <w:tcBorders>
              <w:top w:val="nil" w:sz="0" w:space="0" w:color="000000"/>
              <w:left w:val="nil" w:sz="0" w:space="0" w:color="000000"/>
              <w:bottom w:val="nil" w:sz="0" w:space="0" w:color="000000"/>
              <w:right w:val="nil" w:sz="0" w:space="0" w:color="000000"/>
            </w:tcBorders>
          </w:tcPr>
          <w:p w14:paraId="5B966DD0" w14:textId="77777777" w:rsidR="00C27996" w:rsidRDefault="00000000">
            <w:pPr>
              <w:spacing w:before="20" w:after="20" w:line="240" w:lineRule="auto"/>
              <w:ind w:firstLine="0" w:left="0"/>
              <w:jc w:val="center"/>
            </w:pPr>
            <w:r>
              <w:rPr>
                <w:rFonts w:ascii="Times New Roman" w:hAnsi="Times New Roman" w:eastAsia="宋体" w:cs="Times New Roman"/>
                <w:b w:val="0"/>
                <w:sz w:val="18"/>
                <w:szCs w:val="18"/>
              </w:rPr>
              <w:t>1</w:t>
            </w:r>
          </w:p>
        </w:tc>
        <w:tc>
          <w:tcPr>
            <w:tcW w:w="5443" w:type="dxa"/>
            <w:vAlign w:val="center"/>
            <w:tcBorders>
              <w:top w:val="nil" w:sz="0" w:space="0" w:color="000000"/>
              <w:left w:val="nil" w:sz="0" w:space="0" w:color="000000"/>
              <w:bottom w:val="nil" w:sz="0" w:space="0" w:color="000000"/>
              <w:right w:val="nil" w:sz="0" w:space="0" w:color="000000"/>
            </w:tcBorders>
          </w:tcPr>
          <w:p w14:paraId="34FFB3D5"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积极簇</w:t>
            </w:r>
            <w:r>
              <w:rPr>
                <w:rFonts w:ascii="Times New Roman" w:hAnsi="Times New Roman" w:eastAsia="宋体" w:cs="Times New Roman"/>
                <w:b w:val="0"/>
                <w:sz w:val="17"/>
                <w:szCs w:val="17"/>
              </w:rPr>
              <w:t>1</w:t>
            </w:r>
          </w:p>
        </w:tc>
        <w:tc>
          <w:tcPr>
            <w:tcW w:w="2268" w:type="dxa"/>
            <w:vAlign w:val="center"/>
            <w:tcBorders>
              <w:top w:val="nil" w:sz="0" w:space="0" w:color="000000"/>
              <w:left w:val="nil" w:sz="0" w:space="0" w:color="000000"/>
              <w:bottom w:val="nil" w:sz="0" w:space="0" w:color="000000"/>
              <w:right w:val="nil" w:sz="0" w:space="0" w:color="000000"/>
            </w:tcBorders>
          </w:tcPr>
          <w:p w14:paraId="50A2C21A"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高估</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弱化</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忽视</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替代</w:t>
            </w:r>
          </w:p>
        </w:tc>
        <w:tc>
          <w:tcPr>
            <w:tcW w:w="2948" w:type="dxa"/>
            <w:vAlign w:val="center"/>
            <w:tcBorders>
              <w:top w:val="nil" w:sz="0" w:space="0" w:color="000000"/>
              <w:left w:val="nil" w:sz="0" w:space="0" w:color="000000"/>
              <w:bottom w:val="nil" w:sz="0" w:space="0" w:color="000000"/>
              <w:right w:val="nil" w:sz="0" w:space="0" w:color="000000"/>
            </w:tcBorders>
          </w:tcPr>
          <w:p w14:paraId="0EFD437A"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将专业、流畅等体验外推为独立诊疗能力</w:t>
            </w:r>
          </w:p>
        </w:tc>
      </w:tr>
      <w:tr w:rsidR="001E30B5" w14:paraId="6F3744EF" w14:textId="77777777">
        <w:trPr>
          <w:cantSplit/>
          <w:jc w:val="center"/>
        </w:trPr>
        <w:tc>
          <w:tcPr>
            <w:tcW w:w="2041" w:type="dxa"/>
            <w:vAlign w:val="center"/>
            <w:tcBorders>
              <w:top w:val="nil" w:sz="0" w:space="0" w:color="000000"/>
              <w:left w:val="nil" w:sz="0" w:space="0" w:color="000000"/>
              <w:bottom w:val="nil" w:sz="0" w:space="0" w:color="000000"/>
              <w:right w:val="nil" w:sz="0" w:space="0" w:color="000000"/>
            </w:tcBorders>
          </w:tcPr>
          <w:p w14:paraId="4DD0AD52" w14:textId="77777777" w:rsidR="00C27996" w:rsidRDefault="00000000">
            <w:pPr>
              <w:spacing w:before="20" w:after="20" w:line="240" w:lineRule="auto"/>
              <w:ind w:firstLine="0" w:left="0"/>
              <w:jc w:val="center"/>
            </w:pPr>
            <w:r>
              <w:rPr>
                <w:rFonts w:ascii="Times New Roman" w:hAnsi="Times New Roman" w:eastAsia="宋体" w:cs="Times New Roman"/>
                <w:b w:val="0"/>
                <w:sz w:val="18"/>
                <w:szCs w:val="18"/>
              </w:rPr>
              <w:t>务实认可型</w:t>
            </w:r>
          </w:p>
        </w:tc>
        <w:tc>
          <w:tcPr>
            <w:tcW w:w="1247" w:type="dxa"/>
            <w:vAlign w:val="center"/>
            <w:tcBorders>
              <w:top w:val="nil" w:sz="0" w:space="0" w:color="000000"/>
              <w:left w:val="nil" w:sz="0" w:space="0" w:color="000000"/>
              <w:bottom w:val="nil" w:sz="0" w:space="0" w:color="000000"/>
              <w:right w:val="nil" w:sz="0" w:space="0" w:color="000000"/>
            </w:tcBorders>
          </w:tcPr>
          <w:p w14:paraId="5995FD9A" w14:textId="77777777" w:rsidR="00C27996" w:rsidRDefault="00000000">
            <w:pPr>
              <w:spacing w:before="20" w:after="20" w:line="240" w:lineRule="auto"/>
              <w:ind w:firstLine="0" w:left="0"/>
              <w:jc w:val="center"/>
            </w:pPr>
            <w:r>
              <w:rPr>
                <w:rFonts w:ascii="Times New Roman" w:hAnsi="Times New Roman" w:eastAsia="宋体" w:cs="Times New Roman"/>
                <w:b w:val="0"/>
                <w:sz w:val="18"/>
                <w:szCs w:val="18"/>
              </w:rPr>
              <w:t>2</w:t>
            </w:r>
          </w:p>
        </w:tc>
        <w:tc>
          <w:tcPr>
            <w:tcW w:w="5443" w:type="dxa"/>
            <w:vAlign w:val="center"/>
            <w:tcBorders>
              <w:top w:val="nil" w:sz="0" w:space="0" w:color="000000"/>
              <w:left w:val="nil" w:sz="0" w:space="0" w:color="000000"/>
              <w:bottom w:val="nil" w:sz="0" w:space="0" w:color="000000"/>
              <w:right w:val="nil" w:sz="0" w:space="0" w:color="000000"/>
            </w:tcBorders>
          </w:tcPr>
          <w:p w14:paraId="6A2EDC7A"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积极簇</w:t>
            </w:r>
            <w:r>
              <w:rPr>
                <w:rFonts w:ascii="Times New Roman" w:hAnsi="Times New Roman" w:eastAsia="宋体" w:cs="Times New Roman"/>
                <w:b w:val="0"/>
                <w:sz w:val="17"/>
                <w:szCs w:val="17"/>
              </w:rPr>
              <w:t>2</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4</w:t>
            </w:r>
          </w:p>
        </w:tc>
        <w:tc>
          <w:tcPr>
            <w:tcW w:w="2268" w:type="dxa"/>
            <w:vAlign w:val="center"/>
            <w:tcBorders>
              <w:top w:val="nil" w:sz="0" w:space="0" w:color="000000"/>
              <w:left w:val="nil" w:sz="0" w:space="0" w:color="000000"/>
              <w:bottom w:val="nil" w:sz="0" w:space="0" w:color="000000"/>
              <w:right w:val="nil" w:sz="0" w:space="0" w:color="000000"/>
            </w:tcBorders>
          </w:tcPr>
          <w:p w14:paraId="22CD24DD"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合理</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高估</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弱化</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忽视</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替代</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协同</w:t>
            </w:r>
          </w:p>
        </w:tc>
        <w:tc>
          <w:tcPr>
            <w:tcW w:w="2948" w:type="dxa"/>
            <w:vAlign w:val="center"/>
            <w:tcBorders>
              <w:top w:val="nil" w:sz="0" w:space="0" w:color="000000"/>
              <w:left w:val="nil" w:sz="0" w:space="0" w:color="000000"/>
              <w:bottom w:val="nil" w:sz="0" w:space="0" w:color="000000"/>
              <w:right w:val="nil" w:sz="0" w:space="0" w:color="000000"/>
            </w:tcBorders>
          </w:tcPr>
          <w:p w14:paraId="330C0562"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依据便利、可及性和技术前景评价现实功能</w:t>
            </w:r>
          </w:p>
        </w:tc>
      </w:tr>
      <w:tr w:rsidR="001E30B5" w14:paraId="14C91853" w14:textId="77777777">
        <w:trPr>
          <w:cantSplit/>
          <w:jc w:val="center"/>
        </w:trPr>
        <w:tc>
          <w:tcPr>
            <w:tcW w:w="2041" w:type="dxa"/>
            <w:vAlign w:val="center"/>
            <w:tcBorders>
              <w:top w:val="nil" w:sz="0" w:space="0" w:color="000000"/>
              <w:left w:val="nil" w:sz="0" w:space="0" w:color="000000"/>
              <w:bottom w:val="nil" w:sz="0" w:space="0" w:color="000000"/>
              <w:right w:val="nil" w:sz="0" w:space="0" w:color="000000"/>
            </w:tcBorders>
          </w:tcPr>
          <w:p w14:paraId="365C77D7" w14:textId="77777777" w:rsidR="00C27996" w:rsidRDefault="00000000">
            <w:pPr>
              <w:spacing w:before="20" w:after="20" w:line="240" w:lineRule="auto"/>
              <w:ind w:firstLine="0" w:left="0"/>
              <w:jc w:val="center"/>
            </w:pPr>
            <w:r>
              <w:rPr>
                <w:rFonts w:ascii="Times New Roman" w:hAnsi="Times New Roman" w:eastAsia="宋体" w:cs="Times New Roman"/>
                <w:b w:val="0"/>
                <w:sz w:val="18"/>
                <w:szCs w:val="18"/>
              </w:rPr>
              <w:t>人机协同型</w:t>
            </w:r>
          </w:p>
        </w:tc>
        <w:tc>
          <w:tcPr>
            <w:tcW w:w="1247" w:type="dxa"/>
            <w:vAlign w:val="center"/>
            <w:tcBorders>
              <w:top w:val="nil" w:sz="0" w:space="0" w:color="000000"/>
              <w:left w:val="nil" w:sz="0" w:space="0" w:color="000000"/>
              <w:bottom w:val="nil" w:sz="0" w:space="0" w:color="000000"/>
              <w:right w:val="nil" w:sz="0" w:space="0" w:color="000000"/>
            </w:tcBorders>
          </w:tcPr>
          <w:p w14:paraId="146E460E" w14:textId="77777777" w:rsidR="00C27996" w:rsidRDefault="00000000">
            <w:pPr>
              <w:spacing w:before="20" w:after="20" w:line="240" w:lineRule="auto"/>
              <w:ind w:firstLine="0" w:left="0"/>
              <w:jc w:val="center"/>
            </w:pPr>
            <w:r>
              <w:rPr>
                <w:rFonts w:ascii="Times New Roman" w:hAnsi="Times New Roman" w:eastAsia="宋体" w:cs="Times New Roman"/>
                <w:b w:val="0"/>
                <w:sz w:val="18"/>
                <w:szCs w:val="18"/>
              </w:rPr>
              <w:t>7</w:t>
            </w:r>
          </w:p>
        </w:tc>
        <w:tc>
          <w:tcPr>
            <w:tcW w:w="5443" w:type="dxa"/>
            <w:vAlign w:val="center"/>
            <w:tcBorders>
              <w:top w:val="nil" w:sz="0" w:space="0" w:color="000000"/>
              <w:left w:val="nil" w:sz="0" w:space="0" w:color="000000"/>
              <w:bottom w:val="nil" w:sz="0" w:space="0" w:color="000000"/>
              <w:right w:val="nil" w:sz="0" w:space="0" w:color="000000"/>
            </w:tcBorders>
          </w:tcPr>
          <w:p w14:paraId="65823D7B"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积极簇</w:t>
            </w:r>
            <w:r>
              <w:rPr>
                <w:rFonts w:ascii="Times New Roman" w:hAnsi="Times New Roman" w:eastAsia="宋体" w:cs="Times New Roman"/>
                <w:b w:val="0"/>
                <w:sz w:val="17"/>
                <w:szCs w:val="17"/>
              </w:rPr>
              <w:t>3</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5</w:t>
            </w:r>
            <w:r>
              <w:rPr>
                <w:rFonts w:ascii="Times New Roman" w:hAnsi="Times New Roman" w:eastAsia="宋体" w:cs="Times New Roman"/>
                <w:b w:val="0"/>
                <w:sz w:val="17"/>
                <w:szCs w:val="17"/>
              </w:rPr>
              <w:t>；中立簇</w:t>
            </w:r>
            <w:r>
              <w:rPr>
                <w:rFonts w:ascii="Times New Roman" w:hAnsi="Times New Roman" w:eastAsia="宋体" w:cs="Times New Roman"/>
                <w:b w:val="0"/>
                <w:sz w:val="17"/>
                <w:szCs w:val="17"/>
              </w:rPr>
              <w:t>1—5</w:t>
            </w:r>
          </w:p>
        </w:tc>
        <w:tc>
          <w:tcPr>
            <w:tcW w:w="2268" w:type="dxa"/>
            <w:vAlign w:val="center"/>
            <w:tcBorders>
              <w:top w:val="nil" w:sz="0" w:space="0" w:color="000000"/>
              <w:left w:val="nil" w:sz="0" w:space="0" w:color="000000"/>
              <w:bottom w:val="nil" w:sz="0" w:space="0" w:color="000000"/>
              <w:right w:val="nil" w:sz="0" w:space="0" w:color="000000"/>
            </w:tcBorders>
          </w:tcPr>
          <w:p w14:paraId="507D92F1"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合理</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边界明确</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忽视</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正视</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协同</w:t>
            </w:r>
          </w:p>
        </w:tc>
        <w:tc>
          <w:tcPr>
            <w:tcW w:w="2948" w:type="dxa"/>
            <w:vAlign w:val="center"/>
            <w:tcBorders>
              <w:top w:val="nil" w:sz="0" w:space="0" w:color="000000"/>
              <w:left w:val="nil" w:sz="0" w:space="0" w:color="000000"/>
              <w:bottom w:val="nil" w:sz="0" w:space="0" w:color="000000"/>
              <w:right w:val="nil" w:sz="0" w:space="0" w:color="000000"/>
            </w:tcBorders>
          </w:tcPr>
          <w:p w14:paraId="7C7AF9AB"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AI</w:t>
            </w:r>
            <w:r>
              <w:rPr>
                <w:rFonts w:ascii="Times New Roman" w:hAnsi="Times New Roman" w:eastAsia="宋体" w:cs="Times New Roman"/>
                <w:b w:val="0"/>
                <w:sz w:val="17"/>
                <w:szCs w:val="17"/>
              </w:rPr>
              <w:t>承担辅助、参考和信息任务，医生保留判断</w:t>
            </w:r>
          </w:p>
        </w:tc>
      </w:tr>
      <w:tr w:rsidR="001E30B5" w14:paraId="0EFDD2DF" w14:textId="77777777">
        <w:trPr>
          <w:cantSplit/>
          <w:jc w:val="center"/>
        </w:trPr>
        <w:tc>
          <w:tcPr>
            <w:tcW w:w="2041" w:type="dxa"/>
            <w:vAlign w:val="center"/>
            <w:tcBorders>
              <w:top w:val="nil" w:sz="0" w:space="0" w:color="000000"/>
              <w:left w:val="nil" w:sz="0" w:space="0" w:color="000000"/>
              <w:bottom w:val="nil" w:sz="0" w:space="0" w:color="000000"/>
              <w:right w:val="nil" w:sz="0" w:space="0" w:color="000000"/>
            </w:tcBorders>
          </w:tcPr>
          <w:p w14:paraId="01B6DDBB" w14:textId="77777777" w:rsidR="00C27996" w:rsidRDefault="00000000">
            <w:pPr>
              <w:spacing w:before="20" w:after="20" w:line="240" w:lineRule="auto"/>
              <w:ind w:firstLine="0" w:left="0"/>
              <w:jc w:val="center"/>
            </w:pPr>
            <w:r>
              <w:rPr>
                <w:rFonts w:ascii="Times New Roman" w:hAnsi="Times New Roman" w:eastAsia="宋体" w:cs="Times New Roman"/>
                <w:b w:val="0"/>
                <w:sz w:val="18"/>
                <w:szCs w:val="18"/>
              </w:rPr>
              <w:t>技术恐惧型</w:t>
            </w:r>
          </w:p>
        </w:tc>
        <w:tc>
          <w:tcPr>
            <w:tcW w:w="1247" w:type="dxa"/>
            <w:vAlign w:val="center"/>
            <w:tcBorders>
              <w:top w:val="nil" w:sz="0" w:space="0" w:color="000000"/>
              <w:left w:val="nil" w:sz="0" w:space="0" w:color="000000"/>
              <w:bottom w:val="nil" w:sz="0" w:space="0" w:color="000000"/>
              <w:right w:val="nil" w:sz="0" w:space="0" w:color="000000"/>
            </w:tcBorders>
          </w:tcPr>
          <w:p w14:paraId="5F64FD8A" w14:textId="77777777" w:rsidR="00C27996" w:rsidRDefault="00000000">
            <w:pPr>
              <w:spacing w:before="20" w:after="20" w:line="240" w:lineRule="auto"/>
              <w:ind w:firstLine="0" w:left="0"/>
              <w:jc w:val="center"/>
            </w:pPr>
            <w:r>
              <w:rPr>
                <w:rFonts w:ascii="Times New Roman" w:hAnsi="Times New Roman" w:eastAsia="宋体" w:cs="Times New Roman"/>
                <w:b w:val="0"/>
                <w:sz w:val="18"/>
                <w:szCs w:val="18"/>
              </w:rPr>
              <w:t>3</w:t>
            </w:r>
          </w:p>
        </w:tc>
        <w:tc>
          <w:tcPr>
            <w:tcW w:w="5443" w:type="dxa"/>
            <w:vAlign w:val="center"/>
            <w:tcBorders>
              <w:top w:val="nil" w:sz="0" w:space="0" w:color="000000"/>
              <w:left w:val="nil" w:sz="0" w:space="0" w:color="000000"/>
              <w:bottom w:val="nil" w:sz="0" w:space="0" w:color="000000"/>
              <w:right w:val="nil" w:sz="0" w:space="0" w:color="000000"/>
            </w:tcBorders>
          </w:tcPr>
          <w:p w14:paraId="405F703A"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消极簇</w:t>
            </w:r>
            <w:r>
              <w:rPr>
                <w:rFonts w:ascii="Times New Roman" w:hAnsi="Times New Roman" w:eastAsia="宋体" w:cs="Times New Roman"/>
                <w:b w:val="0"/>
                <w:sz w:val="17"/>
                <w:szCs w:val="17"/>
              </w:rPr>
              <w:t>1</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2</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4</w:t>
            </w:r>
          </w:p>
        </w:tc>
        <w:tc>
          <w:tcPr>
            <w:tcW w:w="2268" w:type="dxa"/>
            <w:vAlign w:val="center"/>
            <w:tcBorders>
              <w:top w:val="nil" w:sz="0" w:space="0" w:color="000000"/>
              <w:left w:val="nil" w:sz="0" w:space="0" w:color="000000"/>
              <w:bottom w:val="nil" w:sz="0" w:space="0" w:color="000000"/>
              <w:right w:val="nil" w:sz="0" w:space="0" w:color="000000"/>
            </w:tcBorders>
          </w:tcPr>
          <w:p w14:paraId="28612A6D"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低估</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边界明确</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强化</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夸大</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排斥</w:t>
            </w:r>
          </w:p>
        </w:tc>
        <w:tc>
          <w:tcPr>
            <w:tcW w:w="2948" w:type="dxa"/>
            <w:vAlign w:val="center"/>
            <w:tcBorders>
              <w:top w:val="nil" w:sz="0" w:space="0" w:color="000000"/>
              <w:left w:val="nil" w:sz="0" w:space="0" w:color="000000"/>
              <w:bottom w:val="nil" w:sz="0" w:space="0" w:color="000000"/>
              <w:right w:val="nil" w:sz="0" w:space="0" w:color="000000"/>
            </w:tcBorders>
          </w:tcPr>
          <w:p w14:paraId="32A56AC5"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由错误担忧、能力否定或替代焦虑转向拒绝</w:t>
            </w:r>
          </w:p>
        </w:tc>
      </w:tr>
      <w:tr w:rsidR="001E30B5" w14:paraId="1F10ED71" w14:textId="77777777">
        <w:trPr>
          <w:cantSplit/>
          <w:jc w:val="center"/>
        </w:trPr>
        <w:tc>
          <w:tcPr>
            <w:tcW w:w="2041" w:type="dxa"/>
            <w:vAlign w:val="center"/>
            <w:tcBorders>
              <w:top w:val="nil" w:sz="0" w:space="0" w:color="000000"/>
              <w:left w:val="nil" w:sz="0" w:space="0" w:color="000000"/>
              <w:bottom w:val="nil" w:sz="0" w:space="0" w:color="000000"/>
              <w:right w:val="nil" w:sz="0" w:space="0" w:color="000000"/>
            </w:tcBorders>
          </w:tcPr>
          <w:p w14:paraId="3A8F7D8B" w14:textId="77777777" w:rsidR="00C27996" w:rsidRDefault="00000000">
            <w:pPr>
              <w:spacing w:before="20" w:after="20" w:line="240" w:lineRule="auto"/>
              <w:ind w:firstLine="0" w:left="0"/>
              <w:jc w:val="center"/>
            </w:pPr>
            <w:r>
              <w:rPr>
                <w:rFonts w:ascii="Times New Roman" w:hAnsi="Times New Roman" w:eastAsia="宋体" w:cs="Times New Roman"/>
                <w:b w:val="0"/>
                <w:sz w:val="18"/>
                <w:szCs w:val="18"/>
              </w:rPr>
              <w:t>风险责任型</w:t>
            </w:r>
          </w:p>
        </w:tc>
        <w:tc>
          <w:tcPr>
            <w:tcW w:w="1247" w:type="dxa"/>
            <w:vAlign w:val="center"/>
            <w:tcBorders>
              <w:top w:val="nil" w:sz="0" w:space="0" w:color="000000"/>
              <w:left w:val="nil" w:sz="0" w:space="0" w:color="000000"/>
              <w:bottom w:val="nil" w:sz="0" w:space="0" w:color="000000"/>
              <w:right w:val="nil" w:sz="0" w:space="0" w:color="000000"/>
            </w:tcBorders>
          </w:tcPr>
          <w:p w14:paraId="2DD010BE" w14:textId="77777777" w:rsidR="00C27996" w:rsidRDefault="00000000">
            <w:pPr>
              <w:spacing w:before="20" w:after="20" w:line="240" w:lineRule="auto"/>
              <w:ind w:firstLine="0" w:left="0"/>
              <w:jc w:val="center"/>
            </w:pPr>
            <w:r>
              <w:rPr>
                <w:rFonts w:ascii="Times New Roman" w:hAnsi="Times New Roman" w:eastAsia="宋体" w:cs="Times New Roman"/>
                <w:b w:val="0"/>
                <w:sz w:val="18"/>
                <w:szCs w:val="18"/>
              </w:rPr>
              <w:t>1</w:t>
            </w:r>
          </w:p>
        </w:tc>
        <w:tc>
          <w:tcPr>
            <w:tcW w:w="5443" w:type="dxa"/>
            <w:vAlign w:val="center"/>
            <w:tcBorders>
              <w:top w:val="nil" w:sz="0" w:space="0" w:color="000000"/>
              <w:left w:val="nil" w:sz="0" w:space="0" w:color="000000"/>
              <w:bottom w:val="nil" w:sz="0" w:space="0" w:color="000000"/>
              <w:right w:val="nil" w:sz="0" w:space="0" w:color="000000"/>
            </w:tcBorders>
          </w:tcPr>
          <w:p w14:paraId="221F1B4C"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消极簇</w:t>
            </w:r>
            <w:r>
              <w:rPr>
                <w:rFonts w:ascii="Times New Roman" w:hAnsi="Times New Roman" w:eastAsia="宋体" w:cs="Times New Roman"/>
                <w:b w:val="0"/>
                <w:sz w:val="17"/>
                <w:szCs w:val="17"/>
              </w:rPr>
              <w:t>3</w:t>
            </w:r>
          </w:p>
        </w:tc>
        <w:tc>
          <w:tcPr>
            <w:tcW w:w="2268" w:type="dxa"/>
            <w:vAlign w:val="center"/>
            <w:tcBorders>
              <w:top w:val="nil" w:sz="0" w:space="0" w:color="000000"/>
              <w:left w:val="nil" w:sz="0" w:space="0" w:color="000000"/>
              <w:bottom w:val="nil" w:sz="0" w:space="0" w:color="000000"/>
              <w:right w:val="nil" w:sz="0" w:space="0" w:color="000000"/>
            </w:tcBorders>
          </w:tcPr>
          <w:p w14:paraId="1E66F705"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低估</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强化</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正视</w:t>
            </w:r>
            <w:r>
              <w:rPr>
                <w:rFonts w:ascii="Times New Roman" w:hAnsi="Times New Roman" w:eastAsia="宋体" w:cs="Times New Roman"/>
                <w:b w:val="0"/>
                <w:sz w:val="17"/>
                <w:szCs w:val="17"/>
              </w:rPr>
              <w:t>—</w:t>
            </w:r>
            <w:r>
              <w:rPr>
                <w:rFonts w:ascii="Times New Roman" w:hAnsi="Times New Roman" w:eastAsia="宋体" w:cs="Times New Roman"/>
                <w:b w:val="0"/>
                <w:sz w:val="17"/>
                <w:szCs w:val="17"/>
              </w:rPr>
              <w:t>排斥</w:t>
            </w:r>
          </w:p>
        </w:tc>
        <w:tc>
          <w:tcPr>
            <w:tcW w:w="2948" w:type="dxa"/>
            <w:vAlign w:val="center"/>
            <w:tcBorders>
              <w:top w:val="nil" w:sz="0" w:space="0" w:color="000000"/>
              <w:left w:val="nil" w:sz="0" w:space="0" w:color="000000"/>
              <w:bottom w:val="nil" w:sz="0" w:space="0" w:color="000000"/>
              <w:right w:val="nil" w:sz="0" w:space="0" w:color="000000"/>
            </w:tcBorders>
          </w:tcPr>
          <w:p w14:paraId="6F1F4E6F" w14:textId="77777777" w:rsidR="00C27996" w:rsidRDefault="00000000">
            <w:pPr>
              <w:spacing w:before="20" w:after="20" w:line="240" w:lineRule="auto"/>
              <w:ind w:left="0" w:firstLine="0"/>
              <w:jc w:val="left"/>
            </w:pPr>
            <w:r>
              <w:rPr>
                <w:rFonts w:ascii="Times New Roman" w:hAnsi="Times New Roman" w:eastAsia="宋体" w:cs="Times New Roman"/>
                <w:b w:val="0"/>
                <w:sz w:val="17"/>
                <w:szCs w:val="17"/>
              </w:rPr>
              <w:t>排斥的主导依据是误诊责任与救济接口</w:t>
            </w:r>
          </w:p>
        </w:tc>
      </w:tr>
    </w:tbl>
    <w:p w14:paraId="6771B7EE" w14:textId="77777777" w:rsidR="001E30B5" w:rsidRDefault="00000000">
      <w:pPr>
        <w:pStyle w:val="1"/>
        <w:spacing w:before="240" w:after="120" w:line="312" w:lineRule="auto"/>
        <w:ind w:firstLine="0" w:left="0" w:right="0"/>
        <w:jc w:val="left"/>
      </w:pPr>
      <w:r>
        <w:rPr>
          <w:rFonts w:ascii="Times New Roman" w:hAnsi="Times New Roman" w:eastAsia="黑体" w:cs="Times New Roman"/>
          <w:b/>
          <w:sz w:val="28"/>
          <w:szCs w:val="28"/>
        </w:rPr>
        <w:t>5　讨论</w:t>
      </w:r>
    </w:p>
    <w:p w14:paraId="10AA01ED"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相关评论总体偏积极，极性却盖不住结构：积极可以是崇拜、便利或协作，消极可以是不信任、替代焦虑或问责。</w:t>
      </w:r>
      <w:r>
        <w:rPr>
          <w:rFonts w:ascii="Times New Roman" w:hAnsi="Times New Roman" w:eastAsia="宋体" w:cs="Times New Roman"/>
          <w:b w:val="0"/>
          <w:sz w:val="21"/>
          <w:szCs w:val="21"/>
        </w:rPr>
      </w:r>
    </w:p>
    <w:p w14:paraId="65189A1E" w14:textId="77777777" w:rsidR="001E30B5" w:rsidRDefault="00000000">
      <w:pPr>
        <w:pStyle w:val="21"/>
        <w:spacing w:before="160" w:after="80" w:line="312" w:lineRule="auto"/>
        <w:ind w:firstLine="0" w:left="0" w:right="0"/>
        <w:jc w:val="left"/>
      </w:pPr>
      <w:r>
        <w:rPr>
          <w:rFonts w:ascii="Times New Roman" w:hAnsi="Times New Roman" w:eastAsia="黑体" w:cs="Times New Roman"/>
          <w:b/>
          <w:sz w:val="24"/>
          <w:szCs w:val="24"/>
        </w:rPr>
        <w:t>5.1　算法欣赏下的积极认知分化</w:t>
      </w:r>
    </w:p>
    <w:p w14:paraId="7BDD5380"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积极态度不是同一种接受。技术崇拜型把流畅、专业、随时响应外推为独立诊疗，算法欣赏偏强，医生监督被弱化，误诊几乎不提。务实认可型停在买药、问诊、信息获取和技术前景，基础是有用和便利，不是临床替代。积极组里的人机协同簇把系统写成报告解读、追问和信息整理助手，是对具体功能的校准。</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74D95733"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信息质量可通过感知专业性和认知信任影响独立诊断采纳〔1〕；系统表现也拉动就诊选择，医生在场仍提高信任，AI优先路径接受面窄〔2-3〕。评论里“方便”“实用”停在使用体验；“随时可以得到最专业的诊断”已经把系统写成可独立诊病的一方。便利就医簇语料偏同质，多为在线问诊购药，“方便”的可见度有话语形态因素，不等于诊室里已经建立临床信任。</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50F3298D" w14:textId="77777777" w:rsidR="001E30B5" w:rsidRDefault="00000000">
      <w:pPr>
        <w:pStyle w:val="21"/>
        <w:spacing w:before="160" w:after="80" w:line="312" w:lineRule="auto"/>
        <w:ind w:firstLine="0" w:left="0" w:right="0"/>
        <w:jc w:val="left"/>
      </w:pPr>
      <w:r>
        <w:rPr>
          <w:rFonts w:ascii="Times New Roman" w:hAnsi="Times New Roman" w:eastAsia="黑体" w:cs="Times New Roman"/>
          <w:b/>
          <w:sz w:val="24"/>
          <w:szCs w:val="24"/>
        </w:rPr>
        <w:t>5.2　人机互补与理性认知的形成</w:t>
      </w:r>
    </w:p>
    <w:p w14:paraId="1B8DE0F7"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中立五簇分别谈助手与真人把关、复杂病情、能力边界、数据与人文分工、辅助参考，四维却都落到能力有限、医生边界明确、人机协同。这与人机互补一致：技术承担高频信息和标准化任务，医生承担情境化决策、价值权衡、同理沟通和最终责任〔27-28〕。Guo和Chen的诊疗来源实验、Bracic等关于医生在场的结果，也指向“技术参与、医生把关”〔2,6〕。</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roofErr w:type="spellStart"/>
      <w:r>
        <w:rPr>
          <w:rFonts w:ascii="Times New Roman" w:hAnsi="Times New Roman" w:eastAsia="宋体" w:cs="Times New Roman"/>
          <w:b w:val="0"/>
          <w:sz w:val="21"/>
          <w:szCs w:val="21"/>
        </w:rPr>
      </w:r>
      <w:proofErr w:type="spellEnd"/>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2CFC15EF"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人机协同不等于中立态度，更不是更理性的人群。积极组也有协同簇，只是较少写风险；中立簇把收益和边界写在一起。态度是评价方向，协同是角色配置。此处理性认知指能力、风险与责任是否校准，不是给某种情绪贴优劣标签。</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5DE2401F" w14:textId="77777777" w:rsidR="001E30B5" w:rsidRDefault="00000000">
      <w:pPr>
        <w:pStyle w:val="21"/>
        <w:spacing w:before="160" w:after="80" w:line="312" w:lineRule="auto"/>
        <w:ind w:firstLine="0" w:left="0" w:right="0"/>
        <w:jc w:val="left"/>
      </w:pPr>
      <w:r>
        <w:rPr>
          <w:rFonts w:ascii="Times New Roman" w:hAnsi="Times New Roman" w:eastAsia="黑体" w:cs="Times New Roman"/>
          <w:b/>
          <w:sz w:val="24"/>
          <w:szCs w:val="24"/>
        </w:rPr>
        <w:t>5.3　算法厌恶、替代焦虑与风险问责</w:t>
      </w:r>
    </w:p>
    <w:p w14:paraId="4BC2DE58"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技术恐惧型以“不行、不敢、瞎编、无法取代”为主，是错误可见和高风险后果触发的算法厌恶，既怀疑能力，也担心职业被替代。风险责任型不必否定技术，核心是误诊后谁负责、谁复核、如何救济。“误诊了算谁的？AI能负责吗？”里医生被强化，是因为要有人签字、有人可能背锅。Choi等发现，AI参与不良事件会提高对医院责任、投诉和诉讼的判断，交互式人机协作可减弱这种反应〔7〕。</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0DD8C431" w14:textId="77777777" w:rsidR="001E30B5" w:rsidRDefault="00000000">
      <w:pPr>
        <w:pStyle w:val="21"/>
        <w:spacing w:before="160" w:after="80" w:line="312" w:lineRule="auto"/>
        <w:ind w:firstLine="0" w:left="0" w:right="0"/>
        <w:jc w:val="left"/>
      </w:pPr>
      <w:r>
        <w:rPr>
          <w:rFonts w:ascii="Times New Roman" w:hAnsi="Times New Roman" w:eastAsia="黑体" w:cs="Times New Roman"/>
          <w:b/>
          <w:sz w:val="24"/>
          <w:szCs w:val="24"/>
        </w:rPr>
        <w:t>5.4　理论贡献与管理启示</w:t>
      </w:r>
    </w:p>
    <w:p w14:paraId="4FEB46B2"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本文在极性与主题之间加上认知配置，说明同一效价可以由不同的能力、角色、风险和关系判断构成。算法欣赏与算法厌恶也不等于正负态度：欣赏可以是崇拜，也可以是校准使用；负向表达可以是排斥，也可以是问责。人机互补则把协作型认知与替代型、排斥型认知分开，便于后续做成可检验的类型。</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1003EBAA"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正面评论占比不能直接当作临床信任。对务实认可，应把健康信息、导诊、购药与诊断决策分开；对技术崇拜，应同时说明适用场景、错误可能和医生复核；对技术恐惧，应具体说明能做什么、不能做什么；对风险责任，应公开审核、责任主体和救济路径。对外表述宜与“AI辅助、医生把关、风险可追溯”一致。</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017499CD" w14:textId="77777777" w:rsidR="001E30B5" w:rsidRDefault="00000000">
      <w:pPr>
        <w:pStyle w:val="1"/>
        <w:spacing w:before="240" w:after="120" w:line="312" w:lineRule="auto"/>
        <w:ind w:firstLine="0" w:left="0" w:right="0"/>
        <w:jc w:val="left"/>
      </w:pPr>
      <w:r>
        <w:rPr>
          <w:rFonts w:ascii="Times New Roman" w:hAnsi="Times New Roman" w:eastAsia="黑体" w:cs="Times New Roman"/>
          <w:b/>
          <w:sz w:val="28"/>
          <w:szCs w:val="28"/>
        </w:rPr>
        <w:t>6　结论</w:t>
      </w:r>
    </w:p>
    <w:p w14:paraId="713CF40F" w14:textId="77777777" w:rsidR="001E30B5" w:rsidRDefault="00000000">
      <w:pPr>
        <w:pStyle w:val="21"/>
        <w:spacing w:before="160" w:after="80" w:line="312" w:lineRule="auto"/>
        <w:ind w:firstLine="0" w:left="0" w:right="0"/>
        <w:jc w:val="left"/>
        <w:rPr>
          <w:rFonts w:cs="Times New Roman"/>
        </w:rPr>
      </w:pPr>
      <w:r>
        <w:rPr>
          <w:rFonts w:ascii="Times New Roman" w:hAnsi="Times New Roman" w:eastAsia="黑体" w:cs="Times New Roman"/>
          <w:b/>
          <w:sz w:val="24"/>
          <w:szCs w:val="24"/>
        </w:rPr>
        <w:t>6.1　主要结论</w:t>
      </w:r>
    </w:p>
    <w:p w14:paraId="4A6BD232" w14:textId="77777777" w:rsidR="00CF675D" w:rsidRDefault="00CF675D">
      <w:pPr>
        <w:spacing w:before="0" w:after="0" w:line="360" w:lineRule="auto"/>
        <w:ind w:firstLine="420" w:left="0" w:right="0"/>
        <w:jc w:val="both"/>
      </w:pPr>
      <w:r>
        <w:rPr>
          <w:rFonts w:ascii="Times New Roman" w:hAnsi="Times New Roman" w:eastAsia="宋体" w:cs="Times New Roman"/>
          <w:b w:val="0"/>
          <w:sz w:val="21"/>
          <w:szCs w:val="21"/>
        </w:rPr>
        <w:t>相关评论中积极占52.4%，有态度样本中占75.6%。积极内部是技术崇拜、务实认可，并有部分人机协同；中立收敛为协同；消极分为技术恐惧与风险责任。公众认知不能收成接受或拒绝，而是能力、医生角色、风险与人机关系的配置。</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256B9903" w14:textId="77777777" w:rsidR="001E30B5" w:rsidRDefault="00000000">
      <w:pPr>
        <w:pStyle w:val="21"/>
        <w:spacing w:before="160" w:after="80" w:line="312" w:lineRule="auto"/>
        <w:ind w:firstLine="0" w:left="0" w:right="0"/>
        <w:jc w:val="left"/>
      </w:pPr>
      <w:r>
        <w:rPr>
          <w:rFonts w:ascii="Times New Roman" w:hAnsi="Times New Roman" w:eastAsia="黑体" w:cs="Times New Roman"/>
          <w:b/>
          <w:sz w:val="24"/>
          <w:szCs w:val="24"/>
        </w:rPr>
        <w:t>6.2　研究局限与展望</w:t>
      </w:r>
    </w:p>
    <w:p w14:paraId="2BD9E18E" w14:textId="77777777" w:rsidR="001E30B5" w:rsidRDefault="00000000">
      <w:pPr>
        <w:spacing w:before="0" w:after="0" w:line="360" w:lineRule="auto"/>
        <w:ind w:firstLine="420" w:left="0" w:right="0"/>
        <w:jc w:val="both"/>
      </w:pPr>
      <w:r>
        <w:rPr>
          <w:rFonts w:ascii="Times New Roman" w:hAnsi="Times New Roman" w:eastAsia="宋体" w:cs="Times New Roman"/>
          <w:b w:val="0"/>
          <w:sz w:val="21"/>
          <w:szCs w:val="21"/>
        </w:rPr>
        <w:t>检索词含“在线问诊”“智慧医疗”“辅助诊断”，可能混入传统医疗AI或一般互联网医疗；虽做了相关性识别，但未逐条核验是否生成式，故结果描述的是生成式医疗AI兴起背景下的相关公共话语，不是已核实的生成式使用者评价。数据为2026年春一次性回溯，早期召回不全，微博占84.6%，不能做平台比较，也不能外推到线下患者。评论含营销和热点效应，态度分类测试Macro-F1为0.771。模式以词簇为单位，无评论级占比；四维尚未覆盖隐私、费用、公平等轴。下一步需要生成式特征的人工金标准、平台分层和时间序列，并把五类模式做成量表，在患者样本中检验其对信任、采纳和问责的影响。</w:t>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r>
        <w:rPr>
          <w:rFonts w:ascii="Times New Roman" w:hAnsi="Times New Roman" w:eastAsia="宋体" w:cs="Times New Roman"/>
          <w:b w:val="0"/>
          <w:sz w:val="21"/>
          <w:szCs w:val="21"/>
        </w:rPr>
      </w:r>
    </w:p>
    <w:p w14:paraId="60AED9C7" w14:textId="77777777" w:rsidR="008D53F2" w:rsidRDefault="008D53F2">
      <w:pPr>
        <w:spacing w:line="240" w:lineRule="auto" w:before="0" w:after="0"/>
        <w:ind w:firstLine="0" w:left="0" w:right="0"/>
        <w:rPr>
          <w:rFonts w:eastAsia="黑体"/>
          <w:b/>
          <w:sz w:val="28"/>
        </w:rPr>
      </w:pPr>
      <w:r/>
    </w:p>
    <w:p w14:paraId="2EE5954A" w14:textId="77777777" w:rsidR="001E30B5" w:rsidRDefault="00000000">
      <w:pPr>
        <w:pStyle w:val="1"/>
        <w:spacing w:before="240" w:after="120" w:line="312" w:lineRule="auto"/>
        <w:ind w:firstLine="0" w:left="0" w:right="0"/>
        <w:jc w:val="left"/>
      </w:pPr>
      <w:r>
        <w:rPr>
          <w:rFonts w:ascii="Times New Roman" w:hAnsi="Times New Roman" w:eastAsia="黑体" w:cs="Times New Roman"/>
          <w:b/>
          <w:sz w:val="28"/>
          <w:szCs w:val="28"/>
        </w:rPr>
        <w:t>参考文献</w:t>
      </w:r>
    </w:p>
    <w:p w14:paraId="389D043C"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[1]　Liu Y, Wang Z, Peng B. Understanding the impact of AI doctors’ information quality on patients’ intentions to adopt AI for independent diagnosis: Scenario-based experimental study[J]. Journal of Medical Internet Research, 2025, 27: e62885.</w:t>
      </w:r>
    </w:p>
    <w:p w14:paraId="7AB84F27"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[2]　Bracic A, Spector-Bagdady K, Towle S, et al. Factors for patient trust and acceptance of medical artificial intelligence[J]. JAMA Network Open, 2026. DOI: 10.1001/jamanetworkopen.2026.0815.</w:t>
      </w:r>
    </w:p>
    <w:p w14:paraId="0BC197D0"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[3]　Kirchberger M C. Public perceptions of AI in medicine and implications for future medical education: Cross-sectional survey[J]. JMIR Formative Research, 2026, 10: e89123.</w:t>
      </w:r>
    </w:p>
    <w:p w14:paraId="1CE9B7CB"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[4]　Gao S, He L, Chen Y, et al. Public perception of artificial intelligence in medical care: Content analysis of social media[J]. Journal of Medical Internet Research, 2020, 22(7): e16649.</w:t>
      </w:r>
    </w:p>
    <w:p w14:paraId="4D3CA72F"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[5]　Jiang T, Wei N, Yan Q, et al. How public discourse on medical AI shapes governance expectations: A Weibo-based mixed-methods study from China[J]. Frontiers in Public Health, 2025, 13: 1693397.</w:t>
      </w:r>
    </w:p>
    <w:p w14:paraId="1894AE76"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[6]　Guo W, Chen Y. Investigating whether AI will replace human physicians and understanding the interplay of the source of consultation, health-related stigma, and explanations of diagnoses on patients’ evaluations of medical consultations: Randomized factorial experiment[J]. Journal of Medical Internet Research, 2025, 27: e66760.</w:t>
      </w:r>
    </w:p>
    <w:p w14:paraId="1AF5AC6D"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[7]　Choi J, Kim Y J, Lyu P, et al. Public reactions to hospitals after adverse events involving AI[J]. npj Digital Public Health, 2026, 1: 17.</w:t>
      </w:r>
    </w:p>
    <w:p w14:paraId="5DE496FB"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[8]　Hsieh H F, Shannon S E. Three approaches to qualitative content analysis[J]. Qualitative Health Research, 2005, 15(9): 1277-1288.</w:t>
      </w:r>
    </w:p>
    <w:p w14:paraId="2580FCAB"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[9]　Parasuraman R, Riley V. Humans and automation: Use, misuse, disuse, abuse[J]. Human Factors, 1997, 39(2): 230-253.</w:t>
      </w:r>
    </w:p>
    <w:p w14:paraId="6069EBA9"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[10]　Lee J D, See K A. Trust in automation: Designing for appropriate reliance[J]. Human Factors, 2004, 46(1): 50-80.</w:t>
      </w:r>
    </w:p>
    <w:p w14:paraId="5A828D6E"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[11]　Parasuraman R, Sheridan T B, Wickens C D. A model for types and levels of human interaction with automation[J]. IEEE Transactions on Systems, Man, and Cybernetics - Part A, 2000, 30(3): 286-297.</w:t>
      </w:r>
    </w:p>
    <w:p w14:paraId="5D78A966"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[12]　Slovic P. Perception of risk[J]. Science, 1987, 236(4799): 280-285.</w:t>
      </w:r>
    </w:p>
    <w:p w14:paraId="7907923B"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[13]　Horych T, Mandl C, Ruas T, et al. The promises and pitfalls of LLM annotations in dataset labeling: A case study on media bias detection[C]//Findings of the Association for Computational Linguistics: NAACL 2025. 2025: 1370-1386.</w:t>
      </w:r>
    </w:p>
    <w:p w14:paraId="3281DC04"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[14]　Xia M, Wang H, Li Y, et al. Prompt candidates, then distill: A teacher-student framework for LLM-driven data annotation[C]//Proceedings of the 63rd Annual Meeting of the Association for Computational Linguistics (Volume 1: Long Papers). 2025: 2750-2770.</w:t>
      </w:r>
    </w:p>
    <w:p w14:paraId="3AE26596"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[15]　Ye L, Shah A, Zhang C, et al. Calibrating pre-trained language classifiers on LLM-generated noisy labels via iterative refinement[C]//Proceedings of the 31st ACM SIGKDD Conference on Knowledge Discovery and Data Mining. 2025.</w:t>
      </w:r>
    </w:p>
    <w:p w14:paraId="1A60070F"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[16]　Cui Y, Che W, Liu T, et al. Revisiting pre-trained models for Chinese natural language processing[C]//Findings of the Association for Computational Linguistics: EMNLP 2020. 2020: 657-668.</w:t>
      </w:r>
    </w:p>
    <w:p w14:paraId="70FB7C93"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[17]　Lin T Y, Goyal P, Girshick R, et al. Focal loss for dense object detection[C]//Proceedings of the IEEE International Conference on Computer Vision. 2017: 2980-2988.</w:t>
      </w:r>
    </w:p>
    <w:p w14:paraId="7AE70118"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[18]　Callon M, Courtial J P, Turner W A, et al. From translations to problematic networks: An introduction to co-word analysis[J]. Social Science Information, 1983, 22(2): 191-235.</w:t>
      </w:r>
    </w:p>
    <w:p w14:paraId="0B21F2ED"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[19]　Danowski J A. Network analysis of message content[M]//Richards W D Jr, Barnett G A. Progress in Communication Sciences. Vol. 12. Norwood, NJ: Ablex, 1993: 197-221.</w:t>
      </w:r>
    </w:p>
    <w:p w14:paraId="307135A8"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[20]　Salton G, Buckley C. Term-weighting approaches in automatic text retrieval[J]. Information Processing &amp; Management, 1988, 24(5): 513-523.</w:t>
      </w:r>
    </w:p>
    <w:p w14:paraId="0224336B"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[21]　Blondel V D, Guillaume J L, Lambiotte R, et al. Fast unfolding of communities in large networks[J]. Journal of Statistical Mechanics: Theory and Experiment, 2008, 2008(10): P10008.</w:t>
      </w:r>
    </w:p>
    <w:p w14:paraId="2EAAB1D1"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[22]　Cohen J. A coefficient of agreement for nominal scales[J]. Educational and Psychological Measurement, 1960, 20(1): 37-46.</w:t>
      </w:r>
    </w:p>
    <w:p w14:paraId="65746A9A"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[23]　Davis F D. Perceived usefulness, perceived ease of use, and user acceptance of information technology[J]. MIS Quarterly, 1989, 13(3): 319-340.</w:t>
      </w:r>
    </w:p>
    <w:p w14:paraId="3E2A8151"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[24]　Davis F D, Bagozzi R P, Warshaw P R. User acceptance of computer technology: A comparison of two theoretical models[J]. Management Science, 1989, 35(8): 982-1003.</w:t>
      </w:r>
    </w:p>
    <w:p w14:paraId="7FAFE56D" w14:textId="77777777" w:rsidR="001E30B5" w:rsidRDefault="00000000">
      <w:pPr>
        <w:spacing w:after="40" w:before="0" w:line="276" w:lineRule="auto"/>
        <w:ind w:left="420" w:right="0" w:hanging="420"/>
        <w:jc w:val="both"/>
      </w:pPr>
      <w:proofErr w:type="spellStart"/>
      <w:proofErr w:type="spellEnd"/>
      <w:r>
        <w:rPr>
          <w:rFonts w:ascii="Times New Roman" w:hAnsi="Times New Roman" w:eastAsia="宋体" w:cs="Times New Roman"/>
          <w:b w:val="0"/>
          <w:sz w:val="18"/>
          <w:szCs w:val="18"/>
        </w:rPr>
        <w:t>[25]　Dietvorst B J, Simmons J P, Massey C. Algorithm aversion: People erroneously avoid algorithms after seeing them err[J]. Journal of Experimental Psychology: General, 2015, 144(1): 114-126.</w:t>
      </w:r>
    </w:p>
    <w:p w14:paraId="1A01811C"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[26]　Logg J M, Minson J A, Moore D A. Algorithm appreciation: People prefer algorithmic to human judgment[J]. Organizational Behavior and Human Decision Processes, 2019, 151: 90-103.</w:t>
      </w:r>
    </w:p>
    <w:p w14:paraId="46C2C20C" w14:textId="77777777" w:rsidR="001E30B5" w:rsidRDefault="00000000">
      <w:pPr>
        <w:spacing w:after="40" w:before="0" w:line="276" w:lineRule="auto"/>
        <w:ind w:left="420" w:right="0" w:hanging="420"/>
        <w:jc w:val="both"/>
      </w:pPr>
      <w:r>
        <w:rPr>
          <w:rFonts w:ascii="Times New Roman" w:hAnsi="Times New Roman" w:eastAsia="宋体" w:cs="Times New Roman"/>
          <w:b w:val="0"/>
          <w:sz w:val="18"/>
          <w:szCs w:val="18"/>
        </w:rPr>
        <w:t>[27]　Hemmer P, Schemmer M, Kühl N, et al. Complementarity in human-AI collaboration: Concept, sources, and evidence[J]. European Journal of Information Systems, 2025, 34(6): 979-1002.</w:t>
      </w:r>
    </w:p>
    <w:p w14:paraId="389B2D03" w14:textId="77777777" w:rsidR="001E30B5" w:rsidRDefault="00000000">
      <w:pPr>
        <w:spacing w:after="40" w:before="0" w:line="276" w:lineRule="auto"/>
        <w:ind w:left="420" w:right="0" w:hanging="420"/>
        <w:jc w:val="both"/>
      </w:pPr>
      <w:proofErr w:type="spellStart"/>
      <w:proofErr w:type="spellEnd"/>
      <w:r>
        <w:rPr>
          <w:rFonts w:ascii="Times New Roman" w:hAnsi="Times New Roman" w:eastAsia="宋体" w:cs="Times New Roman"/>
          <w:b w:val="0"/>
          <w:sz w:val="18"/>
          <w:szCs w:val="18"/>
        </w:rPr>
        <w:t>[28]　Liu P, Zhang J, Chen S, et al. Human-AI teaming in healthcare: 1 + 1 &gt; 2?[J]. npj Artificial Intelligence, 2025, 1: 47.</w:t>
      </w:r>
    </w:p>
    <w:p w14:paraId="341AA016" w14:textId="77777777" w:rsidR="00C27996" w:rsidRDefault="00000000">
      <w:pPr>
        <w:spacing w:after="40" w:before="0" w:line="276" w:lineRule="auto"/>
        <w:ind w:left="420" w:right="0" w:hanging="420"/>
        <w:jc w:val="both"/>
      </w:pPr>
      <w:proofErr w:type="gramStart"/>
      <w:proofErr w:type="gramEnd"/>
      <w:proofErr w:type="gramStart"/>
      <w:proofErr w:type="gramEnd"/>
      <w:r>
        <w:rPr>
          <w:rFonts w:ascii="Times New Roman" w:hAnsi="Times New Roman" w:eastAsia="宋体" w:cs="Times New Roman"/>
          <w:b w:val="0"/>
          <w:sz w:val="18"/>
          <w:szCs w:val="18"/>
        </w:rPr>
        <w:t>[29]　国家卫生健康委员会. 2024年我国卫生健康事业发展统计公报[EB/OL]. (2025-12-01)[2026-08-28]. https://www.nhc.gov.cn/guihuaxxs/c100133/202512/f1c3a3c617484a27a1a26a468afbaeee/files/2024年我国卫生健康事业发展统计公报-20251201161542231.pdf.</w:t>
      </w:r>
    </w:p>
    <w:p w14:paraId="7C7C3738" w14:textId="77777777" w:rsidR="00C27996" w:rsidRDefault="00000000">
      <w:pPr>
        <w:spacing w:after="40" w:before="0" w:line="276" w:lineRule="auto"/>
        <w:ind w:left="420" w:right="0" w:hanging="420"/>
        <w:jc w:val="both"/>
      </w:pPr>
      <w:proofErr w:type="gramStart"/>
      <w:proofErr w:type="gramEnd"/>
      <w:proofErr w:type="gramStart"/>
      <w:proofErr w:type="gramEnd"/>
      <w:proofErr w:type="gramStart"/>
      <w:proofErr w:type="gramEnd"/>
      <w:proofErr w:type="gramStart"/>
      <w:proofErr w:type="gramEnd"/>
      <w:r>
        <w:rPr>
          <w:rFonts w:ascii="Times New Roman" w:hAnsi="Times New Roman" w:eastAsia="宋体" w:cs="Times New Roman"/>
          <w:b w:val="0"/>
          <w:sz w:val="18"/>
          <w:szCs w:val="18"/>
        </w:rPr>
        <w:t>[30]　国家卫生健康委员会办公厅, 国家中医药局综合司, 国家疾病预防控制局综合司. 卫生健康行业人工智能应用场景参考指引[EB/OL]. (2024-11-06)[2026-08-28]. https://www.nhc.gov.cn/guihuaxxs/c100133/202411/3dee425b8dc34f739d63483c4e5c334c.shtml.</w:t>
      </w:r>
    </w:p>
    <w:p w14:paraId="445F4745" w14:textId="77777777" w:rsidR="00C27996" w:rsidRDefault="00000000">
      <w:pPr>
        <w:spacing w:after="40" w:before="0" w:line="276" w:lineRule="auto"/>
        <w:ind w:left="420" w:right="0" w:hanging="420"/>
        <w:jc w:val="both"/>
      </w:pPr>
      <w:proofErr w:type="gramStart"/>
      <w:proofErr w:type="gramEnd"/>
      <w:proofErr w:type="gramStart"/>
      <w:proofErr w:type="gramEnd"/>
      <w:proofErr w:type="gramStart"/>
      <w:proofErr w:type="gramEnd"/>
      <w:r>
        <w:rPr>
          <w:rFonts w:ascii="Times New Roman" w:hAnsi="Times New Roman" w:eastAsia="宋体" w:cs="Times New Roman"/>
          <w:b w:val="0"/>
          <w:sz w:val="18"/>
          <w:szCs w:val="18"/>
        </w:rPr>
        <w:t>[31]　国务院. 关于深入实施“人工智能+”行动的意见: 国发〔2025〕11号[EB/OL]. (2025-08-21)[2026-08-28]. https://www.gov.cn/zhengce/content/202508/content_7037861.htm.</w:t>
      </w:r>
    </w:p>
    <w:p w14:paraId="163DF983" w14:textId="77777777" w:rsidR="00C27996" w:rsidRDefault="00000000">
      <w:pPr>
        <w:spacing w:after="40" w:before="0" w:line="276" w:lineRule="auto"/>
        <w:ind w:left="420" w:right="0" w:hanging="420"/>
        <w:jc w:val="both"/>
      </w:pPr>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r>
        <w:rPr>
          <w:rFonts w:ascii="Times New Roman" w:hAnsi="Times New Roman" w:eastAsia="宋体" w:cs="Times New Roman"/>
          <w:b w:val="0"/>
          <w:sz w:val="18"/>
          <w:szCs w:val="18"/>
        </w:rPr>
        <w:t>[32]　国家卫生健康委员会办公厅, 国家发展改革委办公厅, 工业和信息化部办公厅, 等. 关于促进和规范“人工智能+医疗卫生”应用发展的实施意见: 国卫办规划发〔2025〕30号[EB/OL]. (2025-10-20)[2026-08-28]. https://www.gov.cn/zhengce/zhengceku/202511/content_7047018.htm.</w:t>
      </w:r>
    </w:p>
    <w:p w14:paraId="6299C917" w14:textId="77777777" w:rsidR="00C27996" w:rsidRDefault="00000000">
      <w:pPr>
        <w:spacing w:after="40" w:before="0" w:line="276" w:lineRule="auto"/>
        <w:ind w:left="420" w:right="0" w:hanging="420"/>
        <w:jc w:val="both"/>
      </w:pPr>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r>
        <w:rPr>
          <w:rFonts w:ascii="Times New Roman" w:hAnsi="Times New Roman" w:eastAsia="宋体" w:cs="Times New Roman"/>
          <w:b w:val="0"/>
          <w:sz w:val="18"/>
          <w:szCs w:val="18"/>
        </w:rPr>
        <w:t>[33]　国家互联网信息办公室, 国家发展和改革委员会, 教育部, 等. 生成式人工智能服务管理暂行办法: 第15号令[EB/OL]. (2023-07-10)[2026-08-28]. https://www.gov.cn/zhengce/zhengceku/202307/content_6891752.htm.</w:t>
      </w:r>
    </w:p>
    <w:p w14:paraId="6299C917" w14:textId="77777777" w:rsidR="00C27996" w:rsidRDefault="00000000">
      <w:pPr>
        <w:spacing w:after="40" w:before="0" w:line="276" w:lineRule="auto"/>
        <w:ind w:left="420" w:right="0" w:hanging="420"/>
        <w:jc w:val="both"/>
      </w:pPr>
      <w:r>
        <w:rPr>
          <w:rFonts w:ascii="Times New Roman" w:hAnsi="Times New Roman" w:eastAsia="宋体" w:cs="Times New Roman"/>
          <w:b w:val="0"/>
          <w:sz w:val="18"/>
          <w:szCs w:val="18"/>
        </w:rPr>
        <w:t xml:space="preserve">[34]　Hu D, Guo Y, Zhou Y, et al. A systematic review of early evidence on generative AI for drafting responses to patient messages[J]. npj Health Systems, 2025, 2: 27. DOI: 10.1038/s44401-025-00032-5.</w:t>
      </w:r>
    </w:p>
    <w:p w14:paraId="48DE60A5" w14:textId="77777777" w:rsidR="00BB7C8D" w:rsidRDefault="00BB7C8D">
      <w:pPr>
        <w:spacing w:line="240" w:lineRule="auto" w:before="0" w:after="0"/>
        <w:ind w:firstLine="0" w:left="0" w:right="0"/>
        <w:rPr>
          <w:rFonts w:eastAsiaTheme="minorEastAsia"/>
          <w:b/>
          <w:noProof/>
        </w:rPr>
      </w:pPr>
      <w:r/>
    </w:p>
    <w:sectPr w:rsidR="001E30B5" w:rsidSect="00034616">
      <w:headerReference w:type="default" r:id="rId15"/>
      <w:footerReference w:type="default" r:id="rId16"/>
      <w:pgSz w:w="11906" w:h="16838"/>
      <w:pgMar w:top="1440" w:right="1440" w:bottom="1440" w:left="1440"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2A008" w14:textId="77777777" w:rsidR="00CA337F" w:rsidRDefault="00CA337F">
      <w:pPr>
        <w:spacing w:line="240" w:lineRule="auto"/>
      </w:pPr>
      <w:r>
        <w:separator/>
      </w:r>
    </w:p>
  </w:endnote>
  <w:endnote w:type="continuationSeparator" w:id="0">
    <w:p w14:paraId="24FBB783" w14:textId="77777777" w:rsidR="00CA337F" w:rsidRDefault="00CA33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30EAC" w14:textId="77777777" w:rsidR="001E30B5" w:rsidRDefault="00000000">
    <w:pPr>
      <w:pStyle w:val="a7"/>
      <w:jc w:val="center"/>
    </w:pPr>
    <w:r>
      <w:rPr>
        <w:rFonts w:eastAsia="Times New Roman"/>
        <w:noProof/>
        <w:sz w:val="18"/>
        <w:szCs w:val="18"/>
      </w:rPr>
      <w:fldChar w:fldCharType="begin"/>
    </w:r>
    <w:r>
      <w:rPr>
        <w:rFonts w:eastAsia="Times New Roman"/>
        <w:noProof/>
        <w:sz w:val="18"/>
        <w:szCs w:val="18"/>
      </w:rPr>
      <w:instrText xml:space="preserve"> PAGE </w:instrText>
    </w:r>
    <w:r>
      <w:rPr>
        <w:rFonts w:eastAsia="Times New Roman"/>
        <w:noProof/>
        <w:sz w:val="18"/>
        <w:szCs w:val="18"/>
      </w:rPr>
      <w:fldChar w:fldCharType="separate"/>
    </w:r>
    <w:r w:rsidR="00A61BFA">
      <w:rPr>
        <w:rFonts w:eastAsia="Times New Roman"/>
        <w:noProof/>
        <w:sz w:val="18"/>
        <w:szCs w:val="18"/>
      </w:rPr>
      <w:t>1</w:t>
    </w:r>
    <w:r>
      <w:rPr>
        <w:rFonts w:eastAsia="Times New Roman"/>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A204F" w14:textId="77777777" w:rsidR="00CA337F" w:rsidRDefault="00CA337F">
      <w:pPr>
        <w:spacing w:line="240" w:lineRule="auto"/>
      </w:pPr>
      <w:r>
        <w:separator/>
      </w:r>
    </w:p>
  </w:footnote>
  <w:footnote w:type="continuationSeparator" w:id="0">
    <w:p w14:paraId="7169BA55" w14:textId="77777777" w:rsidR="00CA337F" w:rsidRDefault="00CA33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A4382" w14:textId="77777777" w:rsidR="009069E2" w:rsidRDefault="009069E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21937582">
    <w:abstractNumId w:val="8"/>
  </w:num>
  <w:num w:numId="2" w16cid:durableId="455416935">
    <w:abstractNumId w:val="6"/>
  </w:num>
  <w:num w:numId="3" w16cid:durableId="1965891478">
    <w:abstractNumId w:val="5"/>
  </w:num>
  <w:num w:numId="4" w16cid:durableId="678316940">
    <w:abstractNumId w:val="4"/>
  </w:num>
  <w:num w:numId="5" w16cid:durableId="694620982">
    <w:abstractNumId w:val="7"/>
  </w:num>
  <w:num w:numId="6" w16cid:durableId="157577078">
    <w:abstractNumId w:val="3"/>
  </w:num>
  <w:num w:numId="7" w16cid:durableId="341132715">
    <w:abstractNumId w:val="2"/>
  </w:num>
  <w:num w:numId="8" w16cid:durableId="956715408">
    <w:abstractNumId w:val="1"/>
  </w:num>
  <w:num w:numId="9" w16cid:durableId="4214628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一帆 张">
    <w15:presenceInfo w15:providerId="Windows Live" w15:userId="a3555119ee9c56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F0"/>
    <w:rsid w:val="00034616"/>
    <w:rsid w:val="00041E97"/>
    <w:rsid w:val="0005107A"/>
    <w:rsid w:val="0006063C"/>
    <w:rsid w:val="000D57FF"/>
    <w:rsid w:val="000F4BC2"/>
    <w:rsid w:val="00122759"/>
    <w:rsid w:val="0015074B"/>
    <w:rsid w:val="00177B9D"/>
    <w:rsid w:val="00197F01"/>
    <w:rsid w:val="001C439E"/>
    <w:rsid w:val="001E30B5"/>
    <w:rsid w:val="001F629F"/>
    <w:rsid w:val="00205A3C"/>
    <w:rsid w:val="00240035"/>
    <w:rsid w:val="00245B46"/>
    <w:rsid w:val="00252750"/>
    <w:rsid w:val="0029639D"/>
    <w:rsid w:val="00312E9B"/>
    <w:rsid w:val="00326F90"/>
    <w:rsid w:val="00346DF6"/>
    <w:rsid w:val="003962C4"/>
    <w:rsid w:val="00492067"/>
    <w:rsid w:val="004A4BBD"/>
    <w:rsid w:val="004A7677"/>
    <w:rsid w:val="004B74E4"/>
    <w:rsid w:val="0050344B"/>
    <w:rsid w:val="00521C3D"/>
    <w:rsid w:val="0055305D"/>
    <w:rsid w:val="005E1951"/>
    <w:rsid w:val="00635B8D"/>
    <w:rsid w:val="006B7162"/>
    <w:rsid w:val="006D2CAB"/>
    <w:rsid w:val="00743D76"/>
    <w:rsid w:val="00752CC0"/>
    <w:rsid w:val="007564A4"/>
    <w:rsid w:val="00780D93"/>
    <w:rsid w:val="007921F8"/>
    <w:rsid w:val="0079236C"/>
    <w:rsid w:val="007E133F"/>
    <w:rsid w:val="00826DFB"/>
    <w:rsid w:val="0085177C"/>
    <w:rsid w:val="008918FA"/>
    <w:rsid w:val="008A07DE"/>
    <w:rsid w:val="008D53F2"/>
    <w:rsid w:val="008F4EE8"/>
    <w:rsid w:val="00900220"/>
    <w:rsid w:val="009069E2"/>
    <w:rsid w:val="0093169B"/>
    <w:rsid w:val="009550F4"/>
    <w:rsid w:val="00992D60"/>
    <w:rsid w:val="009B2C6B"/>
    <w:rsid w:val="009F21C2"/>
    <w:rsid w:val="00A54915"/>
    <w:rsid w:val="00A61BFA"/>
    <w:rsid w:val="00A65E01"/>
    <w:rsid w:val="00AA1D8D"/>
    <w:rsid w:val="00AE41AC"/>
    <w:rsid w:val="00B04148"/>
    <w:rsid w:val="00B25205"/>
    <w:rsid w:val="00B25EB2"/>
    <w:rsid w:val="00B30360"/>
    <w:rsid w:val="00B47730"/>
    <w:rsid w:val="00B92F3D"/>
    <w:rsid w:val="00BB199B"/>
    <w:rsid w:val="00BB7C8D"/>
    <w:rsid w:val="00BC4DCC"/>
    <w:rsid w:val="00BD2B32"/>
    <w:rsid w:val="00C27996"/>
    <w:rsid w:val="00C40098"/>
    <w:rsid w:val="00C914BC"/>
    <w:rsid w:val="00CA337F"/>
    <w:rsid w:val="00CB0664"/>
    <w:rsid w:val="00CE767F"/>
    <w:rsid w:val="00CF675D"/>
    <w:rsid w:val="00D23416"/>
    <w:rsid w:val="00D42632"/>
    <w:rsid w:val="00E75E4E"/>
    <w:rsid w:val="00F353DF"/>
    <w:rsid w:val="00F6487C"/>
    <w:rsid w:val="00FB3928"/>
    <w:rsid w:val="00FC693F"/>
    <w:rsid w:val="00FD17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40D3474"/>
  <w14:defaultImageDpi w14:val="300"/>
  <w15:docId w15:val="{1C1AFCBE-3537-4503-887E-A09346A9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宋体" w:hAnsi="Times New Roman" w:cs="Times New Roman"/>
      <w:b w:val="0"/>
      <w:color w:val="000000"/>
      <w:sz w:val="21"/>
    </w:rPr>
  </w:style>
  <w:style w:type="paragraph" w:styleId="1">
    <w:name w:val="heading 1"/>
    <w:basedOn w:val="a1"/>
    <w:next w:val="a1"/>
    <w:link w:val="10"/>
    <w:uiPriority w:val="9"/>
    <w:qFormat/>
    <w:rsid w:val="00FC693F"/>
    <w:pPr>
      <w:keepNext/>
      <w:keepLines/>
      <w:spacing w:before="240" w:after="120" w:line="312" w:lineRule="auto"/>
      <w:ind w:firstLine="0"/>
      <w:jc w:val="center"/>
      <w:outlineLvl w:val="0"/>
    </w:pPr>
    <w:rPr>
      <w:rFonts w:asciiTheme="majorHAnsi" w:eastAsiaTheme="majorEastAsia" w:hAnsiTheme="majorHAnsi" w:cstheme="majorBidi" w:ascii="Times New Roman" w:hAnsi="Times New Roman" w:eastAsia="黑体"/>
      <w:b/>
      <w:bCs/>
      <w:sz w:val="28"/>
      <w:szCs w:val="28"/>
    </w:rPr>
  </w:style>
  <w:style w:type="paragraph" w:styleId="21">
    <w:name w:val="heading 2"/>
    <w:basedOn w:val="a1"/>
    <w:next w:val="a1"/>
    <w:link w:val="22"/>
    <w:uiPriority w:val="9"/>
    <w:unhideWhenUsed/>
    <w:qFormat/>
    <w:rsid w:val="00FC693F"/>
    <w:pPr>
      <w:keepNext/>
      <w:keepLines/>
      <w:spacing w:before="160" w:after="80" w:line="312" w:lineRule="auto"/>
      <w:ind w:firstLine="0"/>
      <w:outlineLvl w:val="1"/>
    </w:pPr>
    <w:rPr>
      <w:rFonts w:asciiTheme="majorHAnsi" w:eastAsiaTheme="majorEastAsia" w:hAnsiTheme="majorHAnsi" w:cstheme="majorBidi" w:ascii="Times New Roman" w:hAnsi="Times New Roman" w:eastAsia="黑体"/>
      <w:b/>
      <w:bCs/>
      <w:sz w:val="24"/>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0009F0"/>
    <w:rPr>
      <w:sz w:val="21"/>
      <w:szCs w:val="21"/>
    </w:rPr>
  </w:style>
  <w:style w:type="paragraph" w:styleId="affa">
    <w:name w:val="annotation text"/>
    <w:basedOn w:val="a1"/>
    <w:link w:val="affb"/>
    <w:uiPriority w:val="99"/>
    <w:unhideWhenUsed/>
    <w:rsid w:val="000009F0"/>
  </w:style>
  <w:style w:type="character" w:customStyle="1" w:styleId="affb">
    <w:name w:val="批注文字 字符"/>
    <w:basedOn w:val="a2"/>
    <w:link w:val="affa"/>
    <w:uiPriority w:val="99"/>
    <w:rsid w:val="000009F0"/>
    <w:rPr>
      <w:rFonts w:ascii="Times New Roman" w:eastAsia="宋体" w:hAnsi="Times New Roman"/>
      <w:sz w:val="21"/>
    </w:rPr>
  </w:style>
  <w:style w:type="paragraph" w:styleId="affc">
    <w:name w:val="annotation subject"/>
    <w:basedOn w:val="affa"/>
    <w:next w:val="affa"/>
    <w:link w:val="affd"/>
    <w:uiPriority w:val="99"/>
    <w:semiHidden/>
    <w:unhideWhenUsed/>
    <w:rsid w:val="000009F0"/>
    <w:rPr>
      <w:b/>
      <w:bCs/>
    </w:rPr>
  </w:style>
  <w:style w:type="character" w:customStyle="1" w:styleId="affd">
    <w:name w:val="批注主题 字符"/>
    <w:basedOn w:val="affb"/>
    <w:link w:val="affc"/>
    <w:uiPriority w:val="99"/>
    <w:semiHidden/>
    <w:rsid w:val="000009F0"/>
    <w:rPr>
      <w:rFonts w:ascii="Times New Roman" w:eastAsia="宋体" w:hAnsi="Times New Roman"/>
      <w:b/>
      <w:bCs/>
      <w:sz w:val="21"/>
    </w:rPr>
  </w:style>
  <w:style w:type="paragraph" w:styleId="affe">
    <w:name w:val="Revision"/>
    <w:hidden/>
    <w:uiPriority w:val="99"/>
    <w:semiHidden/>
    <w:rsid w:val="00240035"/>
    <w:pPr>
      <w:spacing w:after="0" w:line="240" w:lineRule="auto"/>
    </w:pPr>
    <w:rPr>
      <w:rFonts w:ascii="Times New Roman" w:eastAsia="宋体"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26</Pages>
  <Words>3855</Words>
  <Characters>21980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雨帆 蔡</cp:lastModifiedBy>
  <cp:revision>32</cp:revision>
  <dcterms:created xsi:type="dcterms:W3CDTF">2013-12-23T23:15:00Z</dcterms:created>
  <dcterms:modified xsi:type="dcterms:W3CDTF">2026-08-28T08:24:00Z</dcterms:modified>
  <cp:category/>
</cp:coreProperties>
</file>
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41C4E" w14:textId="77777777" w:rsidR="000D57FF" w:rsidRDefault="000D57FF" w:rsidP="000D57FF">
      <w:pPr>
        <w:spacing w:before="240" w:after="120"/>
        <w:jc w:val="center"/>
        <w:rPr>
          <w:rFonts w:eastAsia="黑体"/>
          <w:b/>
          <w:sz w:val="32"/>
        </w:rPr>
      </w:pPr>
      <w:r>
        <w:rPr>
          <w:rFonts w:eastAsia="黑体"/>
          <w:b/>
          <w:sz w:val="36"/>
          <w:szCs w:val="36"/>
        </w:rPr>
        <w:t>社交媒体视角下公众对生成式人工智能医疗应用的认知模式研究</w:t>
      </w:r>
    </w:p>
    <w:p w14:paraId="2E2E87A5" w14:textId="77777777" w:rsidR="000D57FF" w:rsidRDefault="000D57FF" w:rsidP="000D57FF">
      <w:pPr>
        <w:spacing w:after="240"/>
        <w:jc w:val="center"/>
        <w:rPr>
          <w:rFonts w:eastAsia="黑体"/>
          <w:b/>
          <w:sz w:val="32"/>
        </w:rPr>
      </w:pPr>
      <w:r>
        <w:rPr>
          <w:rFonts w:eastAsia="黑体"/>
          <w:b/>
          <w:sz w:val="28"/>
          <w:szCs w:val="28"/>
        </w:rPr>
        <w:t>——</w:t>
      </w:r>
      <w:r>
        <w:rPr>
          <w:rFonts w:eastAsia="黑体"/>
          <w:b/>
          <w:sz w:val="28"/>
          <w:szCs w:val="28"/>
        </w:rPr>
        <w:t>一项基于文本挖掘的分析</w:t>
      </w:r>
    </w:p>
    <w:p w14:paraId="4A169E55" w14:textId="77777777" w:rsidR="001E30B5" w:rsidRDefault="00000000" w:rsidP="000D57FF">
      <w:pPr>
        <w:spacing w:before="240" w:after="120"/>
        <w:jc w:val="both"/>
      </w:pPr>
      <w:r>
        <w:rPr>
          <w:rFonts w:eastAsia="黑体"/>
          <w:b/>
          <w:sz w:val="21"/>
          <w:szCs w:val="21"/>
        </w:rPr>
        <w:t>摘　要：随着生成式人工智能逐步进入健康咨询、报告解读、患者沟通与临床辅助等医疗场景，公众如何理解其技术能力、医生角色、潜在风险及人机关系，成为影响技术应用的重要因素。既有研究多采用问卷或情景实验测量接受意愿，社交媒体研究则主要关注情感倾向和讨论主题，对同一态度内部不同认知要素的配置差异关注不足。本文回溯采集微博、抖音、小红书和知乎中围绕AI医生、AI问诊、医疗大模型等应用的中文评论，经数据清洗、相关性识别和态度分类，获得103,731条相关评论，其中71,886条具有明确态度。在此基础上，综合运用TF-IDF、词共现网络、Louvain社区划分和导向性内容分析，从AI能力、医生角色、风险认知和人机关系四个维度对14个认知词簇进行编码。结果表明，积极评论占相关评论的52.4%，占有态度评论的75.6%；但积极态度内部同时存在技术崇拜、务实认可和人机协同，消极态度内部则可进一步区分技术恐惧与风险责任诉求。本文据此归纳出五种认知模式，将公众态度研究由情感效价拓展至多维认知配置，并为医疗机构开展技术能力披露、医生参与说明和责任机制沟通提供参考。</w:t>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p>
    <w:p w14:paraId="60C4F11A" w14:textId="77777777" w:rsidR="001E30B5" w:rsidRDefault="00000000">
      <w:pPr>
        <w:spacing w:after="60"/>
        <w:jc w:val="both"/>
      </w:pPr>
      <w:r>
        <w:rPr>
          <w:rFonts w:eastAsia="黑体"/>
          <w:b/>
          <w:sz w:val="21"/>
          <w:szCs w:val="21"/>
        </w:rPr>
        <w:t>关键词：</w:t>
      </w:r>
      <w:r>
        <w:rPr>
          <w:sz w:val="21"/>
          <w:szCs w:val="21"/>
        </w:rPr>
        <w:t>生成式人工智能；医疗应用；认知模式；公众态度；人机互补；社交媒体；词共现网络</w:t>
      </w:r>
    </w:p>
    <w:p w14:paraId="1FB8B44B" w14:textId="69A2D441" w:rsidR="001E30B5" w:rsidRDefault="00000000" w:rsidP="00BC4DCC">
      <w:pPr>
        <w:spacing w:after="240"/>
        <w:jc w:val="center"/>
      </w:pPr>
      <w:r>
        <w:rPr>
          <w:rFonts w:eastAsia="黑体"/>
          <w:b/>
          <w:sz w:val="28"/>
          <w:szCs w:val="28"/>
        </w:rPr>
        <w:t>1</w:t>
      </w:r>
      <w:r>
        <w:rPr>
          <w:rFonts w:eastAsia="黑体"/>
          <w:b/>
          <w:sz w:val="28"/>
          <w:szCs w:val="28"/>
        </w:rPr>
        <w:t xml:space="preserve">　引言</w:t>
      </w:r>
    </w:p>
    <w:p w14:paraId="0BE95BEB" w14:textId="77777777" w:rsidR="001E30B5" w:rsidRDefault="00000000">
      <w:pPr>
        <w:ind w:firstLine="480"/>
        <w:jc w:val="both"/>
        <w:rPr>
          <w:ins w:id="0" w:author="一帆 张" w:date="2026-08-27T11:46:00Z" w16du:dateUtc="2026-08-27T03:46:00Z"/>
          <w:noProof/>
        </w:rPr>
      </w:pPr>
      <w:r>
        <w:rPr>
          <w:szCs w:val="24"/>
        </w:rPr>
        <w:t>我国医疗服务供给能力持续提升，但人口规模、老龄化趋势和高频就医需求仍使医疗服务体系面临效率与沟通压力。2024年，全国医疗卫生机构总诊疗人次达到101.5亿，每千人口执业（助理）医师为3.61人〔34〕。这表明我国医疗服务需求规模庞大，如何在保障质量与安全的前提下提高服务可及性、降低重复性工作负担并改善医患信息沟通，仍是医疗服务管理中的重要议题。近年来，以大语言模型为代表的生成式人工智能为上述问题提供了新的技术路径。本文所称生成式人工智能医疗应用，是指以大语言模型等生成式模型为基础，能够通过自然语言交互生成健康信息、解释医学材料或辅助诊疗沟通的应用，主要包括AI问诊、报告解读、健康咨询和临床信息辅助等场景。此类应用具备不受门诊时段限制的交互潜力，并可辅助医务人员起草患者回复和整理信息；但现有证据同时表明，其表现仍存在不稳定性，并伴随错误信息、过度依赖、透明度不足和责任模糊等风险，因而不能脱离临床监督独立评价其应用价值〔39〕。</w:t>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p>
    <w:p w14:paraId="12780277" w14:textId="77777777" w:rsidR="00240035" w:rsidRDefault="00240035">
      <w:pPr>
        <w:ind w:firstLine="480"/>
        <w:jc w:val="both"/>
        <w:rPr>
          <w:ins w:id="1" w:author="一帆 张" w:date="2026-08-27T11:48:00Z" w16du:dateUtc="2026-08-27T03:48:00Z"/>
          <w:noProof/>
        </w:rPr>
      </w:pPr>
      <w:r>
        <w:rPr>
          <w:szCs w:val="24"/>
        </w:rPr>
        <w:t>我国相关政策正在形成“一般性规范生成式人工智能”与“专项推动医疗人工智能应用”并行的制度环境。一方面，2023年施行的《生成式人工智能服务管理暂行办法》确立了促进创新发展与实行包容审慎、分类分级监管并重的总体原则〔38〕；另一方面，2024年发布的《卫生健康行业人工智能应用场景参考指引》提出医疗服务管理、基层公共卫生服务、健康产业发展和医学教学科研等4大类13小类84个应用场景〔35〕。2025年，国务院《关于深入实施“人工智能+”行动的意见》进一步提出推广高水平居民健康助手，有序推动人工智能在辅助诊疗、健康管理和医保服务等场景应用〔36〕；五部门随后印发的《关于促进和规范“人工智能+医疗卫生”应用发展的实施意见》，则将基层诊疗辅助、临床专病决策和患者就诊服务列为重点方向，同时强调审核评估、风险预警、数据安全和隐私保护〔37〕。需要指出的是，上述政策构成了生成式人工智能进入医疗场景的制度基础，但其强调的是有序应用、辅助定位和安全治理，并不等同于对人工智能独立诊疗的直接认可。</w:t>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p>
    <w:p w14:paraId="21035CA2" w14:textId="77777777" w:rsidR="00240035" w:rsidRDefault="00240035">
      <w:pPr>
        <w:ind w:firstLine="480"/>
        <w:jc w:val="both"/>
        <w:rPr>
          <w:ins w:id="2" w:author="一帆 张" w:date="2026-08-27T11:49:00Z" w16du:dateUtc="2026-08-27T03:49:00Z"/>
          <w:noProof/>
        </w:rPr>
      </w:pPr>
      <w:r>
        <w:rPr>
          <w:szCs w:val="24"/>
        </w:rPr>
        <w:t>技术能力和政策推动并不会自动转化为公众信任。医疗决策具有专业性强、结果敏感和责任链条复杂等特点，公众可能认可生成式人工智能在信息获取和便捷咨询方面的价值，却未必接受其独立作出诊疗判断。既有问卷和情景实验表明，公众对医疗人工智能的接受具有明显的条件性，其信任不仅取决于信息质量和系统表现，还受到医生是否参与、治理认证是否存在以及责任是否明确等因素影响〔1-3,10-11〕。社交媒体研究则进一步发现，医疗人工智能相关讨论总体偏积极，但技术效能期待、替代焦虑、风险担忧和医生主导的协作想象往往同时存在〔4-5,9〕。特别是Jiang等已经运用微博数据、主题模型和扎根编码分析中国公众对医疗人工智能的认知、情感及治理期待〔5〕。因此，本文的研究缺口并非“中国社交媒体中的医疗人工智能认知尚未得到研究”，而是既有研究多以态度类别或主题类别作为最终结果，较少继续比较同一态度内部AI能力、医生角色、风险认知和人机关系如何形成差异化配置。例如，同为积极评价，对问诊便利的认可并不等同于对独立诊断的授权；同为消极评价，对模型能力的不信任也不同于对误诊责任的制度性追问。</w:t>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p>
    <w:p w14:paraId="19057EAF" w14:textId="77777777" w:rsidR="00240035" w:rsidRDefault="00240035">
      <w:pPr>
        <w:ind w:firstLine="480"/>
        <w:jc w:val="both"/>
        <w:rPr>
          <w:ins w:id="3" w:author="一帆 张" w:date="2026-08-27T11:51:00Z" w16du:dateUtc="2026-08-27T03:51:00Z"/>
          <w:noProof/>
        </w:rPr>
      </w:pPr>
      <w:r>
        <w:rPr>
          <w:szCs w:val="24"/>
        </w:rPr>
        <w:t>基于此，本文利用微博、抖音、小红书和知乎中围绕AI医生、AI问诊、医疗大模型及其相邻智能医疗服务的自然生成评论，构建“态度识别—认知主题提取—认知结构分析—认知模式识别”的递进式研究框架。首先识别评论的相关性和态度类别；其次通过高频词、TF-IDF和评论内词共现网络提取不同态度群体的认知词簇；最后以技术接受、算法欣赏与算法厌恶以及人机互补理论为分析依据，从AI能力、医生角色、风险认知和人机关系四个维度对词簇进行编码并归纳典型认知模式。本文的贡献主要体现在三个方面：第一，在研究视角上，将公众认知研究由积极、中立和消极的态度效价推进到多维认知配置，揭示相同态度内部可能存在的异质性；第二，在经验材料上，利用多平台自然生成评论补充问卷和情景实验中预设选项的限制；第三，在实践层面，为医疗机构区分功能便利、临床信任、使用回避和责任诉求，并据此完善技术能力边界、医生参与方式和责任机制的沟通提供参考。本文描述的是特定检索条件下的公共话语结构，不将社交媒体评论直接等同于全体公众或患者的实际采纳行为。</w:t>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p>
    <w:p w14:paraId="02D9AC29" w14:textId="77777777" w:rsidR="00240035" w:rsidRDefault="00240035">
      <w:pPr>
        <w:spacing w:line="240" w:lineRule="auto"/>
        <w:rPr>
          <w:ins w:id="4" w:author="一帆 张" w:date="2026-08-27T11:51:00Z" w16du:dateUtc="2026-08-27T03:51:00Z"/>
          <w:noProof/>
        </w:rPr>
      </w:pPr>
    </w:p>
    <w:p w14:paraId="73AE574A" w14:textId="77777777" w:rsidR="001E30B5" w:rsidRDefault="00000000">
      <w:pPr>
        <w:pStyle w:val="1"/>
      </w:pPr>
      <w:r>
        <w:rPr>
          <w:rFonts w:ascii="Times New Roman" w:eastAsia="黑体" w:hAnsi="Times New Roman" w:cs="Times New Roman"/>
        </w:rPr>
        <w:lastRenderedPageBreak/>
        <w:t>2</w:t>
      </w:r>
      <w:r>
        <w:rPr>
          <w:rFonts w:ascii="Times New Roman" w:eastAsia="黑体" w:hAnsi="Times New Roman" w:cs="Times New Roman"/>
        </w:rPr>
        <w:t xml:space="preserve">　文献综述与理论基础</w:t>
      </w:r>
    </w:p>
    <w:p w14:paraId="0257AD25" w14:textId="77777777" w:rsidR="001E30B5" w:rsidRDefault="00000000">
      <w:pPr>
        <w:pStyle w:val="21"/>
      </w:pPr>
      <w:r>
        <w:rPr>
          <w:rFonts w:ascii="Times New Roman" w:eastAsia="黑体" w:hAnsi="Times New Roman" w:cs="Times New Roman"/>
          <w:szCs w:val="24"/>
        </w:rPr>
        <w:t xml:space="preserve">2.1　公众对生成式人工智能医疗应用的条件性接受</w:t>
      </w:r>
    </w:p>
    <w:p w14:paraId="789A2733" w14:textId="77777777" w:rsidR="001E30B5" w:rsidRDefault="00000000">
      <w:pPr>
        <w:ind w:firstLine="480"/>
        <w:jc w:val="both"/>
      </w:pPr>
      <w:r>
        <w:rPr>
          <w:szCs w:val="24"/>
        </w:rPr>
        <w:t xml:space="preserve">公众是否接受医疗场景中的人工智能，并不取决于技术本身是否可用，而取决于其表现是否可信、医生是否参与以及出错后责任是否可追溯。技术接受研究将感知有用性和易用性视为使用意愿的重要前因〔28-29〕；在医疗情境中，这一判断被进一步具体化为信息是否专业、诊断表现是否可靠、医生是否在场以及系统是否获得治理认证。Liu等发现，AI医生的信息质量可通过感知专业性和认知信任影响独立诊断采纳意愿〔1〕；Bracic等的联合实验表明，系统表现是影响选择的首要属性，临床医生在场同样显著提高信任和选择概率〔2〕。Guo和Chen进一步指出，相较于AI单独问诊，公众对人类医生或有人类医生参与的诊疗来源评价更高〔10〕；Kirchberger的调查也显示，公众总体更信任医生主导的诊断，并担忧医生过度依赖AI〔3〕。当不良事件发生时，AI参与还可能放大公众对医院责任、投诉和诉讼的判断，而实质性的人机协作能够缓和负面反应〔11〕。据此，既有研究已形成较为稳定的共识：公众对医疗人工智能的接受是条件性的，其核心条件是技术有用、医生把关和责任可追。</w:t>
      </w:r>
    </w:p>
    <w:p w14:paraId="4CDEC9AA" w14:textId="77777777" w:rsidR="001E30B5" w:rsidRDefault="00000000">
      <w:pPr>
        <w:ind w:firstLine="480"/>
        <w:jc w:val="both"/>
      </w:pPr>
      <w:r>
        <w:rPr>
          <w:szCs w:val="24"/>
        </w:rPr>
        <w:t xml:space="preserve">上述共识主要建立在问卷和情景实验之上，能够识别影响接受的关键属性，但难以观察公众在自然表达中如何同时谈论能力、角色与风险。更为关键的是，既有实验多将“医疗AI”或“AI医生”作为对象，并不都限定为生成式应用；生成式模型以流畅、确定的语言输出答案，可能改变公众据以判断“有用”和“专业”的线索，却并不必然改变其对独立决策和责任归属的保留。即使研究同时测量了多个属性，最终因变量仍多为接受意愿或信任分数，条件被当作解释变量，而不是话语中并存、可拆分的认知配置。因此，本文不重复估计公众“接不接受”，而转向考察社交媒体评论如何表达、捆绑或拆开这些条件，从而识别同一评价方向内部的差异化认知。</w:t>
      </w:r>
    </w:p>
    <w:p w14:paraId="19EB4C29" w14:textId="77777777" w:rsidR="001E30B5" w:rsidRDefault="00000000">
      <w:pPr>
        <w:pStyle w:val="21"/>
      </w:pPr>
      <w:r>
        <w:rPr>
          <w:rFonts w:ascii="Times New Roman" w:eastAsia="黑体" w:hAnsi="Times New Roman" w:cs="Times New Roman"/>
          <w:szCs w:val="24"/>
        </w:rPr>
        <w:t xml:space="preserve">2.2　算法欣赏、算法厌恶及其与态度极性的错位</w:t>
      </w:r>
    </w:p>
    <w:p w14:paraId="72D58CB8" w14:textId="77777777" w:rsidR="001E30B5" w:rsidRDefault="00000000">
      <w:pPr>
        <w:ind w:firstLine="480"/>
        <w:jc w:val="both"/>
      </w:pPr>
      <w:r>
        <w:rPr>
          <w:szCs w:val="24"/>
        </w:rPr>
        <w:t xml:space="preserve">算法欣赏与算法厌恶为理解上述条件性接受中的能力判断提供了理论入口。算法欣赏是指在特定判断任务中，个体相较于人类意见更愿意采用算法建议〔31〕；算法厌恶则表现为个体观察到算法犯错后，即使算法总体表现优于人类，也会迅速降低对其依赖〔30〕。二者并非彼此排斥的稳定人格倾向，而可能随任务风险、错误可见性、控制感和人类专家是否参与而变化。生成式人工智能能够以流畅语言给出看似完整的医学回答，这可能强化专业性知觉并诱发算法欣赏；与此同时，模型幻觉、信息偏差及错误后果的不可逆性，又容易触发算法厌恶。由此可以推断：公众对生成式医疗应用的能力评价，不应被预先视为单向的技术乐观或技术拒斥。</w:t>
      </w:r>
    </w:p>
    <w:p w14:paraId="05846828" w14:textId="77777777" w:rsidR="001E30B5" w:rsidRDefault="00000000">
      <w:pPr>
        <w:ind w:firstLine="480"/>
        <w:jc w:val="both"/>
      </w:pPr>
      <w:r>
        <w:rPr>
          <w:szCs w:val="24"/>
        </w:rPr>
        <w:t xml:space="preserve">社交媒体研究为这种双向判断提供了经验线索，但也暴露了将理论直接对应于态度极性的局限。Gao等对微博医疗人工智能讨论的分析发现，公众表达总体偏积极，但技术收益与社会风险同时存在〔4〕；Jiang等基于近年微博语料进一步识别出对AI效能的惊叹、对替代的焦虑以及医生主导协作的期待〔5〕；Lian等对中国社交媒体上ChatGPT讨论的研究同样显示主题与情绪并存〔9〕。需要指出的是，Gao等的语料形成于生成式医疗应用大规模扩散之前，Lian等讨论的是通用对话模型而非医疗场景，因而它们证明的是“网络话语中态度与主题可以并存”，尚不能直接等同于生成式医疗应用的认知结构。既有研究还常常把算法欣赏理解为积极态度、把算法厌恶理解为消极态度，较少继续追问：积极评价究竟源于能力崇拜、功能便利还是协作价值，消极评价究竟源于低估能力、拒绝使用还是责任诉求。Jiang等已经表明中国公众会同时提出效能期待与治理要求〔5〕，但其分析终点仍是主题、情感与治理话语，而非同一态度内部的多维配置。这正是本文从态度极性转向认知配置分析的依据。</w:t>
      </w:r>
    </w:p>
    <w:p w14:paraId="439C7D01" w14:textId="77777777" w:rsidR="001E30B5" w:rsidRDefault="00000000">
      <w:pPr>
        <w:pStyle w:val="21"/>
      </w:pPr>
      <w:r>
        <w:rPr>
          <w:rFonts w:ascii="Times New Roman" w:eastAsia="黑体" w:hAnsi="Times New Roman" w:cs="Times New Roman"/>
          <w:szCs w:val="24"/>
        </w:rPr>
        <w:t xml:space="preserve">2.3　人机互补、认知维度与研究问题</w:t>
      </w:r>
    </w:p>
    <w:p w14:paraId="65746B39" w14:textId="77777777" w:rsidR="001E30B5" w:rsidRDefault="00000000">
      <w:pPr>
        <w:ind w:firstLine="480"/>
        <w:jc w:val="both"/>
      </w:pPr>
      <w:r>
        <w:rPr>
          <w:szCs w:val="24"/>
        </w:rPr>
        <w:t xml:space="preserve">人机互补理论进一步说明，条件性接受并不必然导向“不用”，而可能导向“有边界地用”。该理论强调，人工智能的价值并不以完全替代人类为前提，而在于依据信息优势和能力差异进行任务分工，使组合绩效超过任一主体单独行动〔32-33〕。生成式模型擅长信息检索、文本生成、模式归纳和高频交互，医生则承担情境化临床判断、身体检查、价值权衡、同理沟通和最终责任。因此，较为校准的认知既不应把模型流畅表达等同于独立诊疗能力，也不应因其可能出错而否定全部辅助价值，而应把技术置于有适用范围、有人类监督且责任可追溯的协作结构中。Jiang等在微博话语中已经观察到“医生主导、AI辅助”的协作想象〔5〕，说明互补并不仅是系统设计原则，也可能是公众可表达的关系图式。</w:t>
      </w:r>
    </w:p>
    <w:p w14:paraId="3E425E12" w14:textId="77777777" w:rsidR="00C40098" w:rsidRDefault="00000000">
      <w:pPr>
        <w:ind w:firstLine="480"/>
        <w:jc w:val="both"/>
      </w:pPr>
      <w:r>
        <w:rPr>
          <w:szCs w:val="24"/>
        </w:rPr>
        <w:t xml:space="preserve">据此，本文将技术接受、算法欣赏与算法厌恶以及人机互补理论落实为四个彼此关联但不可相互替代的认知维度。第一，AI能力认知，对应公众是否把系统理解为可独立完成诊疗、有限度辅助或基本不可用；第二，医生角色认知，对应医生被弱化、被明确为把关者还是被强化为唯一可信主体；第三，风险认知，对应误诊、幻觉、监管和责任等后果在话语中的显著程度；第四，人机关系认知，对应公众将AI与医生理解为替代、协同还是排斥。四个维度分别回答“它能不能做”“谁来把关”“错了会怎样”和“二者是什么关系”。既有问卷研究能够测量其中个别条件，社交媒体主题研究能够列出相关话题，但较少比较这些判断如何共同出现并形成稳定配置。本文即以这四个维度作为编码框架，考察自然评论中的认知组合，而非预先指定模式名称。</w:t>
      </w:r>
    </w:p>
    <w:p w14:paraId="131FB5C1" w14:textId="77777777" w:rsidR="00C40098" w:rsidRDefault="00000000">
      <w:pPr>
        <w:ind w:firstLine="480"/>
        <w:jc w:val="both"/>
      </w:pPr>
      <w:r>
        <w:rPr>
          <w:szCs w:val="24"/>
        </w:rPr>
        <w:t xml:space="preserve">据此提出研究问题：RQ1，社交媒体中与生成式人工智能医疗应用相关的评论呈现何种态度分布？RQ2，积极、中立和消极态度群体的核心认知主题及词语共现结构有何差异？RQ3，AI能力、医生角色、风险认知和人机关系在不同认知词簇中如何组合，并可据此归纳出哪些典型认知模式？需要说明的是，后续模式识别的分析单位是词簇而非单条评论，模式的词簇数量也不等同于人群比例；研究结论描述的是检索条件下的公共话语结构，不能直接外推为全体患者的实际使用行为。具体识别程序见第3章。</w:t>
      </w:r>
    </w:p>
    <w:p w14:paraId="1F84989F" w14:textId="77777777" w:rsidR="001E30B5" w:rsidRDefault="00000000">
      <w:pPr>
        <w:pStyle w:val="1"/>
      </w:pPr>
      <w:r>
        <w:rPr>
          <w:rFonts w:ascii="Times New Roman" w:eastAsia="黑体" w:hAnsi="Times New Roman" w:cs="Times New Roman"/>
        </w:rPr>
        <w:t>3</w:t>
      </w:r>
      <w:r>
        <w:rPr>
          <w:rFonts w:ascii="Times New Roman" w:eastAsia="黑体" w:hAnsi="Times New Roman" w:cs="Times New Roman"/>
        </w:rPr>
        <w:t xml:space="preserve">　研究设计</w:t>
      </w:r>
    </w:p>
    <w:p w14:paraId="3CDFD27F" w14:textId="77777777" w:rsidR="001E30B5" w:rsidRDefault="00000000">
      <w:pPr>
        <w:ind w:firstLine="480"/>
        <w:jc w:val="both"/>
      </w:pPr>
      <w:r>
        <w:rPr>
          <w:szCs w:val="24"/>
        </w:rPr>
        <w:t>本研究基于多平台社交媒体中公众关于</w:t>
      </w:r>
      <w:r>
        <w:rPr>
          <w:szCs w:val="24"/>
        </w:rPr>
        <w:t>AI</w:t>
      </w:r>
      <w:r>
        <w:rPr>
          <w:szCs w:val="24"/>
        </w:rPr>
        <w:t>医生、</w:t>
      </w:r>
      <w:r>
        <w:rPr>
          <w:szCs w:val="24"/>
        </w:rPr>
        <w:t>AI</w:t>
      </w:r>
      <w:r>
        <w:rPr>
          <w:szCs w:val="24"/>
        </w:rPr>
        <w:t>问诊和医疗大模型等应用的自然生成评论，采用</w:t>
      </w:r>
      <w:r>
        <w:rPr>
          <w:szCs w:val="24"/>
        </w:rPr>
        <w:t>“</w:t>
      </w:r>
      <w:r>
        <w:rPr>
          <w:szCs w:val="24"/>
        </w:rPr>
        <w:t>态度识别</w:t>
      </w:r>
      <w:r>
        <w:rPr>
          <w:szCs w:val="24"/>
        </w:rPr>
        <w:t>—</w:t>
      </w:r>
      <w:r>
        <w:rPr>
          <w:szCs w:val="24"/>
        </w:rPr>
        <w:t>认知主题提取</w:t>
      </w:r>
      <w:r>
        <w:rPr>
          <w:szCs w:val="24"/>
        </w:rPr>
        <w:t>—</w:t>
      </w:r>
      <w:r>
        <w:rPr>
          <w:szCs w:val="24"/>
        </w:rPr>
        <w:t>认知结构分析</w:t>
      </w:r>
      <w:r>
        <w:rPr>
          <w:szCs w:val="24"/>
        </w:rPr>
        <w:t>—</w:t>
      </w:r>
      <w:r>
        <w:rPr>
          <w:szCs w:val="24"/>
        </w:rPr>
        <w:t>认知模式识别</w:t>
      </w:r>
      <w:r>
        <w:rPr>
          <w:szCs w:val="24"/>
        </w:rPr>
        <w:t>”</w:t>
      </w:r>
      <w:r>
        <w:rPr>
          <w:szCs w:val="24"/>
        </w:rPr>
        <w:t>的递进式研究框架。首先，获取并清洗四个平台的用户评论，通过相关性识别控制宽口径检索带来的噪声；其次，利用文本分类模型识别无态度、积极、中立和消极四类态度；再次，在有态度评论中分别提取高频词和</w:t>
      </w:r>
      <w:r>
        <w:rPr>
          <w:szCs w:val="24"/>
        </w:rPr>
        <w:t>TF-IDF</w:t>
      </w:r>
      <w:r>
        <w:rPr>
          <w:szCs w:val="24"/>
        </w:rPr>
        <w:t>特征，并构建评论内词共现网络、划分网络社区，以形成经验层面的认知词簇；最后，结合算法欣赏、算法厌恶和人机互补理论，对认知词簇进行四维编码和跨簇归纳，形成典型认知模式。整体流程如图</w:t>
      </w:r>
      <w:r>
        <w:rPr>
          <w:szCs w:val="24"/>
        </w:rPr>
        <w:t>1</w:t>
      </w:r>
      <w:r>
        <w:rPr>
          <w:szCs w:val="24"/>
        </w:rPr>
        <w:t>所示。</w:t>
      </w:r>
    </w:p>
    <w:p w14:paraId="719B1798" w14:textId="77777777" w:rsidR="001E30B5" w:rsidRDefault="00000000">
      <w:pPr>
        <w:keepNext/>
        <w:keepLines/>
        <w:spacing w:before="120"/>
        <w:jc w:val="center"/>
      </w:pPr>
      <w:r>
        <w:rPr>
          <w:noProof/>
        </w:rPr>
        <w:lastRenderedPageBreak/>
        <w:drawing>
          <wp:inline distT="0" distB="0" distL="0" distR="0" wp14:anchorId="6B1CE017" wp14:editId="4DCDC42C">
            <wp:extent cx="5220000" cy="8009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分析框架.png"/>
                    <pic:cNvPicPr/>
                  </pic:nvPicPr>
                  <pic:blipFill>
                    <a:blip r:embed="rId8"/>
                    <a:stretch>
                      <a:fillRect/>
                    </a:stretch>
                  </pic:blipFill>
                  <pic:spPr>
                    <a:xfrm>
                      <a:off x="0" y="0"/>
                      <a:ext cx="5220000" cy="8009895"/>
                    </a:xfrm>
                    <a:prstGeom prst="rect">
                      <a:avLst/>
                    </a:prstGeom>
                  </pic:spPr>
                </pic:pic>
              </a:graphicData>
            </a:graphic>
          </wp:inline>
        </w:drawing>
      </w:r>
    </w:p>
    <w:p w14:paraId="65E50AAB" w14:textId="77777777" w:rsidR="001E30B5" w:rsidRDefault="00000000">
      <w:pPr>
        <w:keepNext/>
        <w:keepLines/>
        <w:spacing w:before="60"/>
        <w:jc w:val="center"/>
      </w:pPr>
      <w:r>
        <w:rPr>
          <w:sz w:val="18"/>
          <w:szCs w:val="18"/>
        </w:rPr>
        <w:t>图</w:t>
      </w:r>
      <w:r>
        <w:rPr>
          <w:sz w:val="18"/>
          <w:szCs w:val="18"/>
        </w:rPr>
        <w:t>1</w:t>
      </w:r>
      <w:r>
        <w:rPr>
          <w:sz w:val="18"/>
          <w:szCs w:val="18"/>
        </w:rPr>
        <w:t xml:space="preserve">　研究流程</w:t>
      </w:r>
    </w:p>
    <w:p w14:paraId="1ED7240E" w14:textId="77777777" w:rsidR="00C27996" w:rsidRDefault="00000000">
      <w:pPr>
        <w:spacing w:after="120"/>
        <w:jc w:val="center"/>
      </w:pPr>
      <w:r>
        <w:rPr>
          <w:rFonts w:eastAsia="Times New Roman"/>
          <w:sz w:val="18"/>
          <w:szCs w:val="18"/>
        </w:rPr>
        <w:t>Fig. 1　Research procedure</w:t>
      </w:r>
    </w:p>
    <w:p w14:paraId="3E8EF012" w14:textId="77777777" w:rsidR="001E30B5" w:rsidRDefault="00000000">
      <w:pPr>
        <w:pStyle w:val="21"/>
      </w:pPr>
      <w:r>
        <w:rPr>
          <w:rFonts w:ascii="Times New Roman" w:eastAsia="黑体" w:hAnsi="Times New Roman" w:cs="Times New Roman"/>
          <w:szCs w:val="24"/>
        </w:rPr>
        <w:lastRenderedPageBreak/>
        <w:t>3.1</w:t>
      </w:r>
      <w:r>
        <w:rPr>
          <w:rFonts w:ascii="Times New Roman" w:eastAsia="黑体" w:hAnsi="Times New Roman" w:cs="Times New Roman"/>
          <w:szCs w:val="24"/>
        </w:rPr>
        <w:t xml:space="preserve">　数据来源与预处理</w:t>
      </w:r>
    </w:p>
    <w:p w14:paraId="0C9CCB38" w14:textId="77777777" w:rsidR="001E30B5" w:rsidRDefault="00000000">
      <w:pPr>
        <w:ind w:firstLine="480"/>
        <w:jc w:val="both"/>
      </w:pPr>
      <w:r>
        <w:rPr>
          <w:szCs w:val="24"/>
        </w:rPr>
        <w:t>问卷和情景实验能够在给定选项下测量接受意愿，但较难捕捉公众在非诱导情境中如何自发连接技术能力、医生角色和风险责任。社交媒体评论具有表达自然、规模较大和议题反应及时等特点，适合观察公共话语中的认知结构。同时，社交媒体用户并不等同于患者总体，评论还可能受到平台机制、热点事件和营销内容影响，因此本文将其作为公众话语材料，而非代表性民意调查。</w:t>
      </w:r>
    </w:p>
    <w:p w14:paraId="762CCD4D" w14:textId="77777777" w:rsidR="001E30B5" w:rsidRDefault="00000000">
      <w:pPr>
        <w:ind w:firstLine="480"/>
        <w:jc w:val="both"/>
      </w:pPr>
      <w:r>
        <w:rPr>
          <w:szCs w:val="24"/>
        </w:rPr>
        <w:t>数据由第三方依据统一词表回溯采集，平台包括微博、抖音、小红书和知乎。检索词为：</w:t>
      </w:r>
      <w:r>
        <w:rPr>
          <w:szCs w:val="24"/>
        </w:rPr>
        <w:t>AI</w:t>
      </w:r>
      <w:r>
        <w:rPr>
          <w:szCs w:val="24"/>
        </w:rPr>
        <w:t>医生、</w:t>
      </w:r>
      <w:r>
        <w:rPr>
          <w:szCs w:val="24"/>
        </w:rPr>
        <w:t>AI</w:t>
      </w:r>
      <w:r>
        <w:rPr>
          <w:szCs w:val="24"/>
        </w:rPr>
        <w:t>医疗、</w:t>
      </w:r>
      <w:r>
        <w:rPr>
          <w:szCs w:val="24"/>
        </w:rPr>
        <w:t>AI</w:t>
      </w:r>
      <w:r>
        <w:rPr>
          <w:szCs w:val="24"/>
        </w:rPr>
        <w:t>问诊、医疗大模型、在线问诊、数字医生、智慧医疗、智能问诊、虚拟医生、虚拟诊室、虚拟问诊、辅助诊断。词表同时包含生成式人工智能的直接指称和与之相邻的对话式医疗服务词，以提高召回率；四个平台使用相同词表，但受检索接口与内容命中差异影响，个别词在部分平台未返回结果。由于</w:t>
      </w:r>
      <w:r>
        <w:rPr>
          <w:szCs w:val="24"/>
        </w:rPr>
        <w:t>“</w:t>
      </w:r>
      <w:r>
        <w:rPr>
          <w:szCs w:val="24"/>
        </w:rPr>
        <w:t>在线问诊</w:t>
      </w:r>
      <w:r>
        <w:rPr>
          <w:szCs w:val="24"/>
        </w:rPr>
        <w:t>”“</w:t>
      </w:r>
      <w:r>
        <w:rPr>
          <w:szCs w:val="24"/>
        </w:rPr>
        <w:t>智慧医疗</w:t>
      </w:r>
      <w:r>
        <w:rPr>
          <w:szCs w:val="24"/>
        </w:rPr>
        <w:t>”“</w:t>
      </w:r>
      <w:r>
        <w:rPr>
          <w:szCs w:val="24"/>
        </w:rPr>
        <w:t>辅助诊断</w:t>
      </w:r>
      <w:r>
        <w:rPr>
          <w:szCs w:val="24"/>
        </w:rPr>
        <w:t>”</w:t>
      </w:r>
      <w:r>
        <w:rPr>
          <w:szCs w:val="24"/>
        </w:rPr>
        <w:t>等词也可能指向非生成式技术或一般互联网医疗，后续设置相关性识别环节过滤明显无关内容，并在研究局限中进一步说明概念测量边界。</w:t>
      </w:r>
    </w:p>
    <w:p w14:paraId="2FCCF863" w14:textId="77777777" w:rsidR="001E30B5" w:rsidRDefault="00000000">
      <w:pPr>
        <w:ind w:firstLine="480"/>
        <w:jc w:val="both"/>
      </w:pPr>
      <w:r>
        <w:rPr>
          <w:szCs w:val="24"/>
        </w:rPr>
        <w:t>采集于</w:t>
      </w:r>
      <w:r>
        <w:rPr>
          <w:szCs w:val="24"/>
        </w:rPr>
        <w:t>2026</w:t>
      </w:r>
      <w:r>
        <w:rPr>
          <w:szCs w:val="24"/>
        </w:rPr>
        <w:t>年</w:t>
      </w:r>
      <w:r>
        <w:rPr>
          <w:szCs w:val="24"/>
        </w:rPr>
        <w:t>3</w:t>
      </w:r>
      <w:r>
        <w:rPr>
          <w:szCs w:val="24"/>
        </w:rPr>
        <w:t>月至</w:t>
      </w:r>
      <w:r>
        <w:rPr>
          <w:szCs w:val="24"/>
        </w:rPr>
        <w:t>4</w:t>
      </w:r>
      <w:r>
        <w:rPr>
          <w:szCs w:val="24"/>
        </w:rPr>
        <w:t>月实施，为一次性回溯检索；评论发布时间约为</w:t>
      </w:r>
      <w:r>
        <w:rPr>
          <w:szCs w:val="24"/>
        </w:rPr>
        <w:t>2019</w:t>
      </w:r>
      <w:r>
        <w:rPr>
          <w:szCs w:val="24"/>
        </w:rPr>
        <w:t>年</w:t>
      </w:r>
      <w:r>
        <w:rPr>
          <w:szCs w:val="24"/>
        </w:rPr>
        <w:t>12</w:t>
      </w:r>
      <w:r>
        <w:rPr>
          <w:szCs w:val="24"/>
        </w:rPr>
        <w:t>月至</w:t>
      </w:r>
      <w:r>
        <w:rPr>
          <w:szCs w:val="24"/>
        </w:rPr>
        <w:t>2026</w:t>
      </w:r>
      <w:r>
        <w:rPr>
          <w:szCs w:val="24"/>
        </w:rPr>
        <w:t>年</w:t>
      </w:r>
      <w:r>
        <w:rPr>
          <w:szCs w:val="24"/>
        </w:rPr>
        <w:t>3</w:t>
      </w:r>
      <w:r>
        <w:rPr>
          <w:szCs w:val="24"/>
        </w:rPr>
        <w:t>月。每条记录包含帖子标题、评论时间与评论正文。合并后获得原始评论</w:t>
      </w:r>
      <w:r>
        <w:rPr>
          <w:szCs w:val="24"/>
        </w:rPr>
        <w:t>399,508</w:t>
      </w:r>
      <w:r>
        <w:rPr>
          <w:szCs w:val="24"/>
        </w:rPr>
        <w:t>条；删除正文不足</w:t>
      </w:r>
      <w:r>
        <w:rPr>
          <w:szCs w:val="24"/>
        </w:rPr>
        <w:t>3</w:t>
      </w:r>
      <w:r>
        <w:rPr>
          <w:szCs w:val="24"/>
        </w:rPr>
        <w:t>个字符的记录，并按照评论正文去重，最终保留</w:t>
      </w:r>
      <w:r>
        <w:rPr>
          <w:szCs w:val="24"/>
        </w:rPr>
        <w:t>284,849</w:t>
      </w:r>
      <w:r>
        <w:rPr>
          <w:szCs w:val="24"/>
        </w:rPr>
        <w:t>条。平台对早期内容的可检索性有限，因而语料向近年集中。为保护用户隐私，分析不使用用户名等可识别信息，文中例句仅用于说明词簇语义，正式投稿前还应按目标期刊伦理要求进行匿名化或释义处理。</w:t>
      </w:r>
    </w:p>
    <w:p w14:paraId="6561B9B7" w14:textId="77777777" w:rsidR="001E30B5" w:rsidRDefault="00000000">
      <w:pPr>
        <w:pStyle w:val="21"/>
      </w:pPr>
      <w:r>
        <w:rPr>
          <w:rFonts w:ascii="Times New Roman" w:eastAsia="黑体" w:hAnsi="Times New Roman" w:cs="Times New Roman"/>
          <w:szCs w:val="24"/>
        </w:rPr>
        <w:t>3.2</w:t>
      </w:r>
      <w:r>
        <w:rPr>
          <w:rFonts w:ascii="Times New Roman" w:eastAsia="黑体" w:hAnsi="Times New Roman" w:cs="Times New Roman"/>
          <w:szCs w:val="24"/>
        </w:rPr>
        <w:t xml:space="preserve">　相关性与公众态度识别</w:t>
      </w:r>
    </w:p>
    <w:p w14:paraId="711E93D2" w14:textId="77777777" w:rsidR="001E30B5" w:rsidRDefault="00000000">
      <w:pPr>
        <w:ind w:firstLine="480"/>
        <w:jc w:val="both"/>
      </w:pPr>
      <w:r>
        <w:rPr>
          <w:szCs w:val="24"/>
        </w:rPr>
        <w:t>宽口径检索后，本文依次完成相关性二分类和态度四分类。相关性用于判断评论是否讨论人工智能、智能</w:t>
      </w:r>
      <w:r>
        <w:rPr>
          <w:szCs w:val="24"/>
        </w:rPr>
        <w:t>/</w:t>
      </w:r>
      <w:r>
        <w:rPr>
          <w:szCs w:val="24"/>
        </w:rPr>
        <w:t>对话式线上医疗服务，或是否在相关帖子语境下回应上述应用；评论正文即使未出现</w:t>
      </w:r>
      <w:r>
        <w:rPr>
          <w:szCs w:val="24"/>
        </w:rPr>
        <w:t>“AI”</w:t>
      </w:r>
      <w:r>
        <w:rPr>
          <w:szCs w:val="24"/>
        </w:rPr>
        <w:t>二字，只要在讨论或回应该帖中的智能、线上医疗服务，仍视为相关。态度分类则将相关评论标注为无态度、积极、中立或消极。无评价的事实陈述、围观和无实质内容评论记为无态度；明确肯定或否定记为积极或消极；同时承认应用价值并强调能力边界、医生把关或审慎使用的评论记为中立。标题仅作为评论语境补充，不替代对评论正文的判断。</w:t>
      </w:r>
    </w:p>
    <w:p w14:paraId="3D19C02C" w14:textId="77777777" w:rsidR="001E30B5" w:rsidRDefault="00000000">
      <w:pPr>
        <w:ind w:firstLine="480"/>
        <w:jc w:val="both"/>
      </w:pPr>
      <w:r>
        <w:rPr>
          <w:szCs w:val="24"/>
        </w:rPr>
        <w:t>考虑到全量人工标注成本，本文采用</w:t>
      </w:r>
      <w:r>
        <w:rPr>
          <w:szCs w:val="24"/>
        </w:rPr>
        <w:t>“</w:t>
      </w:r>
      <w:r>
        <w:rPr>
          <w:szCs w:val="24"/>
        </w:rPr>
        <w:t>大语言模型生成训练集银标准</w:t>
      </w:r>
      <w:r>
        <w:rPr>
          <w:szCs w:val="24"/>
        </w:rPr>
        <w:t>—</w:t>
      </w:r>
      <w:r>
        <w:rPr>
          <w:szCs w:val="24"/>
        </w:rPr>
        <w:t>人工金标准验证与测试</w:t>
      </w:r>
      <w:r>
        <w:rPr>
          <w:szCs w:val="24"/>
        </w:rPr>
        <w:t>—</w:t>
      </w:r>
      <w:r>
        <w:rPr>
          <w:szCs w:val="24"/>
        </w:rPr>
        <w:t>编码器模型全量推理</w:t>
      </w:r>
      <w:r>
        <w:rPr>
          <w:szCs w:val="24"/>
        </w:rPr>
        <w:t>”</w:t>
      </w:r>
      <w:r>
        <w:rPr>
          <w:szCs w:val="24"/>
        </w:rPr>
        <w:t>的策略。大语言模型仅用于训练集标注，验证集和</w:t>
      </w:r>
      <w:r>
        <w:rPr>
          <w:szCs w:val="24"/>
        </w:rPr>
        <w:lastRenderedPageBreak/>
        <w:t>测试集均由人工标注，以降低银标准噪声对效果评估的影响〔</w:t>
      </w:r>
      <w:r>
        <w:rPr>
          <w:szCs w:val="24"/>
        </w:rPr>
        <w:t>17-19</w:t>
      </w:r>
      <w:r>
        <w:rPr>
          <w:szCs w:val="24"/>
        </w:rPr>
        <w:t>〕。两个任务均使用</w:t>
      </w:r>
      <w:r>
        <w:rPr>
          <w:szCs w:val="24"/>
        </w:rPr>
        <w:t xml:space="preserve">Chinese </w:t>
      </w:r>
      <w:proofErr w:type="spellStart"/>
      <w:r>
        <w:rPr>
          <w:szCs w:val="24"/>
        </w:rPr>
        <w:t>MacBERT</w:t>
      </w:r>
      <w:proofErr w:type="spellEnd"/>
      <w:r>
        <w:rPr>
          <w:szCs w:val="24"/>
        </w:rPr>
        <w:t>作为编码器〔</w:t>
      </w:r>
      <w:r>
        <w:rPr>
          <w:szCs w:val="24"/>
        </w:rPr>
        <w:t>20</w:t>
      </w:r>
      <w:r>
        <w:rPr>
          <w:szCs w:val="24"/>
        </w:rPr>
        <w:t>〕，输入为帖子标题与评论正文的拼接文本；模型选择以验证集</w:t>
      </w:r>
      <w:r>
        <w:rPr>
          <w:szCs w:val="24"/>
        </w:rPr>
        <w:t>Macro-F1</w:t>
      </w:r>
      <w:r>
        <w:rPr>
          <w:szCs w:val="24"/>
        </w:rPr>
        <w:t>为依据。</w:t>
      </w:r>
    </w:p>
    <w:p w14:paraId="1FEE2C95" w14:textId="77777777" w:rsidR="001E30B5" w:rsidRDefault="00000000">
      <w:pPr>
        <w:ind w:firstLine="480"/>
        <w:jc w:val="both"/>
      </w:pPr>
      <w:r>
        <w:rPr>
          <w:szCs w:val="24"/>
        </w:rPr>
        <w:t>相关性任务从清洗后语料随机抽取</w:t>
      </w:r>
      <w:r>
        <w:rPr>
          <w:szCs w:val="24"/>
        </w:rPr>
        <w:t>3,000</w:t>
      </w:r>
      <w:r>
        <w:rPr>
          <w:szCs w:val="24"/>
        </w:rPr>
        <w:t>条，按</w:t>
      </w:r>
      <w:r>
        <w:rPr>
          <w:szCs w:val="24"/>
        </w:rPr>
        <w:t>2,400/300/300</w:t>
      </w:r>
      <w:r>
        <w:rPr>
          <w:szCs w:val="24"/>
        </w:rPr>
        <w:t>划分训练、验证和测试集。训练集由</w:t>
      </w:r>
      <w:r>
        <w:rPr>
          <w:szCs w:val="24"/>
        </w:rPr>
        <w:t>DeepSeek</w:t>
      </w:r>
      <w:r>
        <w:rPr>
          <w:szCs w:val="24"/>
        </w:rPr>
        <w:t>在温度为</w:t>
      </w:r>
      <w:r>
        <w:rPr>
          <w:szCs w:val="24"/>
        </w:rPr>
        <w:t>0</w:t>
      </w:r>
      <w:r>
        <w:rPr>
          <w:szCs w:val="24"/>
        </w:rPr>
        <w:t>时生成银标准，并分层抽取</w:t>
      </w:r>
      <w:r>
        <w:rPr>
          <w:szCs w:val="24"/>
        </w:rPr>
        <w:t>100</w:t>
      </w:r>
      <w:r>
        <w:rPr>
          <w:szCs w:val="24"/>
        </w:rPr>
        <w:t>条进行人工盲标，人机一致率为</w:t>
      </w:r>
      <w:r>
        <w:rPr>
          <w:szCs w:val="24"/>
        </w:rPr>
        <w:t>92.0%</w:t>
      </w:r>
      <w:r>
        <w:rPr>
          <w:szCs w:val="24"/>
        </w:rPr>
        <w:t>，</w:t>
      </w:r>
      <w:r>
        <w:rPr>
          <w:szCs w:val="24"/>
        </w:rPr>
        <w:t>Cohen’s κ</w:t>
      </w:r>
      <w:r>
        <w:rPr>
          <w:szCs w:val="24"/>
        </w:rPr>
        <w:t>为</w:t>
      </w:r>
      <w:r>
        <w:rPr>
          <w:szCs w:val="24"/>
        </w:rPr>
        <w:t>0.829</w:t>
      </w:r>
      <w:r>
        <w:rPr>
          <w:szCs w:val="24"/>
        </w:rPr>
        <w:t>；验证集和测试集采用人工金标准。使用类别加权交叉熵训练后，模型在测试集上的</w:t>
      </w:r>
      <w:r>
        <w:rPr>
          <w:szCs w:val="24"/>
        </w:rPr>
        <w:t>Accuracy</w:t>
      </w:r>
      <w:r>
        <w:rPr>
          <w:szCs w:val="24"/>
        </w:rPr>
        <w:t>为</w:t>
      </w:r>
      <w:r>
        <w:rPr>
          <w:szCs w:val="24"/>
        </w:rPr>
        <w:t>0.867</w:t>
      </w:r>
      <w:r>
        <w:rPr>
          <w:szCs w:val="24"/>
        </w:rPr>
        <w:t>、</w:t>
      </w:r>
      <w:r>
        <w:rPr>
          <w:szCs w:val="24"/>
        </w:rPr>
        <w:t>Macro-F1</w:t>
      </w:r>
      <w:r>
        <w:rPr>
          <w:szCs w:val="24"/>
        </w:rPr>
        <w:t>为</w:t>
      </w:r>
      <w:r>
        <w:rPr>
          <w:szCs w:val="24"/>
        </w:rPr>
        <w:t>0.863</w:t>
      </w:r>
      <w:r>
        <w:rPr>
          <w:szCs w:val="24"/>
        </w:rPr>
        <w:t>，全量推理得到相关评论</w:t>
      </w:r>
      <w:r>
        <w:rPr>
          <w:szCs w:val="24"/>
        </w:rPr>
        <w:t>103,731</w:t>
      </w:r>
      <w:r>
        <w:rPr>
          <w:szCs w:val="24"/>
        </w:rPr>
        <w:t>条。这里的</w:t>
      </w:r>
      <w:r>
        <w:rPr>
          <w:szCs w:val="24"/>
        </w:rPr>
        <w:t>“</w:t>
      </w:r>
      <w:r>
        <w:rPr>
          <w:szCs w:val="24"/>
        </w:rPr>
        <w:t>相关</w:t>
      </w:r>
      <w:r>
        <w:rPr>
          <w:szCs w:val="24"/>
        </w:rPr>
        <w:t>”</w:t>
      </w:r>
      <w:r>
        <w:rPr>
          <w:szCs w:val="24"/>
        </w:rPr>
        <w:t>是基于上述操作化定义的文本相关性，不代表每条评论所涉及产品均经技术核验为生成式模型。</w:t>
      </w:r>
    </w:p>
    <w:p w14:paraId="0F310661" w14:textId="77777777" w:rsidR="001E30B5" w:rsidRDefault="00000000">
      <w:pPr>
        <w:ind w:firstLine="480"/>
        <w:jc w:val="both"/>
      </w:pPr>
      <w:r>
        <w:rPr>
          <w:szCs w:val="24"/>
        </w:rPr>
        <w:t>态度任务从相关评论中随机抽取</w:t>
      </w:r>
      <w:r>
        <w:rPr>
          <w:szCs w:val="24"/>
        </w:rPr>
        <w:t>8,000</w:t>
      </w:r>
      <w:r>
        <w:rPr>
          <w:szCs w:val="24"/>
        </w:rPr>
        <w:t>条，按</w:t>
      </w:r>
      <w:r>
        <w:rPr>
          <w:szCs w:val="24"/>
        </w:rPr>
        <w:t>6,400/800/800</w:t>
      </w:r>
      <w:r>
        <w:rPr>
          <w:szCs w:val="24"/>
        </w:rPr>
        <w:t>划分训练、验证和初始测试集。训练集同样由</w:t>
      </w:r>
      <w:r>
        <w:rPr>
          <w:szCs w:val="24"/>
        </w:rPr>
        <w:t>DeepSeek</w:t>
      </w:r>
      <w:r>
        <w:rPr>
          <w:szCs w:val="24"/>
        </w:rPr>
        <w:t>生成银标准，其中</w:t>
      </w:r>
      <w:r>
        <w:rPr>
          <w:szCs w:val="24"/>
        </w:rPr>
        <w:t>100</w:t>
      </w:r>
      <w:r>
        <w:rPr>
          <w:szCs w:val="24"/>
        </w:rPr>
        <w:t>条人工盲标的一致率为</w:t>
      </w:r>
      <w:r>
        <w:rPr>
          <w:szCs w:val="24"/>
        </w:rPr>
        <w:t>86.0%</w:t>
      </w:r>
      <w:r>
        <w:rPr>
          <w:szCs w:val="24"/>
        </w:rPr>
        <w:t>，</w:t>
      </w:r>
      <w:r>
        <w:rPr>
          <w:szCs w:val="24"/>
        </w:rPr>
        <w:t>κ</w:t>
      </w:r>
      <w:r>
        <w:rPr>
          <w:szCs w:val="24"/>
        </w:rPr>
        <w:t>为</w:t>
      </w:r>
      <w:r>
        <w:rPr>
          <w:szCs w:val="24"/>
        </w:rPr>
        <w:t>0.759</w:t>
      </w:r>
      <w:r>
        <w:rPr>
          <w:szCs w:val="24"/>
        </w:rPr>
        <w:t>；验证和测试采用人工金标准，并针对中立、消极等稀少类别增补样本，最终测试集为</w:t>
      </w:r>
      <w:r>
        <w:rPr>
          <w:szCs w:val="24"/>
        </w:rPr>
        <w:t>962</w:t>
      </w:r>
      <w:r>
        <w:rPr>
          <w:szCs w:val="24"/>
        </w:rPr>
        <w:t>条。模型采用</w:t>
      </w:r>
      <w:r>
        <w:rPr>
          <w:szCs w:val="24"/>
        </w:rPr>
        <w:t>Focal Loss</w:t>
      </w:r>
      <w:r>
        <w:rPr>
          <w:szCs w:val="24"/>
        </w:rPr>
        <w:t>〔</w:t>
      </w:r>
      <w:r>
        <w:rPr>
          <w:szCs w:val="24"/>
        </w:rPr>
        <w:t>21</w:t>
      </w:r>
      <w:r>
        <w:rPr>
          <w:szCs w:val="24"/>
        </w:rPr>
        <w:t>〕与类别加权，测试集</w:t>
      </w:r>
      <w:r>
        <w:rPr>
          <w:szCs w:val="24"/>
        </w:rPr>
        <w:t>Accuracy</w:t>
      </w:r>
      <w:r>
        <w:rPr>
          <w:szCs w:val="24"/>
        </w:rPr>
        <w:t>为</w:t>
      </w:r>
      <w:r>
        <w:rPr>
          <w:szCs w:val="24"/>
        </w:rPr>
        <w:t>0.793</w:t>
      </w:r>
      <w:r>
        <w:rPr>
          <w:szCs w:val="24"/>
        </w:rPr>
        <w:t>、</w:t>
      </w:r>
      <w:r>
        <w:rPr>
          <w:szCs w:val="24"/>
        </w:rPr>
        <w:t>Macro-F1</w:t>
      </w:r>
      <w:r>
        <w:rPr>
          <w:szCs w:val="24"/>
        </w:rPr>
        <w:t>为</w:t>
      </w:r>
      <w:r>
        <w:rPr>
          <w:szCs w:val="24"/>
        </w:rPr>
        <w:t>0.771</w:t>
      </w:r>
      <w:r>
        <w:rPr>
          <w:szCs w:val="24"/>
        </w:rPr>
        <w:t>。全量推理后，</w:t>
      </w:r>
      <w:r>
        <w:rPr>
          <w:szCs w:val="24"/>
        </w:rPr>
        <w:t>54,319</w:t>
      </w:r>
      <w:r>
        <w:rPr>
          <w:szCs w:val="24"/>
        </w:rPr>
        <w:t>条积极、</w:t>
      </w:r>
      <w:r>
        <w:rPr>
          <w:szCs w:val="24"/>
        </w:rPr>
        <w:t>10,773</w:t>
      </w:r>
      <w:r>
        <w:rPr>
          <w:szCs w:val="24"/>
        </w:rPr>
        <w:t>条中立和</w:t>
      </w:r>
      <w:r>
        <w:rPr>
          <w:szCs w:val="24"/>
        </w:rPr>
        <w:t>6,794</w:t>
      </w:r>
      <w:r>
        <w:rPr>
          <w:szCs w:val="24"/>
        </w:rPr>
        <w:t>条消极评论进入后续分析，</w:t>
      </w:r>
      <w:r>
        <w:rPr>
          <w:szCs w:val="24"/>
        </w:rPr>
        <w:t>31,845</w:t>
      </w:r>
      <w:r>
        <w:rPr>
          <w:szCs w:val="24"/>
        </w:rPr>
        <w:t>条无态度评论不进入词共现分析。</w:t>
      </w:r>
    </w:p>
    <w:p w14:paraId="66CE7E31" w14:textId="77777777" w:rsidR="001E30B5" w:rsidRDefault="00000000">
      <w:pPr>
        <w:pStyle w:val="21"/>
      </w:pPr>
      <w:r>
        <w:rPr>
          <w:rFonts w:ascii="Times New Roman" w:eastAsia="黑体" w:hAnsi="Times New Roman" w:cs="Times New Roman"/>
          <w:szCs w:val="24"/>
        </w:rPr>
        <w:t>3.3</w:t>
      </w:r>
      <w:r>
        <w:rPr>
          <w:rFonts w:ascii="Times New Roman" w:eastAsia="黑体" w:hAnsi="Times New Roman" w:cs="Times New Roman"/>
          <w:szCs w:val="24"/>
        </w:rPr>
        <w:t xml:space="preserve">　认知主题提取与词共现网络构建</w:t>
      </w:r>
    </w:p>
    <w:p w14:paraId="1ACC1E88" w14:textId="77777777" w:rsidR="001E30B5" w:rsidRDefault="00000000">
      <w:pPr>
        <w:ind w:firstLine="480"/>
        <w:jc w:val="both"/>
      </w:pPr>
      <w:r>
        <w:rPr>
          <w:szCs w:val="24"/>
        </w:rPr>
        <w:t>态度标签反映评价方向，但不能说明不同判断如何在同一条评论中发生联系。为识别核心认知主题，本文先在积极、中立和消极三组内统计高频词，并计算平均</w:t>
      </w:r>
      <w:r>
        <w:rPr>
          <w:szCs w:val="24"/>
        </w:rPr>
        <w:t>TF-IDF</w:t>
      </w:r>
      <w:r>
        <w:rPr>
          <w:szCs w:val="24"/>
        </w:rPr>
        <w:t>，以降低各组普遍出现词语的权重、突出具有区分度的表达〔</w:t>
      </w:r>
      <w:r>
        <w:rPr>
          <w:szCs w:val="24"/>
        </w:rPr>
        <w:t>24</w:t>
      </w:r>
      <w:r>
        <w:rPr>
          <w:szCs w:val="24"/>
        </w:rPr>
        <w:t>〕；随后构建评论内词共现网络，其中节点为词语、边表示两个词在同一条评论中共同出现，边权为共同出现的评论数。该定义不跨评论，也不使用滑动窗口。</w:t>
      </w:r>
    </w:p>
    <w:p w14:paraId="23BBFD22" w14:textId="77777777" w:rsidR="001E30B5" w:rsidRDefault="00000000">
      <w:pPr>
        <w:ind w:firstLine="480"/>
        <w:jc w:val="both"/>
      </w:pPr>
      <w:r>
        <w:rPr>
          <w:szCs w:val="24"/>
        </w:rPr>
        <w:t>共词分析能够揭示概念之间的关联结构〔</w:t>
      </w:r>
      <w:r>
        <w:rPr>
          <w:szCs w:val="24"/>
        </w:rPr>
        <w:t>22-23</w:t>
      </w:r>
      <w:r>
        <w:rPr>
          <w:szCs w:val="24"/>
        </w:rPr>
        <w:t>〕，</w:t>
      </w:r>
      <w:r>
        <w:rPr>
          <w:szCs w:val="24"/>
        </w:rPr>
        <w:t>Louvain</w:t>
      </w:r>
      <w:r>
        <w:rPr>
          <w:szCs w:val="24"/>
        </w:rPr>
        <w:t>算法则依据模块度将联系紧密的节点划分为社区〔</w:t>
      </w:r>
      <w:r>
        <w:rPr>
          <w:szCs w:val="24"/>
        </w:rPr>
        <w:t>25</w:t>
      </w:r>
      <w:r>
        <w:rPr>
          <w:szCs w:val="24"/>
        </w:rPr>
        <w:t>〕。本文将网络社区视为经验层面的</w:t>
      </w:r>
      <w:r>
        <w:rPr>
          <w:szCs w:val="24"/>
        </w:rPr>
        <w:t>“</w:t>
      </w:r>
      <w:r>
        <w:rPr>
          <w:szCs w:val="24"/>
        </w:rPr>
        <w:t>认知词簇</w:t>
      </w:r>
      <w:r>
        <w:rPr>
          <w:szCs w:val="24"/>
        </w:rPr>
        <w:t>”</w:t>
      </w:r>
      <w:r>
        <w:rPr>
          <w:szCs w:val="24"/>
        </w:rPr>
        <w:t>，即公众自然表达中稳定共同出现的一组概念，而非预设的理论类型。该处理既呈现</w:t>
      </w:r>
      <w:r>
        <w:rPr>
          <w:szCs w:val="24"/>
        </w:rPr>
        <w:t>“</w:t>
      </w:r>
      <w:r>
        <w:rPr>
          <w:szCs w:val="24"/>
        </w:rPr>
        <w:t>谈论什么</w:t>
      </w:r>
      <w:r>
        <w:rPr>
          <w:szCs w:val="24"/>
        </w:rPr>
        <w:t>”</w:t>
      </w:r>
      <w:r>
        <w:rPr>
          <w:szCs w:val="24"/>
        </w:rPr>
        <w:t>，也呈现相关概念</w:t>
      </w:r>
      <w:r>
        <w:rPr>
          <w:szCs w:val="24"/>
        </w:rPr>
        <w:t>“</w:t>
      </w:r>
      <w:r>
        <w:rPr>
          <w:szCs w:val="24"/>
        </w:rPr>
        <w:t>如何连接</w:t>
      </w:r>
      <w:r>
        <w:rPr>
          <w:szCs w:val="24"/>
        </w:rPr>
        <w:t>”</w:t>
      </w:r>
      <w:r>
        <w:rPr>
          <w:szCs w:val="24"/>
        </w:rPr>
        <w:t>，从而为后续四维编码提供结构化分析单位。</w:t>
      </w:r>
    </w:p>
    <w:p w14:paraId="7DEABDE4" w14:textId="77777777" w:rsidR="001E30B5" w:rsidRDefault="00000000">
      <w:pPr>
        <w:ind w:firstLine="480"/>
        <w:jc w:val="both"/>
      </w:pPr>
      <w:r>
        <w:rPr>
          <w:szCs w:val="24"/>
        </w:rPr>
        <w:t>具体处理流程为：使用</w:t>
      </w:r>
      <w:proofErr w:type="spellStart"/>
      <w:r>
        <w:rPr>
          <w:szCs w:val="24"/>
        </w:rPr>
        <w:t>jieba</w:t>
      </w:r>
      <w:proofErr w:type="spellEnd"/>
      <w:r>
        <w:rPr>
          <w:szCs w:val="24"/>
        </w:rPr>
        <w:t>分词，将领域词加入自定义词典并合并</w:t>
      </w:r>
      <w:r>
        <w:rPr>
          <w:szCs w:val="24"/>
        </w:rPr>
        <w:t>AI</w:t>
      </w:r>
      <w:r>
        <w:rPr>
          <w:szCs w:val="24"/>
        </w:rPr>
        <w:t>变体；删除功能词、品牌名和平台名，同时强制保留医生、问诊、取代和辅助等理论相关词。各组均保留词频不低于</w:t>
      </w:r>
      <w:r>
        <w:rPr>
          <w:szCs w:val="24"/>
        </w:rPr>
        <w:t>20</w:t>
      </w:r>
      <w:r>
        <w:rPr>
          <w:szCs w:val="24"/>
        </w:rPr>
        <w:t>的词语和边权不低于</w:t>
      </w:r>
      <w:r>
        <w:rPr>
          <w:szCs w:val="24"/>
        </w:rPr>
        <w:t>10</w:t>
      </w:r>
      <w:r>
        <w:rPr>
          <w:szCs w:val="24"/>
        </w:rPr>
        <w:t>的共现关系，</w:t>
      </w:r>
      <w:r>
        <w:rPr>
          <w:szCs w:val="24"/>
        </w:rPr>
        <w:t>Louvain</w:t>
      </w:r>
      <w:r>
        <w:rPr>
          <w:szCs w:val="24"/>
        </w:rPr>
        <w:t>随机种子设为</w:t>
      </w:r>
      <w:r>
        <w:rPr>
          <w:szCs w:val="24"/>
        </w:rPr>
        <w:t>42</w:t>
      </w:r>
      <w:r>
        <w:rPr>
          <w:szCs w:val="24"/>
        </w:rPr>
        <w:t>，并删除不足</w:t>
      </w:r>
      <w:r>
        <w:rPr>
          <w:szCs w:val="24"/>
        </w:rPr>
        <w:t>10</w:t>
      </w:r>
      <w:r>
        <w:rPr>
          <w:szCs w:val="24"/>
        </w:rPr>
        <w:t>个词的社区。三组采用相同绝对阈值以保证规则一致，但因样本量</w:t>
      </w:r>
      <w:r>
        <w:rPr>
          <w:szCs w:val="24"/>
        </w:rPr>
        <w:lastRenderedPageBreak/>
        <w:t>相差较大，本文只比较关键词、关联对象及词簇语义，不比较共现次数和社区规模的组间绝对值。词簇名称依据代表词及原始评论语境命名，并非算法自动输出。</w:t>
      </w:r>
    </w:p>
    <w:p w14:paraId="3183CB0A" w14:textId="77777777" w:rsidR="001E30B5" w:rsidRDefault="00000000">
      <w:pPr>
        <w:pStyle w:val="21"/>
      </w:pPr>
      <w:r>
        <w:rPr>
          <w:rFonts w:ascii="Times New Roman" w:eastAsia="黑体" w:hAnsi="Times New Roman" w:cs="Times New Roman"/>
          <w:szCs w:val="24"/>
        </w:rPr>
        <w:t>3.4</w:t>
      </w:r>
      <w:r>
        <w:rPr>
          <w:rFonts w:ascii="Times New Roman" w:eastAsia="黑体" w:hAnsi="Times New Roman" w:cs="Times New Roman"/>
          <w:szCs w:val="24"/>
        </w:rPr>
        <w:t xml:space="preserve">　认知结构编码与模式识别</w:t>
      </w:r>
    </w:p>
    <w:p w14:paraId="2811182D" w14:textId="77777777" w:rsidR="001E30B5" w:rsidRDefault="00000000">
      <w:pPr>
        <w:ind w:firstLine="480"/>
        <w:jc w:val="both"/>
      </w:pPr>
      <w:r>
        <w:rPr>
          <w:szCs w:val="24"/>
        </w:rPr>
        <w:t>词共现社区提供经验结构，但尚不能直接说明其理论含义。本文采用导向性内容分析〔</w:t>
      </w:r>
      <w:r>
        <w:rPr>
          <w:szCs w:val="24"/>
        </w:rPr>
        <w:t>12</w:t>
      </w:r>
      <w:r>
        <w:rPr>
          <w:szCs w:val="24"/>
        </w:rPr>
        <w:t>〕，以未合并的</w:t>
      </w:r>
      <w:r>
        <w:rPr>
          <w:szCs w:val="24"/>
        </w:rPr>
        <w:t>14</w:t>
      </w:r>
      <w:r>
        <w:rPr>
          <w:szCs w:val="24"/>
        </w:rPr>
        <w:t>个词簇为分析单位，由两名编码者结合各簇词频前</w:t>
      </w:r>
      <w:r>
        <w:rPr>
          <w:szCs w:val="24"/>
        </w:rPr>
        <w:t>10</w:t>
      </w:r>
      <w:r>
        <w:rPr>
          <w:szCs w:val="24"/>
        </w:rPr>
        <w:t>的代表词、主要共现关系和包含这些词的原始评论，分别对</w:t>
      </w:r>
      <w:r>
        <w:rPr>
          <w:szCs w:val="24"/>
        </w:rPr>
        <w:t>AI</w:t>
      </w:r>
      <w:r>
        <w:rPr>
          <w:szCs w:val="24"/>
        </w:rPr>
        <w:t>能力、医生角色、风险认知和人机关系进行编码。编码遵循</w:t>
      </w:r>
      <w:r>
        <w:rPr>
          <w:szCs w:val="24"/>
        </w:rPr>
        <w:t>“</w:t>
      </w:r>
      <w:r>
        <w:rPr>
          <w:szCs w:val="24"/>
        </w:rPr>
        <w:t>数据驱动发现</w:t>
      </w:r>
      <w:r>
        <w:rPr>
          <w:szCs w:val="24"/>
        </w:rPr>
        <w:t>—</w:t>
      </w:r>
      <w:r>
        <w:rPr>
          <w:szCs w:val="24"/>
        </w:rPr>
        <w:t>理论驱动解释</w:t>
      </w:r>
      <w:r>
        <w:rPr>
          <w:szCs w:val="24"/>
        </w:rPr>
        <w:t>”</w:t>
      </w:r>
      <w:r>
        <w:rPr>
          <w:szCs w:val="24"/>
        </w:rPr>
        <w:t>：先形成经验词簇，再进行理论解释，避免用预设类型反向筛选材料。</w:t>
      </w:r>
    </w:p>
    <w:p w14:paraId="32D92C26" w14:textId="77777777" w:rsidR="001E30B5" w:rsidRDefault="00000000">
      <w:pPr>
        <w:ind w:firstLine="480"/>
        <w:jc w:val="both"/>
      </w:pPr>
      <w:r>
        <w:rPr>
          <w:szCs w:val="24"/>
        </w:rPr>
        <w:t>四个维度各设三个互斥水平。</w:t>
      </w:r>
      <w:r>
        <w:rPr>
          <w:szCs w:val="24"/>
        </w:rPr>
        <w:t>AI</w:t>
      </w:r>
      <w:r>
        <w:rPr>
          <w:szCs w:val="24"/>
        </w:rPr>
        <w:t>能力分为高估、合理和低估；医生角色分为弱化、边界明确和强化；风险认知分为忽视、正视和夸大；人机关系分为替代、协同和排斥。编码以词簇的主导话语为准，而不是依据单一关键词机械判断。例如，同时出现</w:t>
      </w:r>
      <w:r>
        <w:rPr>
          <w:szCs w:val="24"/>
        </w:rPr>
        <w:t>“AI”</w:t>
      </w:r>
      <w:r>
        <w:rPr>
          <w:szCs w:val="24"/>
        </w:rPr>
        <w:t>与</w:t>
      </w:r>
      <w:r>
        <w:rPr>
          <w:szCs w:val="24"/>
        </w:rPr>
        <w:t>“</w:t>
      </w:r>
      <w:r>
        <w:rPr>
          <w:szCs w:val="24"/>
        </w:rPr>
        <w:t>医生</w:t>
      </w:r>
      <w:r>
        <w:rPr>
          <w:szCs w:val="24"/>
        </w:rPr>
        <w:t>”</w:t>
      </w:r>
      <w:r>
        <w:rPr>
          <w:szCs w:val="24"/>
        </w:rPr>
        <w:t>并不能直接判为协同，只有原评论将</w:t>
      </w:r>
      <w:r>
        <w:rPr>
          <w:szCs w:val="24"/>
        </w:rPr>
        <w:t>AI</w:t>
      </w:r>
      <w:r>
        <w:rPr>
          <w:szCs w:val="24"/>
        </w:rPr>
        <w:t>定位为辅助、参考并由医生把关时才编码为协同。表</w:t>
      </w:r>
      <w:r>
        <w:rPr>
          <w:szCs w:val="24"/>
        </w:rPr>
        <w:t>1</w:t>
      </w:r>
      <w:r>
        <w:rPr>
          <w:szCs w:val="24"/>
        </w:rPr>
        <w:t>列示具体操作规则。</w:t>
      </w:r>
    </w:p>
    <w:p w14:paraId="507F7150" w14:textId="77777777" w:rsidR="001E30B5" w:rsidRDefault="00000000">
      <w:pPr>
        <w:ind w:firstLine="480"/>
        <w:jc w:val="both"/>
      </w:pPr>
      <w:r>
        <w:rPr>
          <w:szCs w:val="24"/>
        </w:rPr>
        <w:t>需要强调的是，</w:t>
      </w:r>
      <w:r>
        <w:rPr>
          <w:szCs w:val="24"/>
        </w:rPr>
        <w:t>“</w:t>
      </w:r>
      <w:r>
        <w:rPr>
          <w:szCs w:val="24"/>
        </w:rPr>
        <w:t>高估</w:t>
      </w:r>
      <w:r>
        <w:rPr>
          <w:szCs w:val="24"/>
        </w:rPr>
        <w:t>/</w:t>
      </w:r>
      <w:r>
        <w:rPr>
          <w:szCs w:val="24"/>
        </w:rPr>
        <w:t>低估</w:t>
      </w:r>
      <w:r>
        <w:rPr>
          <w:szCs w:val="24"/>
        </w:rPr>
        <w:t>”</w:t>
      </w:r>
      <w:r>
        <w:rPr>
          <w:szCs w:val="24"/>
        </w:rPr>
        <w:t>和</w:t>
      </w:r>
      <w:r>
        <w:rPr>
          <w:szCs w:val="24"/>
        </w:rPr>
        <w:t>“</w:t>
      </w:r>
      <w:r>
        <w:rPr>
          <w:szCs w:val="24"/>
        </w:rPr>
        <w:t>忽视</w:t>
      </w:r>
      <w:r>
        <w:rPr>
          <w:szCs w:val="24"/>
        </w:rPr>
        <w:t>/</w:t>
      </w:r>
      <w:r>
        <w:rPr>
          <w:szCs w:val="24"/>
        </w:rPr>
        <w:t>夸大</w:t>
      </w:r>
      <w:r>
        <w:rPr>
          <w:szCs w:val="24"/>
        </w:rPr>
        <w:t>”</w:t>
      </w:r>
      <w:r>
        <w:rPr>
          <w:szCs w:val="24"/>
        </w:rPr>
        <w:t>是相对于本文人机互补与适当依赖框架的分析性编码，不是对具体系统临床性能进行技术鉴定。编码者首先独立完成四维编码，再依据四维配置与词簇语义归入初步模式；配置相近且核心逻辑一致的词簇合并，配置或责任逻辑不同者保持区分。两名编码者互不查看对方结果，类型归属计算</w:t>
      </w:r>
      <w:r>
        <w:rPr>
          <w:szCs w:val="24"/>
        </w:rPr>
        <w:t>Cohen’s κ</w:t>
      </w:r>
      <w:r>
        <w:rPr>
          <w:szCs w:val="24"/>
        </w:rPr>
        <w:t>〔</w:t>
      </w:r>
      <w:r>
        <w:rPr>
          <w:szCs w:val="24"/>
        </w:rPr>
        <w:t>27</w:t>
      </w:r>
      <w:r>
        <w:rPr>
          <w:szCs w:val="24"/>
        </w:rPr>
        <w:t>〕，分歧通过回看代表词、共现关系和原评论协商解决。模式名称在编码完成后归纳形成，并非研究开始前预设。</w:t>
      </w:r>
    </w:p>
    <w:p w14:paraId="442AFD27" w14:textId="77777777" w:rsidR="001E30B5" w:rsidRDefault="00000000">
      <w:pPr>
        <w:ind w:firstLine="480"/>
        <w:jc w:val="both"/>
      </w:pPr>
      <w:r>
        <w:rPr>
          <w:szCs w:val="24"/>
        </w:rPr>
        <w:t>由此，模式识别形成可追溯的三层证据链：第一层是态度组内的词语与共现关系；第二层是</w:t>
      </w:r>
      <w:r>
        <w:rPr>
          <w:szCs w:val="24"/>
        </w:rPr>
        <w:t>Louvain</w:t>
      </w:r>
      <w:r>
        <w:rPr>
          <w:szCs w:val="24"/>
        </w:rPr>
        <w:t>划分得到的认知词簇；第三层是词簇的四维编码配置及跨簇归纳。研究结果将按照</w:t>
      </w:r>
      <w:r>
        <w:rPr>
          <w:szCs w:val="24"/>
        </w:rPr>
        <w:t>“</w:t>
      </w:r>
      <w:r>
        <w:rPr>
          <w:szCs w:val="24"/>
        </w:rPr>
        <w:t>态度分布</w:t>
      </w:r>
      <w:r>
        <w:rPr>
          <w:szCs w:val="24"/>
        </w:rPr>
        <w:t>—</w:t>
      </w:r>
      <w:r>
        <w:rPr>
          <w:szCs w:val="24"/>
        </w:rPr>
        <w:t>认知主题</w:t>
      </w:r>
      <w:r>
        <w:rPr>
          <w:szCs w:val="24"/>
        </w:rPr>
        <w:t>—</w:t>
      </w:r>
      <w:r>
        <w:rPr>
          <w:szCs w:val="24"/>
        </w:rPr>
        <w:t>认知结构</w:t>
      </w:r>
      <w:r>
        <w:rPr>
          <w:szCs w:val="24"/>
        </w:rPr>
        <w:t>—</w:t>
      </w:r>
      <w:r>
        <w:rPr>
          <w:szCs w:val="24"/>
        </w:rPr>
        <w:t>认知模式</w:t>
      </w:r>
      <w:r>
        <w:rPr>
          <w:szCs w:val="24"/>
        </w:rPr>
        <w:t>”</w:t>
      </w:r>
      <w:r>
        <w:rPr>
          <w:szCs w:val="24"/>
        </w:rPr>
        <w:t>的顺序报告，并在模式部分明确列出来源词簇、主导配置与识别依据。</w:t>
      </w:r>
    </w:p>
    <w:p w14:paraId="403E9B02" w14:textId="77777777" w:rsidR="001E30B5" w:rsidRPr="003962C4" w:rsidRDefault="00000000" w:rsidP="003962C4">
      <w:pPr>
        <w:keepNext/>
        <w:keepLines/>
        <w:spacing w:before="120"/>
        <w:jc w:val="center"/>
      </w:pPr>
      <w:r>
        <w:rPr>
          <w:rFonts w:eastAsia="黑体"/>
          <w:b/>
          <w:sz w:val="18"/>
          <w:szCs w:val="18"/>
        </w:rPr>
        <w:t>表</w:t>
      </w:r>
      <w:r>
        <w:rPr>
          <w:rFonts w:eastAsia="黑体"/>
          <w:b/>
          <w:sz w:val="18"/>
          <w:szCs w:val="18"/>
        </w:rPr>
        <w:t>1</w:t>
      </w:r>
      <w:r>
        <w:rPr>
          <w:rFonts w:eastAsia="黑体"/>
          <w:b/>
          <w:sz w:val="18"/>
          <w:szCs w:val="18"/>
        </w:rPr>
        <w:t xml:space="preserve">　认知结构四维编码的操作规则</w:t>
      </w:r>
    </w:p>
    <w:p w14:paraId="3CCD6D66" w14:textId="77777777" w:rsidR="00C27996" w:rsidRDefault="00000000">
      <w:pPr>
        <w:keepNext/>
        <w:spacing w:after="60"/>
        <w:jc w:val="center"/>
      </w:pPr>
      <w:r>
        <w:rPr>
          <w:rFonts w:eastAsia="Times New Roman"/>
          <w:b/>
          <w:sz w:val="18"/>
          <w:szCs w:val="18"/>
        </w:rPr>
        <w:t>Table 1　Operational rules for four-dimensional coding of cognitive structure</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1544"/>
        <w:gridCol w:w="2613"/>
        <w:gridCol w:w="4989"/>
      </w:tblGrid>
      <w:tr w:rsidR="001E30B5" w14:paraId="2E82EDDC" w14:textId="77777777">
        <w:trPr>
          <w:cantSplit/>
          <w:tblHeader/>
          <w:jc w:val="center"/>
        </w:trPr>
        <w:tc>
          <w:tcPr>
            <w:tcW w:w="1474" w:type="dxa"/>
            <w:tcBorders>
              <w:top w:val="single" w:sz="12" w:space="0" w:color="000000"/>
              <w:left w:val="nil"/>
              <w:bottom w:val="single" w:sz="6" w:space="0" w:color="000000"/>
              <w:right w:val="nil"/>
            </w:tcBorders>
            <w:vAlign w:val="center"/>
          </w:tcPr>
          <w:p w14:paraId="2FEABB72" w14:textId="77777777" w:rsidR="00C27996" w:rsidRDefault="00000000">
            <w:pPr>
              <w:spacing w:before="40" w:after="40" w:line="276" w:lineRule="auto"/>
              <w:jc w:val="center"/>
            </w:pPr>
            <w:r>
              <w:rPr>
                <w:rFonts w:eastAsia="黑体"/>
                <w:b/>
                <w:sz w:val="18"/>
                <w:szCs w:val="18"/>
              </w:rPr>
              <w:t>认知维度</w:t>
            </w:r>
          </w:p>
        </w:tc>
        <w:tc>
          <w:tcPr>
            <w:tcW w:w="2494" w:type="dxa"/>
            <w:tcBorders>
              <w:top w:val="single" w:sz="12" w:space="0" w:color="000000"/>
              <w:left w:val="nil"/>
              <w:bottom w:val="single" w:sz="6" w:space="0" w:color="000000"/>
              <w:right w:val="nil"/>
            </w:tcBorders>
            <w:vAlign w:val="center"/>
          </w:tcPr>
          <w:p w14:paraId="5B25D2A3" w14:textId="77777777" w:rsidR="001E30B5" w:rsidRDefault="00000000">
            <w:pPr>
              <w:spacing w:before="40" w:after="40" w:line="276" w:lineRule="auto"/>
              <w:jc w:val="center"/>
            </w:pPr>
            <w:r>
              <w:rPr>
                <w:rFonts w:eastAsia="黑体"/>
                <w:b/>
                <w:noProof/>
                <w:sz w:val="18"/>
                <w:szCs w:val="18"/>
              </w:rPr>
              <w:t>水平（三选一）</w:t>
            </w:r>
          </w:p>
        </w:tc>
        <w:tc>
          <w:tcPr>
            <w:tcW w:w="4762" w:type="dxa"/>
            <w:tcBorders>
              <w:top w:val="single" w:sz="12" w:space="0" w:color="000000"/>
              <w:left w:val="nil"/>
              <w:bottom w:val="single" w:sz="6" w:space="0" w:color="000000"/>
              <w:right w:val="nil"/>
            </w:tcBorders>
            <w:vAlign w:val="center"/>
          </w:tcPr>
          <w:p w14:paraId="550EA954" w14:textId="77777777" w:rsidR="00C27996" w:rsidRDefault="00000000">
            <w:pPr>
              <w:spacing w:before="40" w:after="40" w:line="276" w:lineRule="auto"/>
              <w:jc w:val="center"/>
            </w:pPr>
            <w:r>
              <w:rPr>
                <w:rFonts w:eastAsia="黑体"/>
                <w:b/>
                <w:sz w:val="18"/>
                <w:szCs w:val="18"/>
              </w:rPr>
              <w:t>评论中的判定要点</w:t>
            </w:r>
          </w:p>
        </w:tc>
      </w:tr>
      <w:tr w:rsidR="001E30B5" w14:paraId="154F34A8" w14:textId="77777777">
        <w:trPr>
          <w:cantSplit/>
          <w:jc w:val="center"/>
        </w:trPr>
        <w:tc>
          <w:tcPr>
            <w:tcW w:w="1474" w:type="dxa"/>
            <w:tcBorders>
              <w:top w:val="nil"/>
              <w:left w:val="nil"/>
              <w:bottom w:val="nil"/>
              <w:right w:val="nil"/>
            </w:tcBorders>
            <w:vAlign w:val="center"/>
          </w:tcPr>
          <w:p w14:paraId="6FEBCB70" w14:textId="77777777" w:rsidR="001E30B5" w:rsidRDefault="00000000">
            <w:pPr>
              <w:spacing w:before="40" w:after="40" w:line="276" w:lineRule="auto"/>
            </w:pPr>
            <w:r>
              <w:rPr>
                <w:noProof/>
                <w:sz w:val="18"/>
                <w:szCs w:val="18"/>
              </w:rPr>
              <w:t>AI</w:t>
            </w:r>
            <w:r>
              <w:rPr>
                <w:noProof/>
                <w:sz w:val="18"/>
                <w:szCs w:val="18"/>
              </w:rPr>
              <w:t>能力</w:t>
            </w:r>
          </w:p>
        </w:tc>
        <w:tc>
          <w:tcPr>
            <w:tcW w:w="2494" w:type="dxa"/>
            <w:tcBorders>
              <w:top w:val="nil"/>
              <w:left w:val="nil"/>
              <w:bottom w:val="nil"/>
              <w:right w:val="nil"/>
            </w:tcBorders>
            <w:vAlign w:val="center"/>
          </w:tcPr>
          <w:p w14:paraId="43E88292" w14:textId="77777777" w:rsidR="001E30B5" w:rsidRDefault="00000000">
            <w:pPr>
              <w:spacing w:before="40" w:after="40" w:line="276" w:lineRule="auto"/>
            </w:pPr>
            <w:r>
              <w:rPr>
                <w:noProof/>
                <w:sz w:val="18"/>
                <w:szCs w:val="18"/>
              </w:rPr>
              <w:t>高估</w:t>
            </w:r>
            <w:r>
              <w:rPr>
                <w:noProof/>
                <w:sz w:val="18"/>
                <w:szCs w:val="18"/>
              </w:rPr>
              <w:t xml:space="preserve"> / </w:t>
            </w:r>
            <w:r>
              <w:rPr>
                <w:noProof/>
                <w:sz w:val="18"/>
                <w:szCs w:val="18"/>
              </w:rPr>
              <w:t>合理</w:t>
            </w:r>
            <w:r>
              <w:rPr>
                <w:noProof/>
                <w:sz w:val="18"/>
                <w:szCs w:val="18"/>
              </w:rPr>
              <w:t xml:space="preserve"> / </w:t>
            </w:r>
            <w:r>
              <w:rPr>
                <w:noProof/>
                <w:sz w:val="18"/>
                <w:szCs w:val="18"/>
              </w:rPr>
              <w:t>低估</w:t>
            </w:r>
          </w:p>
        </w:tc>
        <w:tc>
          <w:tcPr>
            <w:tcW w:w="4762" w:type="dxa"/>
            <w:tcBorders>
              <w:top w:val="nil"/>
              <w:left w:val="nil"/>
              <w:bottom w:val="nil"/>
              <w:right w:val="nil"/>
            </w:tcBorders>
            <w:vAlign w:val="center"/>
          </w:tcPr>
          <w:p w14:paraId="49E5F0AF" w14:textId="77777777" w:rsidR="00C27996" w:rsidRDefault="00000000">
            <w:pPr>
              <w:spacing w:before="40" w:after="40" w:line="276" w:lineRule="auto"/>
            </w:pPr>
            <w:r>
              <w:rPr>
                <w:sz w:val="18"/>
                <w:szCs w:val="18"/>
              </w:rPr>
              <w:t>已可独立、全面诊病；承认有用但指出边界；不行、不敢用、会瞎编</w:t>
            </w:r>
          </w:p>
        </w:tc>
      </w:tr>
      <w:tr w:rsidR="001E30B5" w14:paraId="62A4428B" w14:textId="77777777">
        <w:trPr>
          <w:cantSplit/>
          <w:jc w:val="center"/>
        </w:trPr>
        <w:tc>
          <w:tcPr>
            <w:tcW w:w="1474" w:type="dxa"/>
            <w:tcBorders>
              <w:top w:val="nil"/>
              <w:left w:val="nil"/>
              <w:bottom w:val="nil"/>
              <w:right w:val="nil"/>
            </w:tcBorders>
            <w:vAlign w:val="center"/>
          </w:tcPr>
          <w:p w14:paraId="1AA3C4A9" w14:textId="77777777" w:rsidR="001E30B5" w:rsidRDefault="00000000">
            <w:pPr>
              <w:spacing w:before="40" w:after="40" w:line="276" w:lineRule="auto"/>
            </w:pPr>
            <w:r>
              <w:rPr>
                <w:noProof/>
                <w:sz w:val="18"/>
                <w:szCs w:val="18"/>
              </w:rPr>
              <w:t>医生角色</w:t>
            </w:r>
          </w:p>
        </w:tc>
        <w:tc>
          <w:tcPr>
            <w:tcW w:w="2494" w:type="dxa"/>
            <w:tcBorders>
              <w:top w:val="nil"/>
              <w:left w:val="nil"/>
              <w:bottom w:val="nil"/>
              <w:right w:val="nil"/>
            </w:tcBorders>
            <w:vAlign w:val="center"/>
          </w:tcPr>
          <w:p w14:paraId="17BC40A4" w14:textId="77777777" w:rsidR="001E30B5" w:rsidRDefault="00000000">
            <w:pPr>
              <w:spacing w:before="40" w:after="40" w:line="276" w:lineRule="auto"/>
            </w:pPr>
            <w:r>
              <w:rPr>
                <w:noProof/>
                <w:sz w:val="18"/>
                <w:szCs w:val="18"/>
              </w:rPr>
              <w:t>弱化</w:t>
            </w:r>
            <w:r>
              <w:rPr>
                <w:noProof/>
                <w:sz w:val="18"/>
                <w:szCs w:val="18"/>
              </w:rPr>
              <w:t xml:space="preserve"> / </w:t>
            </w:r>
            <w:r>
              <w:rPr>
                <w:noProof/>
                <w:sz w:val="18"/>
                <w:szCs w:val="18"/>
              </w:rPr>
              <w:t>明确边界</w:t>
            </w:r>
            <w:r>
              <w:rPr>
                <w:noProof/>
                <w:sz w:val="18"/>
                <w:szCs w:val="18"/>
              </w:rPr>
              <w:t xml:space="preserve"> / </w:t>
            </w:r>
            <w:r>
              <w:rPr>
                <w:noProof/>
                <w:sz w:val="18"/>
                <w:szCs w:val="18"/>
              </w:rPr>
              <w:t>强化</w:t>
            </w:r>
          </w:p>
        </w:tc>
        <w:tc>
          <w:tcPr>
            <w:tcW w:w="4762" w:type="dxa"/>
            <w:tcBorders>
              <w:top w:val="nil"/>
              <w:left w:val="nil"/>
              <w:bottom w:val="nil"/>
              <w:right w:val="nil"/>
            </w:tcBorders>
            <w:vAlign w:val="center"/>
          </w:tcPr>
          <w:p w14:paraId="2C08A4BA" w14:textId="77777777" w:rsidR="00C27996" w:rsidRDefault="00000000">
            <w:pPr>
              <w:spacing w:before="40" w:after="40" w:line="276" w:lineRule="auto"/>
            </w:pPr>
            <w:r>
              <w:rPr>
                <w:sz w:val="18"/>
                <w:szCs w:val="18"/>
              </w:rPr>
              <w:t>医生可有可无或只需签字；</w:t>
            </w:r>
            <w:r>
              <w:rPr>
                <w:sz w:val="18"/>
                <w:szCs w:val="18"/>
              </w:rPr>
              <w:t>AI</w:t>
            </w:r>
            <w:r>
              <w:rPr>
                <w:sz w:val="18"/>
                <w:szCs w:val="18"/>
              </w:rPr>
              <w:t>辅助且医生把关；必须面诊、去医院</w:t>
            </w:r>
          </w:p>
        </w:tc>
      </w:tr>
      <w:tr w:rsidR="001E30B5" w14:paraId="3C22C3FE" w14:textId="77777777">
        <w:trPr>
          <w:cantSplit/>
          <w:jc w:val="center"/>
        </w:trPr>
        <w:tc>
          <w:tcPr>
            <w:tcW w:w="1474" w:type="dxa"/>
            <w:tcBorders>
              <w:top w:val="nil"/>
              <w:left w:val="nil"/>
              <w:bottom w:val="nil"/>
              <w:right w:val="nil"/>
            </w:tcBorders>
            <w:vAlign w:val="center"/>
          </w:tcPr>
          <w:p w14:paraId="5299B991" w14:textId="77777777" w:rsidR="001E30B5" w:rsidRDefault="00000000">
            <w:pPr>
              <w:spacing w:before="40" w:after="40" w:line="276" w:lineRule="auto"/>
            </w:pPr>
            <w:r>
              <w:rPr>
                <w:noProof/>
                <w:sz w:val="18"/>
                <w:szCs w:val="18"/>
              </w:rPr>
              <w:lastRenderedPageBreak/>
              <w:t>风险</w:t>
            </w:r>
          </w:p>
        </w:tc>
        <w:tc>
          <w:tcPr>
            <w:tcW w:w="2494" w:type="dxa"/>
            <w:tcBorders>
              <w:top w:val="nil"/>
              <w:left w:val="nil"/>
              <w:bottom w:val="nil"/>
              <w:right w:val="nil"/>
            </w:tcBorders>
            <w:vAlign w:val="center"/>
          </w:tcPr>
          <w:p w14:paraId="6E70DF2B" w14:textId="77777777" w:rsidR="001E30B5" w:rsidRDefault="00000000">
            <w:pPr>
              <w:spacing w:before="40" w:after="40" w:line="276" w:lineRule="auto"/>
            </w:pPr>
            <w:r>
              <w:rPr>
                <w:noProof/>
                <w:sz w:val="18"/>
                <w:szCs w:val="18"/>
              </w:rPr>
              <w:t>忽视</w:t>
            </w:r>
            <w:r>
              <w:rPr>
                <w:noProof/>
                <w:sz w:val="18"/>
                <w:szCs w:val="18"/>
              </w:rPr>
              <w:t xml:space="preserve"> / </w:t>
            </w:r>
            <w:r>
              <w:rPr>
                <w:noProof/>
                <w:sz w:val="18"/>
                <w:szCs w:val="18"/>
              </w:rPr>
              <w:t>正视</w:t>
            </w:r>
            <w:r>
              <w:rPr>
                <w:noProof/>
                <w:sz w:val="18"/>
                <w:szCs w:val="18"/>
              </w:rPr>
              <w:t xml:space="preserve"> / </w:t>
            </w:r>
            <w:r>
              <w:rPr>
                <w:noProof/>
                <w:sz w:val="18"/>
                <w:szCs w:val="18"/>
              </w:rPr>
              <w:t>夸大</w:t>
            </w:r>
          </w:p>
        </w:tc>
        <w:tc>
          <w:tcPr>
            <w:tcW w:w="4762" w:type="dxa"/>
            <w:tcBorders>
              <w:top w:val="nil"/>
              <w:left w:val="nil"/>
              <w:bottom w:val="nil"/>
              <w:right w:val="nil"/>
            </w:tcBorders>
            <w:vAlign w:val="center"/>
          </w:tcPr>
          <w:p w14:paraId="7B2E593F" w14:textId="77777777" w:rsidR="00C27996" w:rsidRDefault="00000000">
            <w:pPr>
              <w:spacing w:before="40" w:after="40" w:line="276" w:lineRule="auto"/>
            </w:pPr>
            <w:r>
              <w:rPr>
                <w:sz w:val="18"/>
                <w:szCs w:val="18"/>
              </w:rPr>
              <w:t>几乎不提误诊与责任；点到局限、监管或问责；误诊、背锅压倒其余</w:t>
            </w:r>
          </w:p>
        </w:tc>
      </w:tr>
      <w:tr w:rsidR="001E30B5" w14:paraId="76800A58" w14:textId="77777777">
        <w:trPr>
          <w:cantSplit/>
          <w:jc w:val="center"/>
        </w:trPr>
        <w:tc>
          <w:tcPr>
            <w:tcW w:w="1474" w:type="dxa"/>
            <w:tcBorders>
              <w:top w:val="nil"/>
              <w:left w:val="nil"/>
              <w:bottom w:val="single" w:sz="12" w:space="0" w:color="000000"/>
              <w:right w:val="nil"/>
            </w:tcBorders>
            <w:vAlign w:val="center"/>
          </w:tcPr>
          <w:p w14:paraId="1CC5B5BA" w14:textId="77777777" w:rsidR="001E30B5" w:rsidRDefault="00000000">
            <w:pPr>
              <w:spacing w:before="40" w:after="40" w:line="276" w:lineRule="auto"/>
            </w:pPr>
            <w:r>
              <w:rPr>
                <w:noProof/>
                <w:sz w:val="18"/>
                <w:szCs w:val="18"/>
              </w:rPr>
              <w:t>人机关系</w:t>
            </w:r>
          </w:p>
        </w:tc>
        <w:tc>
          <w:tcPr>
            <w:tcW w:w="2494" w:type="dxa"/>
            <w:tcBorders>
              <w:top w:val="nil"/>
              <w:left w:val="nil"/>
              <w:bottom w:val="single" w:sz="12" w:space="0" w:color="000000"/>
              <w:right w:val="nil"/>
            </w:tcBorders>
            <w:vAlign w:val="center"/>
          </w:tcPr>
          <w:p w14:paraId="67D95ADD" w14:textId="77777777" w:rsidR="001E30B5" w:rsidRDefault="00000000">
            <w:pPr>
              <w:spacing w:before="40" w:after="40" w:line="276" w:lineRule="auto"/>
            </w:pPr>
            <w:r>
              <w:rPr>
                <w:noProof/>
                <w:sz w:val="18"/>
                <w:szCs w:val="18"/>
              </w:rPr>
              <w:t>替代</w:t>
            </w:r>
            <w:r>
              <w:rPr>
                <w:noProof/>
                <w:sz w:val="18"/>
                <w:szCs w:val="18"/>
              </w:rPr>
              <w:t xml:space="preserve"> / </w:t>
            </w:r>
            <w:r>
              <w:rPr>
                <w:noProof/>
                <w:sz w:val="18"/>
                <w:szCs w:val="18"/>
              </w:rPr>
              <w:t>协同</w:t>
            </w:r>
            <w:r>
              <w:rPr>
                <w:noProof/>
                <w:sz w:val="18"/>
                <w:szCs w:val="18"/>
              </w:rPr>
              <w:t xml:space="preserve"> / </w:t>
            </w:r>
            <w:r>
              <w:rPr>
                <w:noProof/>
                <w:sz w:val="18"/>
                <w:szCs w:val="18"/>
              </w:rPr>
              <w:t>排斥</w:t>
            </w:r>
          </w:p>
        </w:tc>
        <w:tc>
          <w:tcPr>
            <w:tcW w:w="4762" w:type="dxa"/>
            <w:tcBorders>
              <w:top w:val="nil"/>
              <w:left w:val="nil"/>
              <w:bottom w:val="single" w:sz="12" w:space="0" w:color="000000"/>
              <w:right w:val="nil"/>
            </w:tcBorders>
            <w:vAlign w:val="center"/>
          </w:tcPr>
          <w:p w14:paraId="187FB644" w14:textId="77777777" w:rsidR="00C27996" w:rsidRDefault="00000000">
            <w:pPr>
              <w:spacing w:before="40" w:after="40" w:line="276" w:lineRule="auto"/>
            </w:pPr>
            <w:r>
              <w:rPr>
                <w:sz w:val="18"/>
                <w:szCs w:val="18"/>
              </w:rPr>
              <w:t>已经够用或将取代；辅助、参考、分工；不能信、不要用</w:t>
            </w:r>
          </w:p>
        </w:tc>
      </w:tr>
    </w:tbl>
    <w:p w14:paraId="2919C24A" w14:textId="77777777" w:rsidR="00FB3928" w:rsidRDefault="00FB3928">
      <w:pPr>
        <w:spacing w:line="240" w:lineRule="auto"/>
        <w:rPr>
          <w:rFonts w:eastAsia="黑体"/>
          <w:b/>
          <w:sz w:val="28"/>
        </w:rPr>
      </w:pPr>
    </w:p>
    <w:p w14:paraId="5C3F4F26" w14:textId="77777777" w:rsidR="001E30B5" w:rsidRDefault="00000000">
      <w:pPr>
        <w:pStyle w:val="1"/>
      </w:pPr>
      <w:r>
        <w:rPr>
          <w:rFonts w:ascii="Times New Roman" w:eastAsia="黑体" w:hAnsi="Times New Roman" w:cs="Times New Roman"/>
        </w:rPr>
        <w:t>4</w:t>
      </w:r>
      <w:r>
        <w:rPr>
          <w:rFonts w:ascii="Times New Roman" w:eastAsia="黑体" w:hAnsi="Times New Roman" w:cs="Times New Roman"/>
        </w:rPr>
        <w:t xml:space="preserve">　研究结果</w:t>
      </w:r>
    </w:p>
    <w:p w14:paraId="03CC3C7A" w14:textId="77777777" w:rsidR="00F353DF" w:rsidRPr="00F353DF" w:rsidRDefault="00000000" w:rsidP="00F353DF">
      <w:pPr>
        <w:ind w:firstLine="480"/>
        <w:jc w:val="both"/>
        <w:rPr>
          <w:noProof/>
        </w:rPr>
      </w:pPr>
      <w:r>
        <w:rPr>
          <w:szCs w:val="24"/>
        </w:rPr>
        <w:t>本节按照研究流程依次报告四项结果：首先呈现样本筛选及公众态度分布；其次比较三类态度群体的核心认知主题；再次通过词共现网络和</w:t>
      </w:r>
      <w:r>
        <w:rPr>
          <w:szCs w:val="24"/>
        </w:rPr>
        <w:t>Louvain</w:t>
      </w:r>
      <w:r>
        <w:rPr>
          <w:szCs w:val="24"/>
        </w:rPr>
        <w:t>社区展示认知结构；最后依据</w:t>
      </w:r>
      <w:r>
        <w:rPr>
          <w:szCs w:val="24"/>
        </w:rPr>
        <w:t>14</w:t>
      </w:r>
      <w:r>
        <w:rPr>
          <w:szCs w:val="24"/>
        </w:rPr>
        <w:t>个词簇的四维配置归纳五种认知模式。</w:t>
      </w:r>
    </w:p>
    <w:p w14:paraId="4D38B55D" w14:textId="77777777" w:rsidR="001E30B5" w:rsidRDefault="00000000">
      <w:pPr>
        <w:pStyle w:val="21"/>
      </w:pPr>
      <w:r>
        <w:rPr>
          <w:rFonts w:ascii="Times New Roman" w:eastAsia="黑体" w:hAnsi="Times New Roman" w:cs="Times New Roman"/>
          <w:szCs w:val="24"/>
        </w:rPr>
        <w:t>4.1</w:t>
      </w:r>
      <w:r>
        <w:rPr>
          <w:rFonts w:ascii="Times New Roman" w:eastAsia="黑体" w:hAnsi="Times New Roman" w:cs="Times New Roman"/>
          <w:szCs w:val="24"/>
        </w:rPr>
        <w:t xml:space="preserve">　样本构成与公众态度分布</w:t>
      </w:r>
    </w:p>
    <w:p w14:paraId="13928E99" w14:textId="77777777" w:rsidR="001E30B5" w:rsidRDefault="00000000">
      <w:pPr>
        <w:ind w:firstLine="480"/>
        <w:jc w:val="both"/>
        <w:rPr>
          <w:noProof/>
        </w:rPr>
      </w:pPr>
      <w:r>
        <w:rPr>
          <w:szCs w:val="24"/>
        </w:rPr>
        <w:t>原始评论</w:t>
      </w:r>
      <w:r>
        <w:rPr>
          <w:szCs w:val="24"/>
        </w:rPr>
        <w:t>399,508</w:t>
      </w:r>
      <w:r>
        <w:rPr>
          <w:szCs w:val="24"/>
        </w:rPr>
        <w:t>条，经短文本删除和正文去重后保留</w:t>
      </w:r>
      <w:r>
        <w:rPr>
          <w:szCs w:val="24"/>
        </w:rPr>
        <w:t>284,849</w:t>
      </w:r>
      <w:r>
        <w:rPr>
          <w:szCs w:val="24"/>
        </w:rPr>
        <w:t>条；相关性识别得到</w:t>
      </w:r>
      <w:r>
        <w:rPr>
          <w:szCs w:val="24"/>
        </w:rPr>
        <w:t>103,731</w:t>
      </w:r>
      <w:r>
        <w:rPr>
          <w:szCs w:val="24"/>
        </w:rPr>
        <w:t>条，其中</w:t>
      </w:r>
      <w:r>
        <w:rPr>
          <w:szCs w:val="24"/>
        </w:rPr>
        <w:t>71,886</w:t>
      </w:r>
      <w:r>
        <w:rPr>
          <w:szCs w:val="24"/>
        </w:rPr>
        <w:t>条表达了明确态度。清洗后语料以微博为主，占</w:t>
      </w:r>
      <w:r>
        <w:rPr>
          <w:szCs w:val="24"/>
        </w:rPr>
        <w:t>84.6%</w:t>
      </w:r>
      <w:r>
        <w:rPr>
          <w:szCs w:val="24"/>
        </w:rPr>
        <w:t>，抖音、小红书和知乎分别占</w:t>
      </w:r>
      <w:r>
        <w:rPr>
          <w:szCs w:val="24"/>
        </w:rPr>
        <w:t>9.0%</w:t>
      </w:r>
      <w:r>
        <w:rPr>
          <w:szCs w:val="24"/>
        </w:rPr>
        <w:t>、</w:t>
      </w:r>
      <w:r>
        <w:rPr>
          <w:szCs w:val="24"/>
        </w:rPr>
        <w:t>6.0%</w:t>
      </w:r>
      <w:r>
        <w:rPr>
          <w:szCs w:val="24"/>
        </w:rPr>
        <w:t>和</w:t>
      </w:r>
      <w:r>
        <w:rPr>
          <w:szCs w:val="24"/>
        </w:rPr>
        <w:t>0.4%</w:t>
      </w:r>
      <w:r>
        <w:rPr>
          <w:szCs w:val="24"/>
        </w:rPr>
        <w:t>。各平台相关率分别为</w:t>
      </w:r>
      <w:r>
        <w:rPr>
          <w:szCs w:val="24"/>
        </w:rPr>
        <w:t>37.9%</w:t>
      </w:r>
      <w:r>
        <w:rPr>
          <w:szCs w:val="24"/>
        </w:rPr>
        <w:t>、</w:t>
      </w:r>
      <w:r>
        <w:rPr>
          <w:szCs w:val="24"/>
        </w:rPr>
        <w:t>28.8%</w:t>
      </w:r>
      <w:r>
        <w:rPr>
          <w:szCs w:val="24"/>
        </w:rPr>
        <w:t>、</w:t>
      </w:r>
      <w:r>
        <w:rPr>
          <w:szCs w:val="24"/>
        </w:rPr>
        <w:t>26.6%</w:t>
      </w:r>
      <w:r>
        <w:rPr>
          <w:szCs w:val="24"/>
        </w:rPr>
        <w:t>和</w:t>
      </w:r>
      <w:r>
        <w:rPr>
          <w:szCs w:val="24"/>
        </w:rPr>
        <w:t>43.3%</w:t>
      </w:r>
      <w:r>
        <w:rPr>
          <w:szCs w:val="24"/>
        </w:rPr>
        <w:t>；知乎相关率相对较高，但样本绝对量仅</w:t>
      </w:r>
      <w:r>
        <w:rPr>
          <w:szCs w:val="24"/>
        </w:rPr>
        <w:t>474</w:t>
      </w:r>
      <w:r>
        <w:rPr>
          <w:szCs w:val="24"/>
        </w:rPr>
        <w:t>条，不宜据此进行平台差异推断。样本筛选和平台构成见表</w:t>
      </w:r>
      <w:r>
        <w:rPr>
          <w:szCs w:val="24"/>
        </w:rPr>
        <w:t>2</w:t>
      </w:r>
      <w:r>
        <w:rPr>
          <w:szCs w:val="24"/>
        </w:rPr>
        <w:t>、表</w:t>
      </w:r>
      <w:r>
        <w:rPr>
          <w:szCs w:val="24"/>
        </w:rPr>
        <w:t>3</w:t>
      </w:r>
      <w:r>
        <w:rPr>
          <w:szCs w:val="24"/>
        </w:rPr>
        <w:t>。</w:t>
      </w:r>
    </w:p>
    <w:p w14:paraId="787546F0" w14:textId="77777777" w:rsidR="007921F8" w:rsidRPr="007921F8" w:rsidRDefault="007921F8">
      <w:pPr>
        <w:spacing w:line="240" w:lineRule="auto"/>
      </w:pPr>
    </w:p>
    <w:p w14:paraId="462F70B4"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2</w:t>
      </w:r>
      <w:r>
        <w:rPr>
          <w:rFonts w:eastAsia="黑体"/>
          <w:b/>
          <w:sz w:val="18"/>
          <w:szCs w:val="18"/>
        </w:rPr>
        <w:t xml:space="preserve">　样本筛选过程</w:t>
      </w:r>
    </w:p>
    <w:p w14:paraId="25038BA0" w14:textId="77777777" w:rsidR="00C27996" w:rsidRDefault="00000000">
      <w:pPr>
        <w:keepNext/>
        <w:spacing w:after="60"/>
        <w:jc w:val="center"/>
      </w:pPr>
      <w:r>
        <w:rPr>
          <w:rFonts w:eastAsia="Times New Roman"/>
          <w:b/>
          <w:sz w:val="18"/>
          <w:szCs w:val="18"/>
        </w:rPr>
        <w:t>Table 2　Sample screening process</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2732"/>
        <w:gridCol w:w="2613"/>
        <w:gridCol w:w="3801"/>
      </w:tblGrid>
      <w:tr w:rsidR="001E30B5" w14:paraId="353D6832" w14:textId="77777777">
        <w:trPr>
          <w:cantSplit/>
          <w:tblHeader/>
          <w:jc w:val="center"/>
        </w:trPr>
        <w:tc>
          <w:tcPr>
            <w:tcW w:w="2608" w:type="dxa"/>
            <w:tcBorders>
              <w:top w:val="single" w:sz="12" w:space="0" w:color="000000"/>
              <w:left w:val="nil"/>
              <w:bottom w:val="single" w:sz="6" w:space="0" w:color="000000"/>
              <w:right w:val="nil"/>
            </w:tcBorders>
            <w:vAlign w:val="center"/>
          </w:tcPr>
          <w:p w14:paraId="141031A0" w14:textId="77777777" w:rsidR="001E30B5" w:rsidRDefault="00000000">
            <w:pPr>
              <w:spacing w:before="40" w:after="40" w:line="276" w:lineRule="auto"/>
              <w:jc w:val="center"/>
            </w:pPr>
            <w:r>
              <w:rPr>
                <w:rFonts w:eastAsia="黑体"/>
                <w:b/>
                <w:noProof/>
                <w:sz w:val="18"/>
                <w:szCs w:val="18"/>
              </w:rPr>
              <w:t>阶段</w:t>
            </w:r>
          </w:p>
        </w:tc>
        <w:tc>
          <w:tcPr>
            <w:tcW w:w="2494" w:type="dxa"/>
            <w:tcBorders>
              <w:top w:val="single" w:sz="12" w:space="0" w:color="000000"/>
              <w:left w:val="nil"/>
              <w:bottom w:val="single" w:sz="6" w:space="0" w:color="000000"/>
              <w:right w:val="nil"/>
            </w:tcBorders>
            <w:vAlign w:val="center"/>
          </w:tcPr>
          <w:p w14:paraId="4C4C78F4" w14:textId="77777777" w:rsidR="001E30B5" w:rsidRDefault="00000000">
            <w:pPr>
              <w:spacing w:before="40" w:after="40" w:line="276" w:lineRule="auto"/>
              <w:jc w:val="center"/>
            </w:pPr>
            <w:r>
              <w:rPr>
                <w:rFonts w:eastAsia="黑体"/>
                <w:b/>
                <w:noProof/>
                <w:sz w:val="18"/>
                <w:szCs w:val="18"/>
              </w:rPr>
              <w:t>样本量</w:t>
            </w:r>
          </w:p>
        </w:tc>
        <w:tc>
          <w:tcPr>
            <w:tcW w:w="3628" w:type="dxa"/>
            <w:tcBorders>
              <w:top w:val="single" w:sz="12" w:space="0" w:color="000000"/>
              <w:left w:val="nil"/>
              <w:bottom w:val="single" w:sz="6" w:space="0" w:color="000000"/>
              <w:right w:val="nil"/>
            </w:tcBorders>
            <w:vAlign w:val="center"/>
          </w:tcPr>
          <w:p w14:paraId="2CC8FA77" w14:textId="77777777" w:rsidR="001E30B5" w:rsidRDefault="00000000">
            <w:pPr>
              <w:spacing w:before="40" w:after="40" w:line="276" w:lineRule="auto"/>
              <w:jc w:val="center"/>
            </w:pPr>
            <w:r>
              <w:rPr>
                <w:rFonts w:eastAsia="黑体"/>
                <w:b/>
                <w:noProof/>
                <w:sz w:val="18"/>
                <w:szCs w:val="18"/>
              </w:rPr>
              <w:t>占上一口径</w:t>
            </w:r>
          </w:p>
        </w:tc>
      </w:tr>
      <w:tr w:rsidR="001E30B5" w14:paraId="19219DE4" w14:textId="77777777">
        <w:trPr>
          <w:cantSplit/>
          <w:jc w:val="center"/>
        </w:trPr>
        <w:tc>
          <w:tcPr>
            <w:tcW w:w="2608" w:type="dxa"/>
            <w:tcBorders>
              <w:top w:val="nil"/>
              <w:left w:val="nil"/>
              <w:bottom w:val="nil"/>
              <w:right w:val="nil"/>
            </w:tcBorders>
            <w:vAlign w:val="center"/>
          </w:tcPr>
          <w:p w14:paraId="0FD30C26" w14:textId="77777777" w:rsidR="001E30B5" w:rsidRDefault="00000000">
            <w:pPr>
              <w:spacing w:before="40" w:after="40" w:line="276" w:lineRule="auto"/>
              <w:jc w:val="center"/>
            </w:pPr>
            <w:r>
              <w:rPr>
                <w:noProof/>
                <w:sz w:val="18"/>
                <w:szCs w:val="18"/>
              </w:rPr>
              <w:t>原始评论</w:t>
            </w:r>
          </w:p>
        </w:tc>
        <w:tc>
          <w:tcPr>
            <w:tcW w:w="2494" w:type="dxa"/>
            <w:tcBorders>
              <w:top w:val="nil"/>
              <w:left w:val="nil"/>
              <w:bottom w:val="nil"/>
              <w:right w:val="nil"/>
            </w:tcBorders>
            <w:vAlign w:val="center"/>
          </w:tcPr>
          <w:p w14:paraId="2E85DA4F" w14:textId="77777777" w:rsidR="001E30B5" w:rsidRDefault="00000000">
            <w:pPr>
              <w:spacing w:before="40" w:after="40" w:line="276" w:lineRule="auto"/>
              <w:jc w:val="center"/>
            </w:pPr>
            <w:r>
              <w:rPr>
                <w:noProof/>
                <w:sz w:val="18"/>
                <w:szCs w:val="18"/>
              </w:rPr>
              <w:t>399,508</w:t>
            </w:r>
          </w:p>
        </w:tc>
        <w:tc>
          <w:tcPr>
            <w:tcW w:w="3628" w:type="dxa"/>
            <w:tcBorders>
              <w:top w:val="nil"/>
              <w:left w:val="nil"/>
              <w:bottom w:val="nil"/>
              <w:right w:val="nil"/>
            </w:tcBorders>
            <w:vAlign w:val="center"/>
          </w:tcPr>
          <w:p w14:paraId="6014CDA2" w14:textId="77777777" w:rsidR="001E30B5" w:rsidRDefault="00000000">
            <w:pPr>
              <w:spacing w:before="40" w:after="40" w:line="276" w:lineRule="auto"/>
              <w:jc w:val="center"/>
            </w:pPr>
            <w:r>
              <w:rPr>
                <w:noProof/>
                <w:sz w:val="18"/>
                <w:szCs w:val="18"/>
              </w:rPr>
              <w:t>—</w:t>
            </w:r>
          </w:p>
        </w:tc>
      </w:tr>
      <w:tr w:rsidR="001E30B5" w14:paraId="43681BDE" w14:textId="77777777">
        <w:trPr>
          <w:cantSplit/>
          <w:jc w:val="center"/>
        </w:trPr>
        <w:tc>
          <w:tcPr>
            <w:tcW w:w="2608" w:type="dxa"/>
            <w:tcBorders>
              <w:top w:val="nil"/>
              <w:left w:val="nil"/>
              <w:bottom w:val="nil"/>
              <w:right w:val="nil"/>
            </w:tcBorders>
            <w:vAlign w:val="center"/>
          </w:tcPr>
          <w:p w14:paraId="39B2E5BB" w14:textId="77777777" w:rsidR="001E30B5" w:rsidRDefault="00000000">
            <w:pPr>
              <w:spacing w:before="40" w:after="40" w:line="276" w:lineRule="auto"/>
              <w:jc w:val="center"/>
            </w:pPr>
            <w:r>
              <w:rPr>
                <w:noProof/>
                <w:sz w:val="18"/>
                <w:szCs w:val="18"/>
              </w:rPr>
              <w:t>清洗后评论</w:t>
            </w:r>
          </w:p>
        </w:tc>
        <w:tc>
          <w:tcPr>
            <w:tcW w:w="2494" w:type="dxa"/>
            <w:tcBorders>
              <w:top w:val="nil"/>
              <w:left w:val="nil"/>
              <w:bottom w:val="nil"/>
              <w:right w:val="nil"/>
            </w:tcBorders>
            <w:vAlign w:val="center"/>
          </w:tcPr>
          <w:p w14:paraId="1F240FBA" w14:textId="77777777" w:rsidR="001E30B5" w:rsidRDefault="00000000">
            <w:pPr>
              <w:spacing w:before="40" w:after="40" w:line="276" w:lineRule="auto"/>
              <w:jc w:val="center"/>
            </w:pPr>
            <w:r>
              <w:rPr>
                <w:noProof/>
                <w:sz w:val="18"/>
                <w:szCs w:val="18"/>
              </w:rPr>
              <w:t>284,849</w:t>
            </w:r>
          </w:p>
        </w:tc>
        <w:tc>
          <w:tcPr>
            <w:tcW w:w="3628" w:type="dxa"/>
            <w:tcBorders>
              <w:top w:val="nil"/>
              <w:left w:val="nil"/>
              <w:bottom w:val="nil"/>
              <w:right w:val="nil"/>
            </w:tcBorders>
            <w:vAlign w:val="center"/>
          </w:tcPr>
          <w:p w14:paraId="457C0F69" w14:textId="77777777" w:rsidR="001E30B5" w:rsidRDefault="00000000">
            <w:pPr>
              <w:spacing w:before="40" w:after="40" w:line="276" w:lineRule="auto"/>
              <w:jc w:val="center"/>
            </w:pPr>
            <w:r>
              <w:rPr>
                <w:noProof/>
                <w:sz w:val="18"/>
                <w:szCs w:val="18"/>
              </w:rPr>
              <w:t>71.3%</w:t>
            </w:r>
            <w:r>
              <w:rPr>
                <w:noProof/>
                <w:sz w:val="18"/>
                <w:szCs w:val="18"/>
              </w:rPr>
              <w:t>（占原始）</w:t>
            </w:r>
          </w:p>
        </w:tc>
      </w:tr>
      <w:tr w:rsidR="001E30B5" w14:paraId="47B5096B" w14:textId="77777777">
        <w:trPr>
          <w:cantSplit/>
          <w:jc w:val="center"/>
        </w:trPr>
        <w:tc>
          <w:tcPr>
            <w:tcW w:w="2608" w:type="dxa"/>
            <w:tcBorders>
              <w:top w:val="nil"/>
              <w:left w:val="nil"/>
              <w:bottom w:val="nil"/>
              <w:right w:val="nil"/>
            </w:tcBorders>
            <w:vAlign w:val="center"/>
          </w:tcPr>
          <w:p w14:paraId="0C01DCA2" w14:textId="77777777" w:rsidR="001E30B5" w:rsidRDefault="00000000">
            <w:pPr>
              <w:spacing w:before="40" w:after="40" w:line="276" w:lineRule="auto"/>
              <w:jc w:val="center"/>
            </w:pPr>
            <w:r>
              <w:rPr>
                <w:noProof/>
                <w:sz w:val="18"/>
                <w:szCs w:val="18"/>
              </w:rPr>
              <w:t>相关评论</w:t>
            </w:r>
          </w:p>
        </w:tc>
        <w:tc>
          <w:tcPr>
            <w:tcW w:w="2494" w:type="dxa"/>
            <w:tcBorders>
              <w:top w:val="nil"/>
              <w:left w:val="nil"/>
              <w:bottom w:val="nil"/>
              <w:right w:val="nil"/>
            </w:tcBorders>
            <w:vAlign w:val="center"/>
          </w:tcPr>
          <w:p w14:paraId="3E79E32E" w14:textId="77777777" w:rsidR="001E30B5" w:rsidRDefault="00000000">
            <w:pPr>
              <w:spacing w:before="40" w:after="40" w:line="276" w:lineRule="auto"/>
              <w:jc w:val="center"/>
            </w:pPr>
            <w:r>
              <w:rPr>
                <w:noProof/>
                <w:sz w:val="18"/>
                <w:szCs w:val="18"/>
              </w:rPr>
              <w:t>103,731</w:t>
            </w:r>
          </w:p>
        </w:tc>
        <w:tc>
          <w:tcPr>
            <w:tcW w:w="3628" w:type="dxa"/>
            <w:tcBorders>
              <w:top w:val="nil"/>
              <w:left w:val="nil"/>
              <w:bottom w:val="nil"/>
              <w:right w:val="nil"/>
            </w:tcBorders>
            <w:vAlign w:val="center"/>
          </w:tcPr>
          <w:p w14:paraId="650D3B9E" w14:textId="77777777" w:rsidR="001E30B5" w:rsidRDefault="00000000">
            <w:pPr>
              <w:spacing w:before="40" w:after="40" w:line="276" w:lineRule="auto"/>
              <w:jc w:val="center"/>
            </w:pPr>
            <w:r>
              <w:rPr>
                <w:noProof/>
                <w:sz w:val="18"/>
                <w:szCs w:val="18"/>
              </w:rPr>
              <w:t>36.4%</w:t>
            </w:r>
            <w:r>
              <w:rPr>
                <w:noProof/>
                <w:sz w:val="18"/>
                <w:szCs w:val="18"/>
              </w:rPr>
              <w:t>（占清洗后）</w:t>
            </w:r>
          </w:p>
        </w:tc>
      </w:tr>
      <w:tr w:rsidR="001E30B5" w14:paraId="391B3FF6" w14:textId="77777777">
        <w:trPr>
          <w:cantSplit/>
          <w:jc w:val="center"/>
        </w:trPr>
        <w:tc>
          <w:tcPr>
            <w:tcW w:w="2608" w:type="dxa"/>
            <w:tcBorders>
              <w:top w:val="nil"/>
              <w:left w:val="nil"/>
              <w:bottom w:val="single" w:sz="12" w:space="0" w:color="000000"/>
              <w:right w:val="nil"/>
            </w:tcBorders>
            <w:vAlign w:val="center"/>
          </w:tcPr>
          <w:p w14:paraId="073732BA" w14:textId="77777777" w:rsidR="001E30B5" w:rsidRDefault="00000000">
            <w:pPr>
              <w:spacing w:before="40" w:after="40" w:line="276" w:lineRule="auto"/>
              <w:jc w:val="center"/>
            </w:pPr>
            <w:r>
              <w:rPr>
                <w:noProof/>
                <w:sz w:val="18"/>
                <w:szCs w:val="18"/>
              </w:rPr>
              <w:t>有态度评论</w:t>
            </w:r>
          </w:p>
        </w:tc>
        <w:tc>
          <w:tcPr>
            <w:tcW w:w="2494" w:type="dxa"/>
            <w:tcBorders>
              <w:top w:val="nil"/>
              <w:left w:val="nil"/>
              <w:bottom w:val="single" w:sz="12" w:space="0" w:color="000000"/>
              <w:right w:val="nil"/>
            </w:tcBorders>
            <w:vAlign w:val="center"/>
          </w:tcPr>
          <w:p w14:paraId="6BA1CFC7" w14:textId="77777777" w:rsidR="001E30B5" w:rsidRDefault="00000000">
            <w:pPr>
              <w:spacing w:before="40" w:after="40" w:line="276" w:lineRule="auto"/>
              <w:jc w:val="center"/>
            </w:pPr>
            <w:r>
              <w:rPr>
                <w:noProof/>
                <w:sz w:val="18"/>
                <w:szCs w:val="18"/>
              </w:rPr>
              <w:t>71,886</w:t>
            </w:r>
          </w:p>
        </w:tc>
        <w:tc>
          <w:tcPr>
            <w:tcW w:w="3628" w:type="dxa"/>
            <w:tcBorders>
              <w:top w:val="nil"/>
              <w:left w:val="nil"/>
              <w:bottom w:val="single" w:sz="12" w:space="0" w:color="000000"/>
              <w:right w:val="nil"/>
            </w:tcBorders>
            <w:vAlign w:val="center"/>
          </w:tcPr>
          <w:p w14:paraId="39ACE6B3" w14:textId="77777777" w:rsidR="001E30B5" w:rsidRDefault="00000000">
            <w:pPr>
              <w:spacing w:before="40" w:after="40" w:line="276" w:lineRule="auto"/>
              <w:jc w:val="center"/>
            </w:pPr>
            <w:r>
              <w:rPr>
                <w:noProof/>
                <w:sz w:val="18"/>
                <w:szCs w:val="18"/>
              </w:rPr>
              <w:t>69.3%</w:t>
            </w:r>
            <w:r>
              <w:rPr>
                <w:noProof/>
                <w:sz w:val="18"/>
                <w:szCs w:val="18"/>
              </w:rPr>
              <w:t>（占相关）</w:t>
            </w:r>
          </w:p>
        </w:tc>
      </w:tr>
    </w:tbl>
    <w:p w14:paraId="65719F86"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3</w:t>
      </w:r>
      <w:r>
        <w:rPr>
          <w:rFonts w:eastAsia="黑体"/>
          <w:b/>
          <w:sz w:val="18"/>
          <w:szCs w:val="18"/>
        </w:rPr>
        <w:t xml:space="preserve">　清洗后样本的平台构成</w:t>
      </w:r>
    </w:p>
    <w:p w14:paraId="5301CBBE" w14:textId="77777777" w:rsidR="00C27996" w:rsidRDefault="00000000">
      <w:pPr>
        <w:keepNext/>
        <w:spacing w:after="60"/>
        <w:jc w:val="center"/>
      </w:pPr>
      <w:r>
        <w:rPr>
          <w:rFonts w:eastAsia="Times New Roman"/>
          <w:b/>
          <w:sz w:val="18"/>
          <w:szCs w:val="18"/>
        </w:rPr>
        <w:t>Table 3　Platform composition of the cleaned sample</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1544"/>
        <w:gridCol w:w="1782"/>
        <w:gridCol w:w="2019"/>
        <w:gridCol w:w="1782"/>
        <w:gridCol w:w="2019"/>
      </w:tblGrid>
      <w:tr w:rsidR="001E30B5" w14:paraId="23B1244C" w14:textId="77777777">
        <w:trPr>
          <w:cantSplit/>
          <w:tblHeader/>
          <w:jc w:val="center"/>
        </w:trPr>
        <w:tc>
          <w:tcPr>
            <w:tcW w:w="1474" w:type="dxa"/>
            <w:tcBorders>
              <w:top w:val="single" w:sz="12" w:space="0" w:color="000000"/>
              <w:left w:val="nil"/>
              <w:bottom w:val="single" w:sz="6" w:space="0" w:color="000000"/>
              <w:right w:val="nil"/>
            </w:tcBorders>
            <w:vAlign w:val="center"/>
          </w:tcPr>
          <w:p w14:paraId="06F21FBA" w14:textId="77777777" w:rsidR="001E30B5" w:rsidRDefault="00000000">
            <w:pPr>
              <w:spacing w:before="40" w:after="40" w:line="276" w:lineRule="auto"/>
              <w:jc w:val="center"/>
            </w:pPr>
            <w:r>
              <w:rPr>
                <w:rFonts w:eastAsia="黑体"/>
                <w:b/>
                <w:noProof/>
                <w:sz w:val="18"/>
                <w:szCs w:val="18"/>
              </w:rPr>
              <w:t>平台</w:t>
            </w:r>
          </w:p>
        </w:tc>
        <w:tc>
          <w:tcPr>
            <w:tcW w:w="1701" w:type="dxa"/>
            <w:tcBorders>
              <w:top w:val="single" w:sz="12" w:space="0" w:color="000000"/>
              <w:left w:val="nil"/>
              <w:bottom w:val="single" w:sz="6" w:space="0" w:color="000000"/>
              <w:right w:val="nil"/>
            </w:tcBorders>
            <w:vAlign w:val="center"/>
          </w:tcPr>
          <w:p w14:paraId="11B7E509" w14:textId="77777777" w:rsidR="001E30B5" w:rsidRDefault="00000000">
            <w:pPr>
              <w:spacing w:before="40" w:after="40" w:line="276" w:lineRule="auto"/>
              <w:jc w:val="center"/>
            </w:pPr>
            <w:r>
              <w:rPr>
                <w:rFonts w:eastAsia="黑体"/>
                <w:b/>
                <w:noProof/>
                <w:sz w:val="18"/>
                <w:szCs w:val="18"/>
              </w:rPr>
              <w:t>清洗后</w:t>
            </w:r>
          </w:p>
        </w:tc>
        <w:tc>
          <w:tcPr>
            <w:tcW w:w="1927" w:type="dxa"/>
            <w:tcBorders>
              <w:top w:val="single" w:sz="12" w:space="0" w:color="000000"/>
              <w:left w:val="nil"/>
              <w:bottom w:val="single" w:sz="6" w:space="0" w:color="000000"/>
              <w:right w:val="nil"/>
            </w:tcBorders>
            <w:vAlign w:val="center"/>
          </w:tcPr>
          <w:p w14:paraId="56DA422A" w14:textId="77777777" w:rsidR="001E30B5" w:rsidRDefault="00000000">
            <w:pPr>
              <w:spacing w:before="40" w:after="40" w:line="276" w:lineRule="auto"/>
              <w:jc w:val="center"/>
            </w:pPr>
            <w:r>
              <w:rPr>
                <w:rFonts w:eastAsia="黑体"/>
                <w:b/>
                <w:noProof/>
                <w:sz w:val="18"/>
                <w:szCs w:val="18"/>
              </w:rPr>
              <w:t>占清洗后</w:t>
            </w:r>
            <w:r>
              <w:rPr>
                <w:rFonts w:eastAsia="黑体"/>
                <w:b/>
                <w:noProof/>
                <w:sz w:val="18"/>
                <w:szCs w:val="18"/>
              </w:rPr>
              <w:t>/%</w:t>
            </w:r>
          </w:p>
        </w:tc>
        <w:tc>
          <w:tcPr>
            <w:tcW w:w="1701" w:type="dxa"/>
            <w:tcBorders>
              <w:top w:val="single" w:sz="12" w:space="0" w:color="000000"/>
              <w:left w:val="nil"/>
              <w:bottom w:val="single" w:sz="6" w:space="0" w:color="000000"/>
              <w:right w:val="nil"/>
            </w:tcBorders>
            <w:vAlign w:val="center"/>
          </w:tcPr>
          <w:p w14:paraId="0E29326F" w14:textId="77777777" w:rsidR="001E30B5" w:rsidRDefault="00000000">
            <w:pPr>
              <w:spacing w:before="40" w:after="40" w:line="276" w:lineRule="auto"/>
              <w:jc w:val="center"/>
            </w:pPr>
            <w:r>
              <w:rPr>
                <w:rFonts w:eastAsia="黑体"/>
                <w:b/>
                <w:noProof/>
                <w:sz w:val="18"/>
                <w:szCs w:val="18"/>
              </w:rPr>
              <w:t>相关</w:t>
            </w:r>
          </w:p>
        </w:tc>
        <w:tc>
          <w:tcPr>
            <w:tcW w:w="1927" w:type="dxa"/>
            <w:tcBorders>
              <w:top w:val="single" w:sz="12" w:space="0" w:color="000000"/>
              <w:left w:val="nil"/>
              <w:bottom w:val="single" w:sz="6" w:space="0" w:color="000000"/>
              <w:right w:val="nil"/>
            </w:tcBorders>
            <w:vAlign w:val="center"/>
          </w:tcPr>
          <w:p w14:paraId="5D807263" w14:textId="77777777" w:rsidR="001E30B5" w:rsidRDefault="00000000">
            <w:pPr>
              <w:spacing w:before="40" w:after="40" w:line="276" w:lineRule="auto"/>
              <w:jc w:val="center"/>
            </w:pPr>
            <w:r>
              <w:rPr>
                <w:rFonts w:eastAsia="黑体"/>
                <w:b/>
                <w:noProof/>
                <w:sz w:val="18"/>
                <w:szCs w:val="18"/>
              </w:rPr>
              <w:t>该平台相关率</w:t>
            </w:r>
            <w:r>
              <w:rPr>
                <w:rFonts w:eastAsia="黑体"/>
                <w:b/>
                <w:noProof/>
                <w:sz w:val="18"/>
                <w:szCs w:val="18"/>
              </w:rPr>
              <w:t>/%</w:t>
            </w:r>
          </w:p>
        </w:tc>
      </w:tr>
      <w:tr w:rsidR="001E30B5" w14:paraId="6C7502FC" w14:textId="77777777">
        <w:trPr>
          <w:cantSplit/>
          <w:jc w:val="center"/>
        </w:trPr>
        <w:tc>
          <w:tcPr>
            <w:tcW w:w="1474" w:type="dxa"/>
            <w:tcBorders>
              <w:top w:val="nil"/>
              <w:left w:val="nil"/>
              <w:bottom w:val="nil"/>
              <w:right w:val="nil"/>
            </w:tcBorders>
            <w:vAlign w:val="center"/>
          </w:tcPr>
          <w:p w14:paraId="5DCA3367" w14:textId="77777777" w:rsidR="001E30B5" w:rsidRDefault="00000000">
            <w:pPr>
              <w:spacing w:before="40" w:after="40" w:line="276" w:lineRule="auto"/>
              <w:jc w:val="center"/>
            </w:pPr>
            <w:r>
              <w:rPr>
                <w:noProof/>
                <w:sz w:val="18"/>
                <w:szCs w:val="18"/>
              </w:rPr>
              <w:t>微博</w:t>
            </w:r>
          </w:p>
        </w:tc>
        <w:tc>
          <w:tcPr>
            <w:tcW w:w="1701" w:type="dxa"/>
            <w:tcBorders>
              <w:top w:val="nil"/>
              <w:left w:val="nil"/>
              <w:bottom w:val="nil"/>
              <w:right w:val="nil"/>
            </w:tcBorders>
            <w:vAlign w:val="center"/>
          </w:tcPr>
          <w:p w14:paraId="3122CE4F" w14:textId="77777777" w:rsidR="001E30B5" w:rsidRDefault="00000000">
            <w:pPr>
              <w:spacing w:before="40" w:after="40" w:line="276" w:lineRule="auto"/>
              <w:jc w:val="center"/>
            </w:pPr>
            <w:r>
              <w:rPr>
                <w:noProof/>
                <w:sz w:val="18"/>
                <w:szCs w:val="18"/>
              </w:rPr>
              <w:t>240,917</w:t>
            </w:r>
          </w:p>
        </w:tc>
        <w:tc>
          <w:tcPr>
            <w:tcW w:w="1927" w:type="dxa"/>
            <w:tcBorders>
              <w:top w:val="nil"/>
              <w:left w:val="nil"/>
              <w:bottom w:val="nil"/>
              <w:right w:val="nil"/>
            </w:tcBorders>
            <w:vAlign w:val="center"/>
          </w:tcPr>
          <w:p w14:paraId="1F518903" w14:textId="77777777" w:rsidR="001E30B5" w:rsidRDefault="00000000">
            <w:pPr>
              <w:spacing w:before="40" w:after="40" w:line="276" w:lineRule="auto"/>
              <w:jc w:val="center"/>
            </w:pPr>
            <w:r>
              <w:rPr>
                <w:noProof/>
                <w:sz w:val="18"/>
                <w:szCs w:val="18"/>
              </w:rPr>
              <w:t>84.6</w:t>
            </w:r>
          </w:p>
        </w:tc>
        <w:tc>
          <w:tcPr>
            <w:tcW w:w="1701" w:type="dxa"/>
            <w:tcBorders>
              <w:top w:val="nil"/>
              <w:left w:val="nil"/>
              <w:bottom w:val="nil"/>
              <w:right w:val="nil"/>
            </w:tcBorders>
            <w:vAlign w:val="center"/>
          </w:tcPr>
          <w:p w14:paraId="1602098A" w14:textId="77777777" w:rsidR="001E30B5" w:rsidRDefault="00000000">
            <w:pPr>
              <w:spacing w:before="40" w:after="40" w:line="276" w:lineRule="auto"/>
              <w:jc w:val="center"/>
            </w:pPr>
            <w:r>
              <w:rPr>
                <w:noProof/>
                <w:sz w:val="18"/>
                <w:szCs w:val="18"/>
              </w:rPr>
              <w:t>91,307</w:t>
            </w:r>
          </w:p>
        </w:tc>
        <w:tc>
          <w:tcPr>
            <w:tcW w:w="1927" w:type="dxa"/>
            <w:tcBorders>
              <w:top w:val="nil"/>
              <w:left w:val="nil"/>
              <w:bottom w:val="nil"/>
              <w:right w:val="nil"/>
            </w:tcBorders>
            <w:vAlign w:val="center"/>
          </w:tcPr>
          <w:p w14:paraId="6734B79D" w14:textId="77777777" w:rsidR="001E30B5" w:rsidRDefault="00000000">
            <w:pPr>
              <w:spacing w:before="40" w:after="40" w:line="276" w:lineRule="auto"/>
              <w:jc w:val="center"/>
            </w:pPr>
            <w:r>
              <w:rPr>
                <w:noProof/>
                <w:sz w:val="18"/>
                <w:szCs w:val="18"/>
              </w:rPr>
              <w:t>37.9</w:t>
            </w:r>
          </w:p>
        </w:tc>
      </w:tr>
      <w:tr w:rsidR="001E30B5" w14:paraId="699251BF" w14:textId="77777777">
        <w:trPr>
          <w:cantSplit/>
          <w:jc w:val="center"/>
        </w:trPr>
        <w:tc>
          <w:tcPr>
            <w:tcW w:w="1474" w:type="dxa"/>
            <w:tcBorders>
              <w:top w:val="nil"/>
              <w:left w:val="nil"/>
              <w:bottom w:val="nil"/>
              <w:right w:val="nil"/>
            </w:tcBorders>
            <w:vAlign w:val="center"/>
          </w:tcPr>
          <w:p w14:paraId="60006E89" w14:textId="77777777" w:rsidR="001E30B5" w:rsidRDefault="00000000">
            <w:pPr>
              <w:spacing w:before="40" w:after="40" w:line="276" w:lineRule="auto"/>
              <w:jc w:val="center"/>
            </w:pPr>
            <w:r>
              <w:rPr>
                <w:noProof/>
                <w:sz w:val="18"/>
                <w:szCs w:val="18"/>
              </w:rPr>
              <w:t>抖音</w:t>
            </w:r>
          </w:p>
        </w:tc>
        <w:tc>
          <w:tcPr>
            <w:tcW w:w="1701" w:type="dxa"/>
            <w:tcBorders>
              <w:top w:val="nil"/>
              <w:left w:val="nil"/>
              <w:bottom w:val="nil"/>
              <w:right w:val="nil"/>
            </w:tcBorders>
            <w:vAlign w:val="center"/>
          </w:tcPr>
          <w:p w14:paraId="0B9D7AAE" w14:textId="77777777" w:rsidR="001E30B5" w:rsidRDefault="00000000">
            <w:pPr>
              <w:spacing w:before="40" w:after="40" w:line="276" w:lineRule="auto"/>
              <w:jc w:val="center"/>
            </w:pPr>
            <w:r>
              <w:rPr>
                <w:noProof/>
                <w:sz w:val="18"/>
                <w:szCs w:val="18"/>
              </w:rPr>
              <w:t>25,677</w:t>
            </w:r>
          </w:p>
        </w:tc>
        <w:tc>
          <w:tcPr>
            <w:tcW w:w="1927" w:type="dxa"/>
            <w:tcBorders>
              <w:top w:val="nil"/>
              <w:left w:val="nil"/>
              <w:bottom w:val="nil"/>
              <w:right w:val="nil"/>
            </w:tcBorders>
            <w:vAlign w:val="center"/>
          </w:tcPr>
          <w:p w14:paraId="337810D2" w14:textId="77777777" w:rsidR="001E30B5" w:rsidRDefault="00000000">
            <w:pPr>
              <w:spacing w:before="40" w:after="40" w:line="276" w:lineRule="auto"/>
              <w:jc w:val="center"/>
            </w:pPr>
            <w:r>
              <w:rPr>
                <w:noProof/>
                <w:sz w:val="18"/>
                <w:szCs w:val="18"/>
              </w:rPr>
              <w:t>9.0</w:t>
            </w:r>
          </w:p>
        </w:tc>
        <w:tc>
          <w:tcPr>
            <w:tcW w:w="1701" w:type="dxa"/>
            <w:tcBorders>
              <w:top w:val="nil"/>
              <w:left w:val="nil"/>
              <w:bottom w:val="nil"/>
              <w:right w:val="nil"/>
            </w:tcBorders>
            <w:vAlign w:val="center"/>
          </w:tcPr>
          <w:p w14:paraId="202A1731" w14:textId="77777777" w:rsidR="001E30B5" w:rsidRDefault="00000000">
            <w:pPr>
              <w:spacing w:before="40" w:after="40" w:line="276" w:lineRule="auto"/>
              <w:jc w:val="center"/>
            </w:pPr>
            <w:r>
              <w:rPr>
                <w:noProof/>
                <w:sz w:val="18"/>
                <w:szCs w:val="18"/>
              </w:rPr>
              <w:t>7,383</w:t>
            </w:r>
          </w:p>
        </w:tc>
        <w:tc>
          <w:tcPr>
            <w:tcW w:w="1927" w:type="dxa"/>
            <w:tcBorders>
              <w:top w:val="nil"/>
              <w:left w:val="nil"/>
              <w:bottom w:val="nil"/>
              <w:right w:val="nil"/>
            </w:tcBorders>
            <w:vAlign w:val="center"/>
          </w:tcPr>
          <w:p w14:paraId="09C8708C" w14:textId="77777777" w:rsidR="001E30B5" w:rsidRDefault="00000000">
            <w:pPr>
              <w:spacing w:before="40" w:after="40" w:line="276" w:lineRule="auto"/>
              <w:jc w:val="center"/>
            </w:pPr>
            <w:r>
              <w:rPr>
                <w:noProof/>
                <w:sz w:val="18"/>
                <w:szCs w:val="18"/>
              </w:rPr>
              <w:t>28.8</w:t>
            </w:r>
          </w:p>
        </w:tc>
      </w:tr>
      <w:tr w:rsidR="001E30B5" w14:paraId="2CD404B2" w14:textId="77777777">
        <w:trPr>
          <w:cantSplit/>
          <w:jc w:val="center"/>
        </w:trPr>
        <w:tc>
          <w:tcPr>
            <w:tcW w:w="1474" w:type="dxa"/>
            <w:tcBorders>
              <w:top w:val="nil"/>
              <w:left w:val="nil"/>
              <w:bottom w:val="nil"/>
              <w:right w:val="nil"/>
            </w:tcBorders>
            <w:vAlign w:val="center"/>
          </w:tcPr>
          <w:p w14:paraId="2D56F0A4" w14:textId="77777777" w:rsidR="001E30B5" w:rsidRDefault="00000000">
            <w:pPr>
              <w:spacing w:before="40" w:after="40" w:line="276" w:lineRule="auto"/>
              <w:jc w:val="center"/>
            </w:pPr>
            <w:r>
              <w:rPr>
                <w:noProof/>
                <w:sz w:val="18"/>
                <w:szCs w:val="18"/>
              </w:rPr>
              <w:t>小红书</w:t>
            </w:r>
          </w:p>
        </w:tc>
        <w:tc>
          <w:tcPr>
            <w:tcW w:w="1701" w:type="dxa"/>
            <w:tcBorders>
              <w:top w:val="nil"/>
              <w:left w:val="nil"/>
              <w:bottom w:val="nil"/>
              <w:right w:val="nil"/>
            </w:tcBorders>
            <w:vAlign w:val="center"/>
          </w:tcPr>
          <w:p w14:paraId="7B5A9EC3" w14:textId="77777777" w:rsidR="001E30B5" w:rsidRDefault="00000000">
            <w:pPr>
              <w:spacing w:before="40" w:after="40" w:line="276" w:lineRule="auto"/>
              <w:jc w:val="center"/>
            </w:pPr>
            <w:r>
              <w:rPr>
                <w:noProof/>
                <w:sz w:val="18"/>
                <w:szCs w:val="18"/>
              </w:rPr>
              <w:t>17,161</w:t>
            </w:r>
          </w:p>
        </w:tc>
        <w:tc>
          <w:tcPr>
            <w:tcW w:w="1927" w:type="dxa"/>
            <w:tcBorders>
              <w:top w:val="nil"/>
              <w:left w:val="nil"/>
              <w:bottom w:val="nil"/>
              <w:right w:val="nil"/>
            </w:tcBorders>
            <w:vAlign w:val="center"/>
          </w:tcPr>
          <w:p w14:paraId="5E89A137" w14:textId="77777777" w:rsidR="001E30B5" w:rsidRDefault="00000000">
            <w:pPr>
              <w:spacing w:before="40" w:after="40" w:line="276" w:lineRule="auto"/>
              <w:jc w:val="center"/>
            </w:pPr>
            <w:r>
              <w:rPr>
                <w:noProof/>
                <w:sz w:val="18"/>
                <w:szCs w:val="18"/>
              </w:rPr>
              <w:t>6.0</w:t>
            </w:r>
          </w:p>
        </w:tc>
        <w:tc>
          <w:tcPr>
            <w:tcW w:w="1701" w:type="dxa"/>
            <w:tcBorders>
              <w:top w:val="nil"/>
              <w:left w:val="nil"/>
              <w:bottom w:val="nil"/>
              <w:right w:val="nil"/>
            </w:tcBorders>
            <w:vAlign w:val="center"/>
          </w:tcPr>
          <w:p w14:paraId="60FA96EA" w14:textId="77777777" w:rsidR="001E30B5" w:rsidRDefault="00000000">
            <w:pPr>
              <w:spacing w:before="40" w:after="40" w:line="276" w:lineRule="auto"/>
              <w:jc w:val="center"/>
            </w:pPr>
            <w:r>
              <w:rPr>
                <w:noProof/>
                <w:sz w:val="18"/>
                <w:szCs w:val="18"/>
              </w:rPr>
              <w:t>4,567</w:t>
            </w:r>
          </w:p>
        </w:tc>
        <w:tc>
          <w:tcPr>
            <w:tcW w:w="1927" w:type="dxa"/>
            <w:tcBorders>
              <w:top w:val="nil"/>
              <w:left w:val="nil"/>
              <w:bottom w:val="nil"/>
              <w:right w:val="nil"/>
            </w:tcBorders>
            <w:vAlign w:val="center"/>
          </w:tcPr>
          <w:p w14:paraId="087C8A58" w14:textId="77777777" w:rsidR="001E30B5" w:rsidRDefault="00000000">
            <w:pPr>
              <w:spacing w:before="40" w:after="40" w:line="276" w:lineRule="auto"/>
              <w:jc w:val="center"/>
            </w:pPr>
            <w:r>
              <w:rPr>
                <w:noProof/>
                <w:sz w:val="18"/>
                <w:szCs w:val="18"/>
              </w:rPr>
              <w:t>26.6</w:t>
            </w:r>
          </w:p>
        </w:tc>
      </w:tr>
      <w:tr w:rsidR="001E30B5" w14:paraId="2E5EAED6" w14:textId="77777777">
        <w:trPr>
          <w:cantSplit/>
          <w:jc w:val="center"/>
        </w:trPr>
        <w:tc>
          <w:tcPr>
            <w:tcW w:w="1474" w:type="dxa"/>
            <w:tcBorders>
              <w:top w:val="nil"/>
              <w:left w:val="nil"/>
              <w:bottom w:val="single" w:sz="12" w:space="0" w:color="000000"/>
              <w:right w:val="nil"/>
            </w:tcBorders>
            <w:vAlign w:val="center"/>
          </w:tcPr>
          <w:p w14:paraId="5CC4F961" w14:textId="77777777" w:rsidR="001E30B5" w:rsidRDefault="00000000">
            <w:pPr>
              <w:spacing w:before="40" w:after="40" w:line="276" w:lineRule="auto"/>
              <w:jc w:val="center"/>
            </w:pPr>
            <w:r>
              <w:rPr>
                <w:noProof/>
                <w:sz w:val="18"/>
                <w:szCs w:val="18"/>
              </w:rPr>
              <w:t>知乎</w:t>
            </w:r>
          </w:p>
        </w:tc>
        <w:tc>
          <w:tcPr>
            <w:tcW w:w="1701" w:type="dxa"/>
            <w:tcBorders>
              <w:top w:val="nil"/>
              <w:left w:val="nil"/>
              <w:bottom w:val="single" w:sz="12" w:space="0" w:color="000000"/>
              <w:right w:val="nil"/>
            </w:tcBorders>
            <w:vAlign w:val="center"/>
          </w:tcPr>
          <w:p w14:paraId="0B9FDA7B" w14:textId="77777777" w:rsidR="001E30B5" w:rsidRDefault="00000000">
            <w:pPr>
              <w:spacing w:before="40" w:after="40" w:line="276" w:lineRule="auto"/>
              <w:jc w:val="center"/>
            </w:pPr>
            <w:r>
              <w:rPr>
                <w:noProof/>
                <w:sz w:val="18"/>
                <w:szCs w:val="18"/>
              </w:rPr>
              <w:t>1,094</w:t>
            </w:r>
          </w:p>
        </w:tc>
        <w:tc>
          <w:tcPr>
            <w:tcW w:w="1927" w:type="dxa"/>
            <w:tcBorders>
              <w:top w:val="nil"/>
              <w:left w:val="nil"/>
              <w:bottom w:val="single" w:sz="12" w:space="0" w:color="000000"/>
              <w:right w:val="nil"/>
            </w:tcBorders>
            <w:vAlign w:val="center"/>
          </w:tcPr>
          <w:p w14:paraId="0E8D44CD" w14:textId="77777777" w:rsidR="001E30B5" w:rsidRDefault="00000000">
            <w:pPr>
              <w:spacing w:before="40" w:after="40" w:line="276" w:lineRule="auto"/>
              <w:jc w:val="center"/>
            </w:pPr>
            <w:r>
              <w:rPr>
                <w:noProof/>
                <w:sz w:val="18"/>
                <w:szCs w:val="18"/>
              </w:rPr>
              <w:t>0.4</w:t>
            </w:r>
          </w:p>
        </w:tc>
        <w:tc>
          <w:tcPr>
            <w:tcW w:w="1701" w:type="dxa"/>
            <w:tcBorders>
              <w:top w:val="nil"/>
              <w:left w:val="nil"/>
              <w:bottom w:val="single" w:sz="12" w:space="0" w:color="000000"/>
              <w:right w:val="nil"/>
            </w:tcBorders>
            <w:vAlign w:val="center"/>
          </w:tcPr>
          <w:p w14:paraId="5C953514" w14:textId="77777777" w:rsidR="001E30B5" w:rsidRDefault="00000000">
            <w:pPr>
              <w:spacing w:before="40" w:after="40" w:line="276" w:lineRule="auto"/>
              <w:jc w:val="center"/>
            </w:pPr>
            <w:r>
              <w:rPr>
                <w:noProof/>
                <w:sz w:val="18"/>
                <w:szCs w:val="18"/>
              </w:rPr>
              <w:t>474</w:t>
            </w:r>
          </w:p>
        </w:tc>
        <w:tc>
          <w:tcPr>
            <w:tcW w:w="1927" w:type="dxa"/>
            <w:tcBorders>
              <w:top w:val="nil"/>
              <w:left w:val="nil"/>
              <w:bottom w:val="single" w:sz="12" w:space="0" w:color="000000"/>
              <w:right w:val="nil"/>
            </w:tcBorders>
            <w:vAlign w:val="center"/>
          </w:tcPr>
          <w:p w14:paraId="63221A7A" w14:textId="77777777" w:rsidR="001E30B5" w:rsidRDefault="00000000">
            <w:pPr>
              <w:spacing w:before="40" w:after="40" w:line="276" w:lineRule="auto"/>
              <w:jc w:val="center"/>
            </w:pPr>
            <w:r>
              <w:rPr>
                <w:noProof/>
                <w:sz w:val="18"/>
                <w:szCs w:val="18"/>
              </w:rPr>
              <w:t>43.3</w:t>
            </w:r>
          </w:p>
        </w:tc>
      </w:tr>
    </w:tbl>
    <w:p w14:paraId="01660C88" w14:textId="77777777" w:rsidR="001E30B5" w:rsidRDefault="00000000">
      <w:pPr>
        <w:ind w:firstLine="480"/>
        <w:jc w:val="both"/>
      </w:pPr>
      <w:r>
        <w:rPr>
          <w:szCs w:val="24"/>
        </w:rPr>
        <w:lastRenderedPageBreak/>
        <w:t>在</w:t>
      </w:r>
      <w:r>
        <w:rPr>
          <w:szCs w:val="24"/>
        </w:rPr>
        <w:t>103,731</w:t>
      </w:r>
      <w:r>
        <w:rPr>
          <w:szCs w:val="24"/>
        </w:rPr>
        <w:t>条相关评论中，积极态度</w:t>
      </w:r>
      <w:r>
        <w:rPr>
          <w:szCs w:val="24"/>
        </w:rPr>
        <w:t>54,319</w:t>
      </w:r>
      <w:r>
        <w:rPr>
          <w:szCs w:val="24"/>
        </w:rPr>
        <w:t>条，占</w:t>
      </w:r>
      <w:r>
        <w:rPr>
          <w:szCs w:val="24"/>
        </w:rPr>
        <w:t>52.4%</w:t>
      </w:r>
      <w:r>
        <w:rPr>
          <w:szCs w:val="24"/>
        </w:rPr>
        <w:t>；无态度</w:t>
      </w:r>
      <w:r>
        <w:rPr>
          <w:szCs w:val="24"/>
        </w:rPr>
        <w:t>31,845</w:t>
      </w:r>
      <w:r>
        <w:rPr>
          <w:szCs w:val="24"/>
        </w:rPr>
        <w:t>条，占</w:t>
      </w:r>
      <w:r>
        <w:rPr>
          <w:szCs w:val="24"/>
        </w:rPr>
        <w:t>30.7%</w:t>
      </w:r>
      <w:r>
        <w:rPr>
          <w:szCs w:val="24"/>
        </w:rPr>
        <w:t>；中立态度</w:t>
      </w:r>
      <w:r>
        <w:rPr>
          <w:szCs w:val="24"/>
        </w:rPr>
        <w:t>10,773</w:t>
      </w:r>
      <w:r>
        <w:rPr>
          <w:szCs w:val="24"/>
        </w:rPr>
        <w:t>条，占</w:t>
      </w:r>
      <w:r>
        <w:rPr>
          <w:szCs w:val="24"/>
        </w:rPr>
        <w:t>10.4%</w:t>
      </w:r>
      <w:r>
        <w:rPr>
          <w:szCs w:val="24"/>
        </w:rPr>
        <w:t>；消极态度</w:t>
      </w:r>
      <w:r>
        <w:rPr>
          <w:szCs w:val="24"/>
        </w:rPr>
        <w:t>6,794</w:t>
      </w:r>
      <w:r>
        <w:rPr>
          <w:szCs w:val="24"/>
        </w:rPr>
        <w:t>条，占</w:t>
      </w:r>
      <w:r>
        <w:rPr>
          <w:szCs w:val="24"/>
        </w:rPr>
        <w:t>6.5%</w:t>
      </w:r>
      <w:r>
        <w:rPr>
          <w:szCs w:val="24"/>
        </w:rPr>
        <w:t>。若仅以有态度评论为分母，积极、中立和消极分别占</w:t>
      </w:r>
      <w:r>
        <w:rPr>
          <w:szCs w:val="24"/>
        </w:rPr>
        <w:t>75.6%</w:t>
      </w:r>
      <w:r>
        <w:rPr>
          <w:szCs w:val="24"/>
        </w:rPr>
        <w:t>、</w:t>
      </w:r>
      <w:r>
        <w:rPr>
          <w:szCs w:val="24"/>
        </w:rPr>
        <w:t>15.0%</w:t>
      </w:r>
      <w:r>
        <w:rPr>
          <w:szCs w:val="24"/>
        </w:rPr>
        <w:t>和</w:t>
      </w:r>
      <w:r>
        <w:rPr>
          <w:szCs w:val="24"/>
        </w:rPr>
        <w:t>9.5%</w:t>
      </w:r>
      <w:r>
        <w:rPr>
          <w:szCs w:val="24"/>
        </w:rPr>
        <w:t>。这一结果说明检索范围内的公开讨论总体偏积极，但</w:t>
      </w:r>
      <w:r>
        <w:rPr>
          <w:szCs w:val="24"/>
        </w:rPr>
        <w:t>“</w:t>
      </w:r>
      <w:r>
        <w:rPr>
          <w:szCs w:val="24"/>
        </w:rPr>
        <w:t>积极</w:t>
      </w:r>
      <w:r>
        <w:rPr>
          <w:szCs w:val="24"/>
        </w:rPr>
        <w:t>”</w:t>
      </w:r>
      <w:r>
        <w:rPr>
          <w:szCs w:val="24"/>
        </w:rPr>
        <w:t>首先是分类模型识别的评价方向，尚不能等同于对独立诊断、临床替代或全部应用场景的无条件接受。</w:t>
      </w:r>
    </w:p>
    <w:p w14:paraId="42FB6724"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4</w:t>
      </w:r>
      <w:r>
        <w:rPr>
          <w:rFonts w:eastAsia="黑体"/>
          <w:b/>
          <w:sz w:val="18"/>
          <w:szCs w:val="18"/>
        </w:rPr>
        <w:t xml:space="preserve">　相关评论的态度分布（</w:t>
      </w:r>
      <w:r>
        <w:rPr>
          <w:rFonts w:eastAsia="黑体"/>
          <w:b/>
          <w:sz w:val="18"/>
          <w:szCs w:val="18"/>
        </w:rPr>
        <w:t>N=103,731</w:t>
      </w:r>
      <w:r>
        <w:rPr>
          <w:rFonts w:eastAsia="黑体"/>
          <w:b/>
          <w:sz w:val="18"/>
          <w:szCs w:val="18"/>
        </w:rPr>
        <w:t>）</w:t>
      </w:r>
    </w:p>
    <w:p w14:paraId="41B0B096" w14:textId="77777777" w:rsidR="00C27996" w:rsidRDefault="00000000">
      <w:pPr>
        <w:keepNext/>
        <w:spacing w:after="60"/>
        <w:jc w:val="center"/>
      </w:pPr>
      <w:r>
        <w:rPr>
          <w:rFonts w:eastAsia="Times New Roman"/>
          <w:b/>
          <w:sz w:val="18"/>
          <w:szCs w:val="18"/>
        </w:rPr>
        <w:t>Table 4　Attitude distribution of relevant comments (N = 103,731)</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2138"/>
        <w:gridCol w:w="2138"/>
        <w:gridCol w:w="2435"/>
        <w:gridCol w:w="2435"/>
      </w:tblGrid>
      <w:tr w:rsidR="001E30B5" w14:paraId="3519D1B2" w14:textId="77777777">
        <w:trPr>
          <w:cantSplit/>
          <w:tblHeader/>
          <w:jc w:val="center"/>
        </w:trPr>
        <w:tc>
          <w:tcPr>
            <w:tcW w:w="2041" w:type="dxa"/>
            <w:tcBorders>
              <w:top w:val="single" w:sz="12" w:space="0" w:color="000000"/>
              <w:left w:val="nil"/>
              <w:bottom w:val="single" w:sz="6" w:space="0" w:color="000000"/>
              <w:right w:val="nil"/>
            </w:tcBorders>
            <w:vAlign w:val="center"/>
          </w:tcPr>
          <w:p w14:paraId="32734E00" w14:textId="77777777" w:rsidR="001E30B5" w:rsidRDefault="00000000">
            <w:pPr>
              <w:spacing w:before="40" w:after="40" w:line="276" w:lineRule="auto"/>
              <w:jc w:val="center"/>
            </w:pPr>
            <w:r>
              <w:rPr>
                <w:rFonts w:eastAsia="黑体"/>
                <w:b/>
                <w:noProof/>
                <w:sz w:val="18"/>
                <w:szCs w:val="18"/>
              </w:rPr>
              <w:t>类别</w:t>
            </w:r>
          </w:p>
        </w:tc>
        <w:tc>
          <w:tcPr>
            <w:tcW w:w="2041" w:type="dxa"/>
            <w:tcBorders>
              <w:top w:val="single" w:sz="12" w:space="0" w:color="000000"/>
              <w:left w:val="nil"/>
              <w:bottom w:val="single" w:sz="6" w:space="0" w:color="000000"/>
              <w:right w:val="nil"/>
            </w:tcBorders>
            <w:vAlign w:val="center"/>
          </w:tcPr>
          <w:p w14:paraId="0C8411DF" w14:textId="77777777" w:rsidR="001E30B5" w:rsidRDefault="00000000">
            <w:pPr>
              <w:spacing w:before="40" w:after="40" w:line="276" w:lineRule="auto"/>
              <w:jc w:val="center"/>
            </w:pPr>
            <w:r>
              <w:rPr>
                <w:rFonts w:eastAsia="黑体"/>
                <w:b/>
                <w:noProof/>
                <w:sz w:val="18"/>
                <w:szCs w:val="18"/>
              </w:rPr>
              <w:t>样本量</w:t>
            </w:r>
          </w:p>
        </w:tc>
        <w:tc>
          <w:tcPr>
            <w:tcW w:w="2324" w:type="dxa"/>
            <w:tcBorders>
              <w:top w:val="single" w:sz="12" w:space="0" w:color="000000"/>
              <w:left w:val="nil"/>
              <w:bottom w:val="single" w:sz="6" w:space="0" w:color="000000"/>
              <w:right w:val="nil"/>
            </w:tcBorders>
            <w:vAlign w:val="center"/>
          </w:tcPr>
          <w:p w14:paraId="41AE5082" w14:textId="77777777" w:rsidR="001E30B5" w:rsidRDefault="00000000">
            <w:pPr>
              <w:spacing w:before="40" w:after="40" w:line="276" w:lineRule="auto"/>
              <w:jc w:val="center"/>
            </w:pPr>
            <w:r>
              <w:rPr>
                <w:rFonts w:eastAsia="黑体"/>
                <w:b/>
                <w:noProof/>
                <w:sz w:val="18"/>
                <w:szCs w:val="18"/>
              </w:rPr>
              <w:t>占相关</w:t>
            </w:r>
            <w:r>
              <w:rPr>
                <w:rFonts w:eastAsia="黑体"/>
                <w:b/>
                <w:noProof/>
                <w:sz w:val="18"/>
                <w:szCs w:val="18"/>
              </w:rPr>
              <w:t>/%</w:t>
            </w:r>
          </w:p>
        </w:tc>
        <w:tc>
          <w:tcPr>
            <w:tcW w:w="2324" w:type="dxa"/>
            <w:tcBorders>
              <w:top w:val="single" w:sz="12" w:space="0" w:color="000000"/>
              <w:left w:val="nil"/>
              <w:bottom w:val="single" w:sz="6" w:space="0" w:color="000000"/>
              <w:right w:val="nil"/>
            </w:tcBorders>
            <w:vAlign w:val="center"/>
          </w:tcPr>
          <w:p w14:paraId="5753636B" w14:textId="77777777" w:rsidR="001E30B5" w:rsidRDefault="00000000">
            <w:pPr>
              <w:spacing w:before="40" w:after="40" w:line="276" w:lineRule="auto"/>
              <w:jc w:val="center"/>
            </w:pPr>
            <w:r>
              <w:rPr>
                <w:rFonts w:eastAsia="黑体"/>
                <w:b/>
                <w:noProof/>
                <w:sz w:val="18"/>
                <w:szCs w:val="18"/>
              </w:rPr>
              <w:t>占有态度</w:t>
            </w:r>
            <w:r>
              <w:rPr>
                <w:rFonts w:eastAsia="黑体"/>
                <w:b/>
                <w:noProof/>
                <w:sz w:val="18"/>
                <w:szCs w:val="18"/>
              </w:rPr>
              <w:t>/%</w:t>
            </w:r>
          </w:p>
        </w:tc>
      </w:tr>
      <w:tr w:rsidR="001E30B5" w14:paraId="6F224A82" w14:textId="77777777">
        <w:trPr>
          <w:cantSplit/>
          <w:jc w:val="center"/>
        </w:trPr>
        <w:tc>
          <w:tcPr>
            <w:tcW w:w="2041" w:type="dxa"/>
            <w:tcBorders>
              <w:top w:val="nil"/>
              <w:left w:val="nil"/>
              <w:bottom w:val="nil"/>
              <w:right w:val="nil"/>
            </w:tcBorders>
            <w:vAlign w:val="center"/>
          </w:tcPr>
          <w:p w14:paraId="3A8E5AA1" w14:textId="77777777" w:rsidR="001E30B5" w:rsidRDefault="00000000">
            <w:pPr>
              <w:spacing w:before="40" w:after="40" w:line="276" w:lineRule="auto"/>
              <w:jc w:val="center"/>
            </w:pPr>
            <w:r>
              <w:rPr>
                <w:noProof/>
                <w:sz w:val="18"/>
                <w:szCs w:val="18"/>
              </w:rPr>
              <w:t>积极看待</w:t>
            </w:r>
          </w:p>
        </w:tc>
        <w:tc>
          <w:tcPr>
            <w:tcW w:w="2041" w:type="dxa"/>
            <w:tcBorders>
              <w:top w:val="nil"/>
              <w:left w:val="nil"/>
              <w:bottom w:val="nil"/>
              <w:right w:val="nil"/>
            </w:tcBorders>
            <w:vAlign w:val="center"/>
          </w:tcPr>
          <w:p w14:paraId="0237987A" w14:textId="77777777" w:rsidR="001E30B5" w:rsidRDefault="00000000">
            <w:pPr>
              <w:spacing w:before="40" w:after="40" w:line="276" w:lineRule="auto"/>
              <w:jc w:val="center"/>
            </w:pPr>
            <w:r>
              <w:rPr>
                <w:noProof/>
                <w:sz w:val="18"/>
                <w:szCs w:val="18"/>
              </w:rPr>
              <w:t>54,319</w:t>
            </w:r>
          </w:p>
        </w:tc>
        <w:tc>
          <w:tcPr>
            <w:tcW w:w="2324" w:type="dxa"/>
            <w:tcBorders>
              <w:top w:val="nil"/>
              <w:left w:val="nil"/>
              <w:bottom w:val="nil"/>
              <w:right w:val="nil"/>
            </w:tcBorders>
            <w:vAlign w:val="center"/>
          </w:tcPr>
          <w:p w14:paraId="29E12676" w14:textId="77777777" w:rsidR="001E30B5" w:rsidRDefault="00000000">
            <w:pPr>
              <w:spacing w:before="40" w:after="40" w:line="276" w:lineRule="auto"/>
              <w:jc w:val="center"/>
            </w:pPr>
            <w:r>
              <w:rPr>
                <w:noProof/>
                <w:sz w:val="18"/>
                <w:szCs w:val="18"/>
              </w:rPr>
              <w:t>52.4</w:t>
            </w:r>
          </w:p>
        </w:tc>
        <w:tc>
          <w:tcPr>
            <w:tcW w:w="2324" w:type="dxa"/>
            <w:tcBorders>
              <w:top w:val="nil"/>
              <w:left w:val="nil"/>
              <w:bottom w:val="nil"/>
              <w:right w:val="nil"/>
            </w:tcBorders>
            <w:vAlign w:val="center"/>
          </w:tcPr>
          <w:p w14:paraId="3D8D41CE" w14:textId="77777777" w:rsidR="001E30B5" w:rsidRDefault="00000000">
            <w:pPr>
              <w:spacing w:before="40" w:after="40" w:line="276" w:lineRule="auto"/>
              <w:jc w:val="center"/>
            </w:pPr>
            <w:r>
              <w:rPr>
                <w:noProof/>
                <w:sz w:val="18"/>
                <w:szCs w:val="18"/>
              </w:rPr>
              <w:t>75.6</w:t>
            </w:r>
          </w:p>
        </w:tc>
      </w:tr>
      <w:tr w:rsidR="001E30B5" w14:paraId="7F6DB14E" w14:textId="77777777">
        <w:trPr>
          <w:cantSplit/>
          <w:jc w:val="center"/>
        </w:trPr>
        <w:tc>
          <w:tcPr>
            <w:tcW w:w="2041" w:type="dxa"/>
            <w:tcBorders>
              <w:top w:val="nil"/>
              <w:left w:val="nil"/>
              <w:bottom w:val="nil"/>
              <w:right w:val="nil"/>
            </w:tcBorders>
            <w:vAlign w:val="center"/>
          </w:tcPr>
          <w:p w14:paraId="119152CB" w14:textId="77777777" w:rsidR="001E30B5" w:rsidRDefault="00000000">
            <w:pPr>
              <w:spacing w:before="40" w:after="40" w:line="276" w:lineRule="auto"/>
              <w:jc w:val="center"/>
            </w:pPr>
            <w:r>
              <w:rPr>
                <w:noProof/>
                <w:sz w:val="18"/>
                <w:szCs w:val="18"/>
              </w:rPr>
              <w:t>无态度</w:t>
            </w:r>
          </w:p>
        </w:tc>
        <w:tc>
          <w:tcPr>
            <w:tcW w:w="2041" w:type="dxa"/>
            <w:tcBorders>
              <w:top w:val="nil"/>
              <w:left w:val="nil"/>
              <w:bottom w:val="nil"/>
              <w:right w:val="nil"/>
            </w:tcBorders>
            <w:vAlign w:val="center"/>
          </w:tcPr>
          <w:p w14:paraId="0F21E913" w14:textId="77777777" w:rsidR="001E30B5" w:rsidRDefault="00000000">
            <w:pPr>
              <w:spacing w:before="40" w:after="40" w:line="276" w:lineRule="auto"/>
              <w:jc w:val="center"/>
            </w:pPr>
            <w:r>
              <w:rPr>
                <w:noProof/>
                <w:sz w:val="18"/>
                <w:szCs w:val="18"/>
              </w:rPr>
              <w:t>31,845</w:t>
            </w:r>
          </w:p>
        </w:tc>
        <w:tc>
          <w:tcPr>
            <w:tcW w:w="2324" w:type="dxa"/>
            <w:tcBorders>
              <w:top w:val="nil"/>
              <w:left w:val="nil"/>
              <w:bottom w:val="nil"/>
              <w:right w:val="nil"/>
            </w:tcBorders>
            <w:vAlign w:val="center"/>
          </w:tcPr>
          <w:p w14:paraId="22F741A4" w14:textId="77777777" w:rsidR="001E30B5" w:rsidRDefault="00000000">
            <w:pPr>
              <w:spacing w:before="40" w:after="40" w:line="276" w:lineRule="auto"/>
              <w:jc w:val="center"/>
            </w:pPr>
            <w:r>
              <w:rPr>
                <w:noProof/>
                <w:sz w:val="18"/>
                <w:szCs w:val="18"/>
              </w:rPr>
              <w:t>30.7</w:t>
            </w:r>
          </w:p>
        </w:tc>
        <w:tc>
          <w:tcPr>
            <w:tcW w:w="2324" w:type="dxa"/>
            <w:tcBorders>
              <w:top w:val="nil"/>
              <w:left w:val="nil"/>
              <w:bottom w:val="nil"/>
              <w:right w:val="nil"/>
            </w:tcBorders>
            <w:vAlign w:val="center"/>
          </w:tcPr>
          <w:p w14:paraId="029DEBDA" w14:textId="77777777" w:rsidR="001E30B5" w:rsidRDefault="00000000">
            <w:pPr>
              <w:spacing w:before="40" w:after="40" w:line="276" w:lineRule="auto"/>
              <w:jc w:val="center"/>
            </w:pPr>
            <w:r>
              <w:rPr>
                <w:noProof/>
                <w:sz w:val="18"/>
                <w:szCs w:val="18"/>
              </w:rPr>
              <w:t>—</w:t>
            </w:r>
          </w:p>
        </w:tc>
      </w:tr>
      <w:tr w:rsidR="001E30B5" w14:paraId="4EC1EBED" w14:textId="77777777">
        <w:trPr>
          <w:cantSplit/>
          <w:jc w:val="center"/>
        </w:trPr>
        <w:tc>
          <w:tcPr>
            <w:tcW w:w="2041" w:type="dxa"/>
            <w:tcBorders>
              <w:top w:val="nil"/>
              <w:left w:val="nil"/>
              <w:bottom w:val="nil"/>
              <w:right w:val="nil"/>
            </w:tcBorders>
            <w:vAlign w:val="center"/>
          </w:tcPr>
          <w:p w14:paraId="2E37F680" w14:textId="77777777" w:rsidR="001E30B5" w:rsidRDefault="00000000">
            <w:pPr>
              <w:spacing w:before="40" w:after="40" w:line="276" w:lineRule="auto"/>
              <w:jc w:val="center"/>
            </w:pPr>
            <w:r>
              <w:rPr>
                <w:noProof/>
                <w:sz w:val="18"/>
                <w:szCs w:val="18"/>
              </w:rPr>
              <w:t>中立看待</w:t>
            </w:r>
          </w:p>
        </w:tc>
        <w:tc>
          <w:tcPr>
            <w:tcW w:w="2041" w:type="dxa"/>
            <w:tcBorders>
              <w:top w:val="nil"/>
              <w:left w:val="nil"/>
              <w:bottom w:val="nil"/>
              <w:right w:val="nil"/>
            </w:tcBorders>
            <w:vAlign w:val="center"/>
          </w:tcPr>
          <w:p w14:paraId="33F84BF7" w14:textId="77777777" w:rsidR="001E30B5" w:rsidRDefault="00000000">
            <w:pPr>
              <w:spacing w:before="40" w:after="40" w:line="276" w:lineRule="auto"/>
              <w:jc w:val="center"/>
            </w:pPr>
            <w:r>
              <w:rPr>
                <w:noProof/>
                <w:sz w:val="18"/>
                <w:szCs w:val="18"/>
              </w:rPr>
              <w:t>10,773</w:t>
            </w:r>
          </w:p>
        </w:tc>
        <w:tc>
          <w:tcPr>
            <w:tcW w:w="2324" w:type="dxa"/>
            <w:tcBorders>
              <w:top w:val="nil"/>
              <w:left w:val="nil"/>
              <w:bottom w:val="nil"/>
              <w:right w:val="nil"/>
            </w:tcBorders>
            <w:vAlign w:val="center"/>
          </w:tcPr>
          <w:p w14:paraId="578716CD" w14:textId="77777777" w:rsidR="001E30B5" w:rsidRDefault="00000000">
            <w:pPr>
              <w:spacing w:before="40" w:after="40" w:line="276" w:lineRule="auto"/>
              <w:jc w:val="center"/>
            </w:pPr>
            <w:r>
              <w:rPr>
                <w:noProof/>
                <w:sz w:val="18"/>
                <w:szCs w:val="18"/>
              </w:rPr>
              <w:t>10.4</w:t>
            </w:r>
          </w:p>
        </w:tc>
        <w:tc>
          <w:tcPr>
            <w:tcW w:w="2324" w:type="dxa"/>
            <w:tcBorders>
              <w:top w:val="nil"/>
              <w:left w:val="nil"/>
              <w:bottom w:val="nil"/>
              <w:right w:val="nil"/>
            </w:tcBorders>
            <w:vAlign w:val="center"/>
          </w:tcPr>
          <w:p w14:paraId="748288AB" w14:textId="77777777" w:rsidR="001E30B5" w:rsidRDefault="00000000">
            <w:pPr>
              <w:spacing w:before="40" w:after="40" w:line="276" w:lineRule="auto"/>
              <w:jc w:val="center"/>
            </w:pPr>
            <w:r>
              <w:rPr>
                <w:noProof/>
                <w:sz w:val="18"/>
                <w:szCs w:val="18"/>
              </w:rPr>
              <w:t>15.0</w:t>
            </w:r>
          </w:p>
        </w:tc>
      </w:tr>
      <w:tr w:rsidR="001E30B5" w14:paraId="52DD1C42" w14:textId="77777777">
        <w:trPr>
          <w:cantSplit/>
          <w:jc w:val="center"/>
        </w:trPr>
        <w:tc>
          <w:tcPr>
            <w:tcW w:w="2041" w:type="dxa"/>
            <w:tcBorders>
              <w:top w:val="nil"/>
              <w:left w:val="nil"/>
              <w:bottom w:val="single" w:sz="12" w:space="0" w:color="000000"/>
              <w:right w:val="nil"/>
            </w:tcBorders>
            <w:vAlign w:val="center"/>
          </w:tcPr>
          <w:p w14:paraId="0084BAD8" w14:textId="77777777" w:rsidR="001E30B5" w:rsidRDefault="00000000">
            <w:pPr>
              <w:spacing w:before="40" w:after="40" w:line="276" w:lineRule="auto"/>
              <w:jc w:val="center"/>
            </w:pPr>
            <w:r>
              <w:rPr>
                <w:noProof/>
                <w:sz w:val="18"/>
                <w:szCs w:val="18"/>
              </w:rPr>
              <w:t>消极看待</w:t>
            </w:r>
          </w:p>
        </w:tc>
        <w:tc>
          <w:tcPr>
            <w:tcW w:w="2041" w:type="dxa"/>
            <w:tcBorders>
              <w:top w:val="nil"/>
              <w:left w:val="nil"/>
              <w:bottom w:val="single" w:sz="12" w:space="0" w:color="000000"/>
              <w:right w:val="nil"/>
            </w:tcBorders>
            <w:vAlign w:val="center"/>
          </w:tcPr>
          <w:p w14:paraId="7F00987A" w14:textId="77777777" w:rsidR="001E30B5" w:rsidRDefault="00000000">
            <w:pPr>
              <w:spacing w:before="40" w:after="40" w:line="276" w:lineRule="auto"/>
              <w:jc w:val="center"/>
            </w:pPr>
            <w:r>
              <w:rPr>
                <w:noProof/>
                <w:sz w:val="18"/>
                <w:szCs w:val="18"/>
              </w:rPr>
              <w:t>6,794</w:t>
            </w:r>
          </w:p>
        </w:tc>
        <w:tc>
          <w:tcPr>
            <w:tcW w:w="2324" w:type="dxa"/>
            <w:tcBorders>
              <w:top w:val="nil"/>
              <w:left w:val="nil"/>
              <w:bottom w:val="single" w:sz="12" w:space="0" w:color="000000"/>
              <w:right w:val="nil"/>
            </w:tcBorders>
            <w:vAlign w:val="center"/>
          </w:tcPr>
          <w:p w14:paraId="54E6805F" w14:textId="77777777" w:rsidR="001E30B5" w:rsidRDefault="00000000">
            <w:pPr>
              <w:spacing w:before="40" w:after="40" w:line="276" w:lineRule="auto"/>
              <w:jc w:val="center"/>
            </w:pPr>
            <w:r>
              <w:rPr>
                <w:noProof/>
                <w:sz w:val="18"/>
                <w:szCs w:val="18"/>
              </w:rPr>
              <w:t>6.5</w:t>
            </w:r>
          </w:p>
        </w:tc>
        <w:tc>
          <w:tcPr>
            <w:tcW w:w="2324" w:type="dxa"/>
            <w:tcBorders>
              <w:top w:val="nil"/>
              <w:left w:val="nil"/>
              <w:bottom w:val="single" w:sz="12" w:space="0" w:color="000000"/>
              <w:right w:val="nil"/>
            </w:tcBorders>
            <w:vAlign w:val="center"/>
          </w:tcPr>
          <w:p w14:paraId="29D7B23A" w14:textId="77777777" w:rsidR="001E30B5" w:rsidRDefault="00000000">
            <w:pPr>
              <w:spacing w:before="40" w:after="40" w:line="276" w:lineRule="auto"/>
              <w:jc w:val="center"/>
            </w:pPr>
            <w:r>
              <w:rPr>
                <w:noProof/>
                <w:sz w:val="18"/>
                <w:szCs w:val="18"/>
              </w:rPr>
              <w:t>9.5</w:t>
            </w:r>
          </w:p>
        </w:tc>
      </w:tr>
    </w:tbl>
    <w:p w14:paraId="0791EADE" w14:textId="77777777" w:rsidR="001E30B5" w:rsidRDefault="00000000">
      <w:pPr>
        <w:keepNext/>
        <w:keepLines/>
        <w:spacing w:before="120"/>
        <w:jc w:val="center"/>
      </w:pPr>
      <w:r>
        <w:rPr>
          <w:noProof/>
        </w:rPr>
        <w:drawing>
          <wp:inline distT="0" distB="0" distL="0" distR="0" wp14:anchorId="69EBA286" wp14:editId="082CD257">
            <wp:extent cx="5219425" cy="2949388"/>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态度分布.png"/>
                    <pic:cNvPicPr/>
                  </pic:nvPicPr>
                  <pic:blipFill>
                    <a:blip r:embed="rId9"/>
                    <a:stretch>
                      <a:fillRect/>
                    </a:stretch>
                  </pic:blipFill>
                  <pic:spPr>
                    <a:xfrm>
                      <a:off x="0" y="0"/>
                      <a:ext cx="5238461" cy="2960145"/>
                    </a:xfrm>
                    <a:prstGeom prst="rect">
                      <a:avLst/>
                    </a:prstGeom>
                  </pic:spPr>
                </pic:pic>
              </a:graphicData>
            </a:graphic>
          </wp:inline>
        </w:drawing>
      </w:r>
    </w:p>
    <w:p w14:paraId="03EC06CB" w14:textId="77777777" w:rsidR="001E30B5" w:rsidRDefault="00000000">
      <w:pPr>
        <w:keepNext/>
        <w:keepLines/>
        <w:spacing w:before="60"/>
        <w:jc w:val="center"/>
      </w:pPr>
      <w:r>
        <w:rPr>
          <w:sz w:val="18"/>
          <w:szCs w:val="18"/>
        </w:rPr>
        <w:t>图</w:t>
      </w:r>
      <w:r>
        <w:rPr>
          <w:sz w:val="18"/>
          <w:szCs w:val="18"/>
        </w:rPr>
        <w:t>2</w:t>
      </w:r>
      <w:r>
        <w:rPr>
          <w:sz w:val="18"/>
          <w:szCs w:val="18"/>
        </w:rPr>
        <w:t xml:space="preserve">　相关评论的态度分布（</w:t>
      </w:r>
      <w:r>
        <w:rPr>
          <w:sz w:val="18"/>
          <w:szCs w:val="18"/>
        </w:rPr>
        <w:t>N=103,731</w:t>
      </w:r>
      <w:r>
        <w:rPr>
          <w:sz w:val="18"/>
          <w:szCs w:val="18"/>
        </w:rPr>
        <w:t>）</w:t>
      </w:r>
    </w:p>
    <w:p w14:paraId="10CD3972" w14:textId="77777777" w:rsidR="00C27996" w:rsidRDefault="00000000">
      <w:pPr>
        <w:spacing w:after="120"/>
        <w:jc w:val="center"/>
      </w:pPr>
      <w:r>
        <w:rPr>
          <w:rFonts w:eastAsia="Times New Roman"/>
          <w:sz w:val="18"/>
          <w:szCs w:val="18"/>
        </w:rPr>
        <w:t>Fig. 2　Attitude distribution of relevant comments (N = 103,731)</w:t>
      </w:r>
    </w:p>
    <w:p w14:paraId="2C217786" w14:textId="77777777" w:rsidR="00B92F3D" w:rsidRDefault="00B92F3D">
      <w:pPr>
        <w:spacing w:line="240" w:lineRule="auto"/>
        <w:rPr>
          <w:rFonts w:eastAsia="黑体"/>
          <w:b/>
        </w:rPr>
      </w:pPr>
    </w:p>
    <w:p w14:paraId="1AF3107F" w14:textId="77777777" w:rsidR="001E30B5" w:rsidRDefault="00000000">
      <w:pPr>
        <w:pStyle w:val="21"/>
      </w:pPr>
      <w:r>
        <w:rPr>
          <w:rFonts w:ascii="Times New Roman" w:eastAsia="黑体" w:hAnsi="Times New Roman" w:cs="Times New Roman"/>
          <w:szCs w:val="24"/>
        </w:rPr>
        <w:t>4.2</w:t>
      </w:r>
      <w:r>
        <w:rPr>
          <w:rFonts w:ascii="Times New Roman" w:eastAsia="黑体" w:hAnsi="Times New Roman" w:cs="Times New Roman"/>
          <w:szCs w:val="24"/>
        </w:rPr>
        <w:t xml:space="preserve">　核心认知主题及组间用词分化</w:t>
      </w:r>
    </w:p>
    <w:p w14:paraId="79CC902E" w14:textId="77777777" w:rsidR="001E30B5" w:rsidRDefault="00000000">
      <w:pPr>
        <w:ind w:firstLine="480"/>
        <w:jc w:val="both"/>
      </w:pPr>
      <w:r>
        <w:rPr>
          <w:szCs w:val="24"/>
        </w:rPr>
        <w:t>有态度三组样本量分别为积极</w:t>
      </w:r>
      <w:r>
        <w:rPr>
          <w:szCs w:val="24"/>
        </w:rPr>
        <w:t>54,319</w:t>
      </w:r>
      <w:r>
        <w:rPr>
          <w:szCs w:val="24"/>
        </w:rPr>
        <w:t>、中立</w:t>
      </w:r>
      <w:r>
        <w:rPr>
          <w:szCs w:val="24"/>
        </w:rPr>
        <w:t>10,773</w:t>
      </w:r>
      <w:r>
        <w:rPr>
          <w:szCs w:val="24"/>
        </w:rPr>
        <w:t>、消极</w:t>
      </w:r>
      <w:r>
        <w:rPr>
          <w:szCs w:val="24"/>
        </w:rPr>
        <w:t>6,794</w:t>
      </w:r>
      <w:r>
        <w:rPr>
          <w:szCs w:val="24"/>
        </w:rPr>
        <w:t>。三类态度评论共同以</w:t>
      </w:r>
      <w:r>
        <w:rPr>
          <w:szCs w:val="24"/>
        </w:rPr>
        <w:t>AI</w:t>
      </w:r>
      <w:r>
        <w:rPr>
          <w:szCs w:val="24"/>
        </w:rPr>
        <w:t>、医生、医疗和问题为核心词，表明技术主体与医生角色构成公共讨论的共同框架；差异则集中在功能体验、能力边界和信任判断。积极组中</w:t>
      </w:r>
      <w:r>
        <w:rPr>
          <w:szCs w:val="24"/>
        </w:rPr>
        <w:t>“</w:t>
      </w:r>
      <w:r>
        <w:rPr>
          <w:szCs w:val="24"/>
        </w:rPr>
        <w:t>方便、健康、贴心、买药、问诊、实用</w:t>
      </w:r>
      <w:r>
        <w:rPr>
          <w:szCs w:val="24"/>
        </w:rPr>
        <w:t>”</w:t>
      </w:r>
      <w:r>
        <w:rPr>
          <w:szCs w:val="24"/>
        </w:rPr>
        <w:t>较为突出，显示其核心主题主要围绕服务便利与功能价值；中立组</w:t>
      </w:r>
      <w:r>
        <w:rPr>
          <w:szCs w:val="24"/>
        </w:rPr>
        <w:lastRenderedPageBreak/>
        <w:t>的</w:t>
      </w:r>
      <w:r>
        <w:rPr>
          <w:szCs w:val="24"/>
        </w:rPr>
        <w:t>“</w:t>
      </w:r>
      <w:r>
        <w:rPr>
          <w:szCs w:val="24"/>
        </w:rPr>
        <w:t>辅助、替代、不能、取代、专业</w:t>
      </w:r>
      <w:r>
        <w:rPr>
          <w:szCs w:val="24"/>
        </w:rPr>
        <w:t>”</w:t>
      </w:r>
      <w:r>
        <w:rPr>
          <w:szCs w:val="24"/>
        </w:rPr>
        <w:t>集中指向能力边界与人机分工；消极组的</w:t>
      </w:r>
      <w:r>
        <w:rPr>
          <w:szCs w:val="24"/>
        </w:rPr>
        <w:t>“</w:t>
      </w:r>
      <w:r>
        <w:rPr>
          <w:szCs w:val="24"/>
        </w:rPr>
        <w:t>医院、看病、不会、不能、取代</w:t>
      </w:r>
      <w:r>
        <w:rPr>
          <w:szCs w:val="24"/>
        </w:rPr>
        <w:t>”</w:t>
      </w:r>
      <w:r>
        <w:rPr>
          <w:szCs w:val="24"/>
        </w:rPr>
        <w:t>则反映对技术能力、正规就诊和替代风险的关注。中立与消极共享</w:t>
      </w:r>
      <w:r>
        <w:rPr>
          <w:szCs w:val="24"/>
        </w:rPr>
        <w:t>“</w:t>
      </w:r>
      <w:r>
        <w:rPr>
          <w:szCs w:val="24"/>
        </w:rPr>
        <w:t>不能</w:t>
      </w:r>
      <w:r>
        <w:rPr>
          <w:szCs w:val="24"/>
        </w:rPr>
        <w:t>”“</w:t>
      </w:r>
      <w:r>
        <w:rPr>
          <w:szCs w:val="24"/>
        </w:rPr>
        <w:t>医院</w:t>
      </w:r>
      <w:r>
        <w:rPr>
          <w:szCs w:val="24"/>
        </w:rPr>
        <w:t>”“</w:t>
      </w:r>
      <w:r>
        <w:rPr>
          <w:szCs w:val="24"/>
        </w:rPr>
        <w:t>取代</w:t>
      </w:r>
      <w:r>
        <w:rPr>
          <w:szCs w:val="24"/>
        </w:rPr>
        <w:t>”</w:t>
      </w:r>
      <w:r>
        <w:rPr>
          <w:szCs w:val="24"/>
        </w:rPr>
        <w:t>，积极组高频前</w:t>
      </w:r>
      <w:r>
        <w:rPr>
          <w:szCs w:val="24"/>
        </w:rPr>
        <w:t>10</w:t>
      </w:r>
      <w:r>
        <w:rPr>
          <w:szCs w:val="24"/>
        </w:rPr>
        <w:t>中没有这几个词。组内高频词见表</w:t>
      </w:r>
      <w:r>
        <w:rPr>
          <w:szCs w:val="24"/>
        </w:rPr>
        <w:t>5</w:t>
      </w:r>
      <w:r>
        <w:rPr>
          <w:szCs w:val="24"/>
        </w:rPr>
        <w:t>。</w:t>
      </w:r>
    </w:p>
    <w:p w14:paraId="37C42FD2" w14:textId="77777777" w:rsidR="001E30B5" w:rsidRDefault="00000000">
      <w:pPr>
        <w:ind w:firstLine="480"/>
        <w:jc w:val="both"/>
      </w:pPr>
      <w:r>
        <w:rPr>
          <w:szCs w:val="24"/>
        </w:rPr>
        <w:t>按每千条评论标准化后，</w:t>
      </w:r>
      <w:r>
        <w:rPr>
          <w:szCs w:val="24"/>
        </w:rPr>
        <w:t>AI</w:t>
      </w:r>
      <w:r>
        <w:rPr>
          <w:szCs w:val="24"/>
        </w:rPr>
        <w:t>在积极、中立和消极组中的出现密度约为</w:t>
      </w:r>
      <w:r>
        <w:rPr>
          <w:szCs w:val="24"/>
        </w:rPr>
        <w:t>265</w:t>
      </w:r>
      <w:r>
        <w:rPr>
          <w:szCs w:val="24"/>
        </w:rPr>
        <w:t>、</w:t>
      </w:r>
      <w:r>
        <w:rPr>
          <w:szCs w:val="24"/>
        </w:rPr>
        <w:t>703</w:t>
      </w:r>
      <w:r>
        <w:rPr>
          <w:szCs w:val="24"/>
        </w:rPr>
        <w:t>和</w:t>
      </w:r>
      <w:r>
        <w:rPr>
          <w:szCs w:val="24"/>
        </w:rPr>
        <w:t>615</w:t>
      </w:r>
      <w:r>
        <w:rPr>
          <w:szCs w:val="24"/>
        </w:rPr>
        <w:t>，医生约为</w:t>
      </w:r>
      <w:r>
        <w:rPr>
          <w:szCs w:val="24"/>
        </w:rPr>
        <w:t>100</w:t>
      </w:r>
      <w:r>
        <w:rPr>
          <w:szCs w:val="24"/>
        </w:rPr>
        <w:t>、</w:t>
      </w:r>
      <w:r>
        <w:rPr>
          <w:szCs w:val="24"/>
        </w:rPr>
        <w:t>488</w:t>
      </w:r>
      <w:r>
        <w:rPr>
          <w:szCs w:val="24"/>
        </w:rPr>
        <w:t>和</w:t>
      </w:r>
      <w:r>
        <w:rPr>
          <w:szCs w:val="24"/>
        </w:rPr>
        <w:t>309</w:t>
      </w:r>
      <w:r>
        <w:rPr>
          <w:szCs w:val="24"/>
        </w:rPr>
        <w:t>。中立与消极评论更频繁地显性比较</w:t>
      </w:r>
      <w:r>
        <w:rPr>
          <w:szCs w:val="24"/>
        </w:rPr>
        <w:t>AI</w:t>
      </w:r>
      <w:r>
        <w:rPr>
          <w:szCs w:val="24"/>
        </w:rPr>
        <w:t>与医生，而积极评论更常直接陈述便利和使用体验。该差异提示，态度越趋审慎或负面，话语越容易围绕技术边界与医生角色展开；但词频只能反映可见度，不能单独证明认知模式。</w:t>
      </w:r>
    </w:p>
    <w:p w14:paraId="7C6B4F8C"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5</w:t>
      </w:r>
      <w:r>
        <w:rPr>
          <w:rFonts w:eastAsia="黑体"/>
          <w:b/>
          <w:sz w:val="18"/>
          <w:szCs w:val="18"/>
        </w:rPr>
        <w:t xml:space="preserve">　三组高频词</w:t>
      </w:r>
      <w:r>
        <w:rPr>
          <w:rFonts w:eastAsia="黑体"/>
          <w:b/>
          <w:sz w:val="18"/>
          <w:szCs w:val="18"/>
        </w:rPr>
        <w:t>Top 10</w:t>
      </w:r>
      <w:r>
        <w:rPr>
          <w:rFonts w:eastAsia="黑体"/>
          <w:b/>
          <w:sz w:val="18"/>
          <w:szCs w:val="18"/>
        </w:rPr>
        <w:t>（组内词频）</w:t>
      </w:r>
    </w:p>
    <w:p w14:paraId="3BD799E8" w14:textId="77777777" w:rsidR="00C27996" w:rsidRDefault="00000000">
      <w:pPr>
        <w:keepNext/>
        <w:spacing w:after="60"/>
        <w:jc w:val="center"/>
      </w:pPr>
      <w:r>
        <w:rPr>
          <w:rFonts w:eastAsia="Times New Roman"/>
          <w:b/>
          <w:sz w:val="18"/>
          <w:szCs w:val="18"/>
        </w:rPr>
        <w:t>Table 5　Top 10 high-frequency words in three groups (within-group frequency)</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914"/>
        <w:gridCol w:w="1437"/>
        <w:gridCol w:w="1307"/>
        <w:gridCol w:w="1437"/>
        <w:gridCol w:w="1307"/>
        <w:gridCol w:w="1437"/>
        <w:gridCol w:w="1307"/>
      </w:tblGrid>
      <w:tr w:rsidR="001E30B5" w14:paraId="7B9EAA37" w14:textId="77777777">
        <w:trPr>
          <w:cantSplit/>
          <w:tblHeader/>
          <w:jc w:val="center"/>
        </w:trPr>
        <w:tc>
          <w:tcPr>
            <w:tcW w:w="793" w:type="dxa"/>
            <w:tcBorders>
              <w:top w:val="single" w:sz="12" w:space="0" w:color="000000"/>
              <w:left w:val="nil"/>
              <w:bottom w:val="single" w:sz="6" w:space="0" w:color="000000"/>
              <w:right w:val="nil"/>
            </w:tcBorders>
            <w:vAlign w:val="center"/>
          </w:tcPr>
          <w:p w14:paraId="5938306C" w14:textId="77777777" w:rsidR="001E30B5" w:rsidRDefault="00000000">
            <w:pPr>
              <w:spacing w:before="40" w:after="40" w:line="276" w:lineRule="auto"/>
              <w:jc w:val="center"/>
            </w:pPr>
            <w:r>
              <w:rPr>
                <w:rFonts w:eastAsia="黑体"/>
                <w:b/>
                <w:noProof/>
                <w:sz w:val="18"/>
                <w:szCs w:val="18"/>
              </w:rPr>
              <w:t>排名</w:t>
            </w:r>
          </w:p>
        </w:tc>
        <w:tc>
          <w:tcPr>
            <w:tcW w:w="1247" w:type="dxa"/>
            <w:tcBorders>
              <w:top w:val="single" w:sz="12" w:space="0" w:color="000000"/>
              <w:left w:val="nil"/>
              <w:bottom w:val="single" w:sz="6" w:space="0" w:color="000000"/>
              <w:right w:val="nil"/>
            </w:tcBorders>
            <w:vAlign w:val="center"/>
          </w:tcPr>
          <w:p w14:paraId="5BA68297" w14:textId="77777777" w:rsidR="001E30B5" w:rsidRDefault="00000000">
            <w:pPr>
              <w:spacing w:before="40" w:after="40" w:line="276" w:lineRule="auto"/>
              <w:jc w:val="center"/>
            </w:pPr>
            <w:r>
              <w:rPr>
                <w:rFonts w:eastAsia="黑体"/>
                <w:b/>
                <w:noProof/>
                <w:sz w:val="18"/>
                <w:szCs w:val="18"/>
              </w:rPr>
              <w:t>积极看待</w:t>
            </w:r>
          </w:p>
        </w:tc>
        <w:tc>
          <w:tcPr>
            <w:tcW w:w="1134" w:type="dxa"/>
            <w:tcBorders>
              <w:top w:val="single" w:sz="12" w:space="0" w:color="000000"/>
              <w:left w:val="nil"/>
              <w:bottom w:val="single" w:sz="6" w:space="0" w:color="000000"/>
              <w:right w:val="nil"/>
            </w:tcBorders>
            <w:vAlign w:val="center"/>
          </w:tcPr>
          <w:p w14:paraId="1DECAF27" w14:textId="77777777" w:rsidR="001E30B5" w:rsidRDefault="00000000">
            <w:pPr>
              <w:spacing w:before="40" w:after="40" w:line="276" w:lineRule="auto"/>
              <w:jc w:val="center"/>
            </w:pPr>
            <w:r>
              <w:rPr>
                <w:rFonts w:eastAsia="黑体"/>
                <w:b/>
                <w:noProof/>
                <w:sz w:val="18"/>
                <w:szCs w:val="18"/>
              </w:rPr>
              <w:t>频次</w:t>
            </w:r>
          </w:p>
        </w:tc>
        <w:tc>
          <w:tcPr>
            <w:tcW w:w="1247" w:type="dxa"/>
            <w:tcBorders>
              <w:top w:val="single" w:sz="12" w:space="0" w:color="000000"/>
              <w:left w:val="nil"/>
              <w:bottom w:val="single" w:sz="6" w:space="0" w:color="000000"/>
              <w:right w:val="nil"/>
            </w:tcBorders>
            <w:vAlign w:val="center"/>
          </w:tcPr>
          <w:p w14:paraId="1C082BE9" w14:textId="77777777" w:rsidR="001E30B5" w:rsidRDefault="00000000">
            <w:pPr>
              <w:spacing w:before="40" w:after="40" w:line="276" w:lineRule="auto"/>
              <w:jc w:val="center"/>
            </w:pPr>
            <w:r>
              <w:rPr>
                <w:rFonts w:eastAsia="黑体"/>
                <w:b/>
                <w:noProof/>
                <w:sz w:val="18"/>
                <w:szCs w:val="18"/>
              </w:rPr>
              <w:t>中立看待</w:t>
            </w:r>
          </w:p>
        </w:tc>
        <w:tc>
          <w:tcPr>
            <w:tcW w:w="1134" w:type="dxa"/>
            <w:tcBorders>
              <w:top w:val="single" w:sz="12" w:space="0" w:color="000000"/>
              <w:left w:val="nil"/>
              <w:bottom w:val="single" w:sz="6" w:space="0" w:color="000000"/>
              <w:right w:val="nil"/>
            </w:tcBorders>
            <w:vAlign w:val="center"/>
          </w:tcPr>
          <w:p w14:paraId="00893ABA" w14:textId="77777777" w:rsidR="001E30B5" w:rsidRDefault="00000000">
            <w:pPr>
              <w:spacing w:before="40" w:after="40" w:line="276" w:lineRule="auto"/>
              <w:jc w:val="center"/>
            </w:pPr>
            <w:r>
              <w:rPr>
                <w:rFonts w:eastAsia="黑体"/>
                <w:b/>
                <w:noProof/>
                <w:sz w:val="18"/>
                <w:szCs w:val="18"/>
              </w:rPr>
              <w:t>频次</w:t>
            </w:r>
          </w:p>
        </w:tc>
        <w:tc>
          <w:tcPr>
            <w:tcW w:w="1247" w:type="dxa"/>
            <w:tcBorders>
              <w:top w:val="single" w:sz="12" w:space="0" w:color="000000"/>
              <w:left w:val="nil"/>
              <w:bottom w:val="single" w:sz="6" w:space="0" w:color="000000"/>
              <w:right w:val="nil"/>
            </w:tcBorders>
            <w:vAlign w:val="center"/>
          </w:tcPr>
          <w:p w14:paraId="2B9EA413" w14:textId="77777777" w:rsidR="001E30B5" w:rsidRDefault="00000000">
            <w:pPr>
              <w:spacing w:before="40" w:after="40" w:line="276" w:lineRule="auto"/>
              <w:jc w:val="center"/>
            </w:pPr>
            <w:r>
              <w:rPr>
                <w:rFonts w:eastAsia="黑体"/>
                <w:b/>
                <w:noProof/>
                <w:sz w:val="18"/>
                <w:szCs w:val="18"/>
              </w:rPr>
              <w:t>消极看待</w:t>
            </w:r>
          </w:p>
        </w:tc>
        <w:tc>
          <w:tcPr>
            <w:tcW w:w="1134" w:type="dxa"/>
            <w:tcBorders>
              <w:top w:val="single" w:sz="12" w:space="0" w:color="000000"/>
              <w:left w:val="nil"/>
              <w:bottom w:val="single" w:sz="6" w:space="0" w:color="000000"/>
              <w:right w:val="nil"/>
            </w:tcBorders>
            <w:vAlign w:val="center"/>
          </w:tcPr>
          <w:p w14:paraId="000930B8" w14:textId="77777777" w:rsidR="001E30B5" w:rsidRDefault="00000000">
            <w:pPr>
              <w:spacing w:before="40" w:after="40" w:line="276" w:lineRule="auto"/>
              <w:jc w:val="center"/>
            </w:pPr>
            <w:r>
              <w:rPr>
                <w:rFonts w:eastAsia="黑体"/>
                <w:b/>
                <w:noProof/>
                <w:sz w:val="18"/>
                <w:szCs w:val="18"/>
              </w:rPr>
              <w:t>频次</w:t>
            </w:r>
          </w:p>
        </w:tc>
      </w:tr>
      <w:tr w:rsidR="001E30B5" w14:paraId="41F761FD" w14:textId="77777777">
        <w:trPr>
          <w:cantSplit/>
          <w:jc w:val="center"/>
        </w:trPr>
        <w:tc>
          <w:tcPr>
            <w:tcW w:w="793" w:type="dxa"/>
            <w:tcBorders>
              <w:top w:val="nil"/>
              <w:left w:val="nil"/>
              <w:bottom w:val="nil"/>
              <w:right w:val="nil"/>
            </w:tcBorders>
            <w:vAlign w:val="center"/>
          </w:tcPr>
          <w:p w14:paraId="10F4FE5A" w14:textId="77777777" w:rsidR="001E30B5" w:rsidRDefault="00000000">
            <w:pPr>
              <w:spacing w:before="40" w:after="40" w:line="276" w:lineRule="auto"/>
              <w:jc w:val="center"/>
            </w:pPr>
            <w:r>
              <w:rPr>
                <w:noProof/>
                <w:sz w:val="18"/>
                <w:szCs w:val="18"/>
              </w:rPr>
              <w:t>1</w:t>
            </w:r>
          </w:p>
        </w:tc>
        <w:tc>
          <w:tcPr>
            <w:tcW w:w="1247" w:type="dxa"/>
            <w:tcBorders>
              <w:top w:val="nil"/>
              <w:left w:val="nil"/>
              <w:bottom w:val="nil"/>
              <w:right w:val="nil"/>
            </w:tcBorders>
            <w:vAlign w:val="center"/>
          </w:tcPr>
          <w:p w14:paraId="21CE7DAB" w14:textId="77777777" w:rsidR="001E30B5" w:rsidRDefault="00000000">
            <w:pPr>
              <w:spacing w:before="40" w:after="40" w:line="276" w:lineRule="auto"/>
              <w:jc w:val="center"/>
            </w:pPr>
            <w:r>
              <w:rPr>
                <w:noProof/>
                <w:sz w:val="18"/>
                <w:szCs w:val="18"/>
              </w:rPr>
              <w:t>AI</w:t>
            </w:r>
          </w:p>
        </w:tc>
        <w:tc>
          <w:tcPr>
            <w:tcW w:w="1134" w:type="dxa"/>
            <w:tcBorders>
              <w:top w:val="nil"/>
              <w:left w:val="nil"/>
              <w:bottom w:val="nil"/>
              <w:right w:val="nil"/>
            </w:tcBorders>
            <w:vAlign w:val="center"/>
          </w:tcPr>
          <w:p w14:paraId="09B7BABA" w14:textId="77777777" w:rsidR="001E30B5" w:rsidRDefault="00000000">
            <w:pPr>
              <w:spacing w:before="40" w:after="40" w:line="276" w:lineRule="auto"/>
              <w:jc w:val="center"/>
            </w:pPr>
            <w:r>
              <w:rPr>
                <w:noProof/>
                <w:sz w:val="18"/>
                <w:szCs w:val="18"/>
              </w:rPr>
              <w:t>14,400</w:t>
            </w:r>
          </w:p>
        </w:tc>
        <w:tc>
          <w:tcPr>
            <w:tcW w:w="1247" w:type="dxa"/>
            <w:tcBorders>
              <w:top w:val="nil"/>
              <w:left w:val="nil"/>
              <w:bottom w:val="nil"/>
              <w:right w:val="nil"/>
            </w:tcBorders>
            <w:vAlign w:val="center"/>
          </w:tcPr>
          <w:p w14:paraId="68832E7C" w14:textId="77777777" w:rsidR="001E30B5" w:rsidRDefault="00000000">
            <w:pPr>
              <w:spacing w:before="40" w:after="40" w:line="276" w:lineRule="auto"/>
              <w:jc w:val="center"/>
            </w:pPr>
            <w:r>
              <w:rPr>
                <w:noProof/>
                <w:sz w:val="18"/>
                <w:szCs w:val="18"/>
              </w:rPr>
              <w:t>AI</w:t>
            </w:r>
          </w:p>
        </w:tc>
        <w:tc>
          <w:tcPr>
            <w:tcW w:w="1134" w:type="dxa"/>
            <w:tcBorders>
              <w:top w:val="nil"/>
              <w:left w:val="nil"/>
              <w:bottom w:val="nil"/>
              <w:right w:val="nil"/>
            </w:tcBorders>
            <w:vAlign w:val="center"/>
          </w:tcPr>
          <w:p w14:paraId="0B9B3EBD" w14:textId="77777777" w:rsidR="001E30B5" w:rsidRDefault="00000000">
            <w:pPr>
              <w:spacing w:before="40" w:after="40" w:line="276" w:lineRule="auto"/>
              <w:jc w:val="center"/>
            </w:pPr>
            <w:r>
              <w:rPr>
                <w:noProof/>
                <w:sz w:val="18"/>
                <w:szCs w:val="18"/>
              </w:rPr>
              <w:t>7,571</w:t>
            </w:r>
          </w:p>
        </w:tc>
        <w:tc>
          <w:tcPr>
            <w:tcW w:w="1247" w:type="dxa"/>
            <w:tcBorders>
              <w:top w:val="nil"/>
              <w:left w:val="nil"/>
              <w:bottom w:val="nil"/>
              <w:right w:val="nil"/>
            </w:tcBorders>
            <w:vAlign w:val="center"/>
          </w:tcPr>
          <w:p w14:paraId="5DC29D85" w14:textId="77777777" w:rsidR="001E30B5" w:rsidRDefault="00000000">
            <w:pPr>
              <w:spacing w:before="40" w:after="40" w:line="276" w:lineRule="auto"/>
              <w:jc w:val="center"/>
            </w:pPr>
            <w:r>
              <w:rPr>
                <w:noProof/>
                <w:sz w:val="18"/>
                <w:szCs w:val="18"/>
              </w:rPr>
              <w:t>AI</w:t>
            </w:r>
          </w:p>
        </w:tc>
        <w:tc>
          <w:tcPr>
            <w:tcW w:w="1134" w:type="dxa"/>
            <w:tcBorders>
              <w:top w:val="nil"/>
              <w:left w:val="nil"/>
              <w:bottom w:val="nil"/>
              <w:right w:val="nil"/>
            </w:tcBorders>
            <w:vAlign w:val="center"/>
          </w:tcPr>
          <w:p w14:paraId="0E21CE63" w14:textId="77777777" w:rsidR="001E30B5" w:rsidRDefault="00000000">
            <w:pPr>
              <w:spacing w:before="40" w:after="40" w:line="276" w:lineRule="auto"/>
              <w:jc w:val="center"/>
            </w:pPr>
            <w:r>
              <w:rPr>
                <w:noProof/>
                <w:sz w:val="18"/>
                <w:szCs w:val="18"/>
              </w:rPr>
              <w:t>4,181</w:t>
            </w:r>
          </w:p>
        </w:tc>
      </w:tr>
      <w:tr w:rsidR="001E30B5" w14:paraId="3CC4A79E" w14:textId="77777777">
        <w:trPr>
          <w:cantSplit/>
          <w:jc w:val="center"/>
        </w:trPr>
        <w:tc>
          <w:tcPr>
            <w:tcW w:w="793" w:type="dxa"/>
            <w:tcBorders>
              <w:top w:val="nil"/>
              <w:left w:val="nil"/>
              <w:bottom w:val="nil"/>
              <w:right w:val="nil"/>
            </w:tcBorders>
            <w:vAlign w:val="center"/>
          </w:tcPr>
          <w:p w14:paraId="4A76FF53" w14:textId="77777777" w:rsidR="001E30B5" w:rsidRDefault="00000000">
            <w:pPr>
              <w:spacing w:before="40" w:after="40" w:line="276" w:lineRule="auto"/>
              <w:jc w:val="center"/>
            </w:pPr>
            <w:r>
              <w:rPr>
                <w:noProof/>
                <w:sz w:val="18"/>
                <w:szCs w:val="18"/>
              </w:rPr>
              <w:t>2</w:t>
            </w:r>
          </w:p>
        </w:tc>
        <w:tc>
          <w:tcPr>
            <w:tcW w:w="1247" w:type="dxa"/>
            <w:tcBorders>
              <w:top w:val="nil"/>
              <w:left w:val="nil"/>
              <w:bottom w:val="nil"/>
              <w:right w:val="nil"/>
            </w:tcBorders>
            <w:vAlign w:val="center"/>
          </w:tcPr>
          <w:p w14:paraId="522DF9E1" w14:textId="77777777" w:rsidR="001E30B5" w:rsidRDefault="00000000">
            <w:pPr>
              <w:spacing w:before="40" w:after="40" w:line="276" w:lineRule="auto"/>
              <w:jc w:val="center"/>
            </w:pPr>
            <w:r>
              <w:rPr>
                <w:noProof/>
                <w:sz w:val="18"/>
                <w:szCs w:val="18"/>
              </w:rPr>
              <w:t>方便</w:t>
            </w:r>
          </w:p>
        </w:tc>
        <w:tc>
          <w:tcPr>
            <w:tcW w:w="1134" w:type="dxa"/>
            <w:tcBorders>
              <w:top w:val="nil"/>
              <w:left w:val="nil"/>
              <w:bottom w:val="nil"/>
              <w:right w:val="nil"/>
            </w:tcBorders>
            <w:vAlign w:val="center"/>
          </w:tcPr>
          <w:p w14:paraId="48D807B3" w14:textId="77777777" w:rsidR="001E30B5" w:rsidRDefault="00000000">
            <w:pPr>
              <w:spacing w:before="40" w:after="40" w:line="276" w:lineRule="auto"/>
              <w:jc w:val="center"/>
            </w:pPr>
            <w:r>
              <w:rPr>
                <w:noProof/>
                <w:sz w:val="18"/>
                <w:szCs w:val="18"/>
              </w:rPr>
              <w:t>9,121</w:t>
            </w:r>
          </w:p>
        </w:tc>
        <w:tc>
          <w:tcPr>
            <w:tcW w:w="1247" w:type="dxa"/>
            <w:tcBorders>
              <w:top w:val="nil"/>
              <w:left w:val="nil"/>
              <w:bottom w:val="nil"/>
              <w:right w:val="nil"/>
            </w:tcBorders>
            <w:vAlign w:val="center"/>
          </w:tcPr>
          <w:p w14:paraId="22AC4B80" w14:textId="77777777" w:rsidR="001E30B5" w:rsidRDefault="00000000">
            <w:pPr>
              <w:spacing w:before="40" w:after="40" w:line="276" w:lineRule="auto"/>
              <w:jc w:val="center"/>
            </w:pPr>
            <w:r>
              <w:rPr>
                <w:noProof/>
                <w:sz w:val="18"/>
                <w:szCs w:val="18"/>
              </w:rPr>
              <w:t>医生</w:t>
            </w:r>
          </w:p>
        </w:tc>
        <w:tc>
          <w:tcPr>
            <w:tcW w:w="1134" w:type="dxa"/>
            <w:tcBorders>
              <w:top w:val="nil"/>
              <w:left w:val="nil"/>
              <w:bottom w:val="nil"/>
              <w:right w:val="nil"/>
            </w:tcBorders>
            <w:vAlign w:val="center"/>
          </w:tcPr>
          <w:p w14:paraId="46D92F70" w14:textId="77777777" w:rsidR="001E30B5" w:rsidRDefault="00000000">
            <w:pPr>
              <w:spacing w:before="40" w:after="40" w:line="276" w:lineRule="auto"/>
              <w:jc w:val="center"/>
            </w:pPr>
            <w:r>
              <w:rPr>
                <w:noProof/>
                <w:sz w:val="18"/>
                <w:szCs w:val="18"/>
              </w:rPr>
              <w:t>5,259</w:t>
            </w:r>
          </w:p>
        </w:tc>
        <w:tc>
          <w:tcPr>
            <w:tcW w:w="1247" w:type="dxa"/>
            <w:tcBorders>
              <w:top w:val="nil"/>
              <w:left w:val="nil"/>
              <w:bottom w:val="nil"/>
              <w:right w:val="nil"/>
            </w:tcBorders>
            <w:vAlign w:val="center"/>
          </w:tcPr>
          <w:p w14:paraId="14FDAF89" w14:textId="77777777" w:rsidR="001E30B5" w:rsidRDefault="00000000">
            <w:pPr>
              <w:spacing w:before="40" w:after="40" w:line="276" w:lineRule="auto"/>
              <w:jc w:val="center"/>
            </w:pPr>
            <w:r>
              <w:rPr>
                <w:noProof/>
                <w:sz w:val="18"/>
                <w:szCs w:val="18"/>
              </w:rPr>
              <w:t>医生</w:t>
            </w:r>
          </w:p>
        </w:tc>
        <w:tc>
          <w:tcPr>
            <w:tcW w:w="1134" w:type="dxa"/>
            <w:tcBorders>
              <w:top w:val="nil"/>
              <w:left w:val="nil"/>
              <w:bottom w:val="nil"/>
              <w:right w:val="nil"/>
            </w:tcBorders>
            <w:vAlign w:val="center"/>
          </w:tcPr>
          <w:p w14:paraId="6343D80F" w14:textId="77777777" w:rsidR="001E30B5" w:rsidRDefault="00000000">
            <w:pPr>
              <w:spacing w:before="40" w:after="40" w:line="276" w:lineRule="auto"/>
              <w:jc w:val="center"/>
            </w:pPr>
            <w:r>
              <w:rPr>
                <w:noProof/>
                <w:sz w:val="18"/>
                <w:szCs w:val="18"/>
              </w:rPr>
              <w:t>2,099</w:t>
            </w:r>
          </w:p>
        </w:tc>
      </w:tr>
      <w:tr w:rsidR="001E30B5" w14:paraId="551E13B7" w14:textId="77777777">
        <w:trPr>
          <w:cantSplit/>
          <w:jc w:val="center"/>
        </w:trPr>
        <w:tc>
          <w:tcPr>
            <w:tcW w:w="793" w:type="dxa"/>
            <w:tcBorders>
              <w:top w:val="nil"/>
              <w:left w:val="nil"/>
              <w:bottom w:val="nil"/>
              <w:right w:val="nil"/>
            </w:tcBorders>
            <w:vAlign w:val="center"/>
          </w:tcPr>
          <w:p w14:paraId="5F5F2F04" w14:textId="77777777" w:rsidR="001E30B5" w:rsidRDefault="00000000">
            <w:pPr>
              <w:spacing w:before="40" w:after="40" w:line="276" w:lineRule="auto"/>
              <w:jc w:val="center"/>
            </w:pPr>
            <w:r>
              <w:rPr>
                <w:noProof/>
                <w:sz w:val="18"/>
                <w:szCs w:val="18"/>
              </w:rPr>
              <w:t>3</w:t>
            </w:r>
          </w:p>
        </w:tc>
        <w:tc>
          <w:tcPr>
            <w:tcW w:w="1247" w:type="dxa"/>
            <w:tcBorders>
              <w:top w:val="nil"/>
              <w:left w:val="nil"/>
              <w:bottom w:val="nil"/>
              <w:right w:val="nil"/>
            </w:tcBorders>
            <w:vAlign w:val="center"/>
          </w:tcPr>
          <w:p w14:paraId="619B8564" w14:textId="77777777" w:rsidR="001E30B5" w:rsidRDefault="00000000">
            <w:pPr>
              <w:spacing w:before="40" w:after="40" w:line="276" w:lineRule="auto"/>
              <w:jc w:val="center"/>
            </w:pPr>
            <w:r>
              <w:rPr>
                <w:noProof/>
                <w:sz w:val="18"/>
                <w:szCs w:val="18"/>
              </w:rPr>
              <w:t>健康</w:t>
            </w:r>
          </w:p>
        </w:tc>
        <w:tc>
          <w:tcPr>
            <w:tcW w:w="1134" w:type="dxa"/>
            <w:tcBorders>
              <w:top w:val="nil"/>
              <w:left w:val="nil"/>
              <w:bottom w:val="nil"/>
              <w:right w:val="nil"/>
            </w:tcBorders>
            <w:vAlign w:val="center"/>
          </w:tcPr>
          <w:p w14:paraId="26593E79" w14:textId="77777777" w:rsidR="001E30B5" w:rsidRDefault="00000000">
            <w:pPr>
              <w:spacing w:before="40" w:after="40" w:line="276" w:lineRule="auto"/>
              <w:jc w:val="center"/>
            </w:pPr>
            <w:r>
              <w:rPr>
                <w:noProof/>
                <w:sz w:val="18"/>
                <w:szCs w:val="18"/>
              </w:rPr>
              <w:t>6,830</w:t>
            </w:r>
          </w:p>
        </w:tc>
        <w:tc>
          <w:tcPr>
            <w:tcW w:w="1247" w:type="dxa"/>
            <w:tcBorders>
              <w:top w:val="nil"/>
              <w:left w:val="nil"/>
              <w:bottom w:val="nil"/>
              <w:right w:val="nil"/>
            </w:tcBorders>
            <w:vAlign w:val="center"/>
          </w:tcPr>
          <w:p w14:paraId="48BE6613" w14:textId="77777777" w:rsidR="001E30B5" w:rsidRDefault="00000000">
            <w:pPr>
              <w:spacing w:before="40" w:after="40" w:line="276" w:lineRule="auto"/>
              <w:jc w:val="center"/>
            </w:pPr>
            <w:r>
              <w:rPr>
                <w:noProof/>
                <w:sz w:val="18"/>
                <w:szCs w:val="18"/>
              </w:rPr>
              <w:t>辅助</w:t>
            </w:r>
          </w:p>
        </w:tc>
        <w:tc>
          <w:tcPr>
            <w:tcW w:w="1134" w:type="dxa"/>
            <w:tcBorders>
              <w:top w:val="nil"/>
              <w:left w:val="nil"/>
              <w:bottom w:val="nil"/>
              <w:right w:val="nil"/>
            </w:tcBorders>
            <w:vAlign w:val="center"/>
          </w:tcPr>
          <w:p w14:paraId="4B5EB0A2" w14:textId="77777777" w:rsidR="001E30B5" w:rsidRDefault="00000000">
            <w:pPr>
              <w:spacing w:before="40" w:after="40" w:line="276" w:lineRule="auto"/>
              <w:jc w:val="center"/>
            </w:pPr>
            <w:r>
              <w:rPr>
                <w:noProof/>
                <w:sz w:val="18"/>
                <w:szCs w:val="18"/>
              </w:rPr>
              <w:t>1,138</w:t>
            </w:r>
          </w:p>
        </w:tc>
        <w:tc>
          <w:tcPr>
            <w:tcW w:w="1247" w:type="dxa"/>
            <w:tcBorders>
              <w:top w:val="nil"/>
              <w:left w:val="nil"/>
              <w:bottom w:val="nil"/>
              <w:right w:val="nil"/>
            </w:tcBorders>
            <w:vAlign w:val="center"/>
          </w:tcPr>
          <w:p w14:paraId="0AAB0681" w14:textId="77777777" w:rsidR="001E30B5" w:rsidRDefault="00000000">
            <w:pPr>
              <w:spacing w:before="40" w:after="40" w:line="276" w:lineRule="auto"/>
              <w:jc w:val="center"/>
            </w:pPr>
            <w:r>
              <w:rPr>
                <w:noProof/>
                <w:sz w:val="18"/>
                <w:szCs w:val="18"/>
              </w:rPr>
              <w:t>医院</w:t>
            </w:r>
          </w:p>
        </w:tc>
        <w:tc>
          <w:tcPr>
            <w:tcW w:w="1134" w:type="dxa"/>
            <w:tcBorders>
              <w:top w:val="nil"/>
              <w:left w:val="nil"/>
              <w:bottom w:val="nil"/>
              <w:right w:val="nil"/>
            </w:tcBorders>
            <w:vAlign w:val="center"/>
          </w:tcPr>
          <w:p w14:paraId="5E25398F" w14:textId="77777777" w:rsidR="001E30B5" w:rsidRDefault="00000000">
            <w:pPr>
              <w:spacing w:before="40" w:after="40" w:line="276" w:lineRule="auto"/>
              <w:jc w:val="center"/>
            </w:pPr>
            <w:r>
              <w:rPr>
                <w:noProof/>
                <w:sz w:val="18"/>
                <w:szCs w:val="18"/>
              </w:rPr>
              <w:t>667</w:t>
            </w:r>
          </w:p>
        </w:tc>
      </w:tr>
      <w:tr w:rsidR="001E30B5" w14:paraId="02DC2082" w14:textId="77777777">
        <w:trPr>
          <w:cantSplit/>
          <w:jc w:val="center"/>
        </w:trPr>
        <w:tc>
          <w:tcPr>
            <w:tcW w:w="793" w:type="dxa"/>
            <w:tcBorders>
              <w:top w:val="nil"/>
              <w:left w:val="nil"/>
              <w:bottom w:val="nil"/>
              <w:right w:val="nil"/>
            </w:tcBorders>
            <w:vAlign w:val="center"/>
          </w:tcPr>
          <w:p w14:paraId="7DE73B7A" w14:textId="77777777" w:rsidR="001E30B5" w:rsidRDefault="00000000">
            <w:pPr>
              <w:spacing w:before="40" w:after="40" w:line="276" w:lineRule="auto"/>
              <w:jc w:val="center"/>
            </w:pPr>
            <w:r>
              <w:rPr>
                <w:noProof/>
                <w:sz w:val="18"/>
                <w:szCs w:val="18"/>
              </w:rPr>
              <w:t>4</w:t>
            </w:r>
          </w:p>
        </w:tc>
        <w:tc>
          <w:tcPr>
            <w:tcW w:w="1247" w:type="dxa"/>
            <w:tcBorders>
              <w:top w:val="nil"/>
              <w:left w:val="nil"/>
              <w:bottom w:val="nil"/>
              <w:right w:val="nil"/>
            </w:tcBorders>
            <w:vAlign w:val="center"/>
          </w:tcPr>
          <w:p w14:paraId="2AE1BC05" w14:textId="77777777" w:rsidR="001E30B5" w:rsidRDefault="00000000">
            <w:pPr>
              <w:spacing w:before="40" w:after="40" w:line="276" w:lineRule="auto"/>
              <w:jc w:val="center"/>
            </w:pPr>
            <w:r>
              <w:rPr>
                <w:noProof/>
                <w:sz w:val="18"/>
                <w:szCs w:val="18"/>
              </w:rPr>
              <w:t>医生</w:t>
            </w:r>
          </w:p>
        </w:tc>
        <w:tc>
          <w:tcPr>
            <w:tcW w:w="1134" w:type="dxa"/>
            <w:tcBorders>
              <w:top w:val="nil"/>
              <w:left w:val="nil"/>
              <w:bottom w:val="nil"/>
              <w:right w:val="nil"/>
            </w:tcBorders>
            <w:vAlign w:val="center"/>
          </w:tcPr>
          <w:p w14:paraId="30F6D9AB" w14:textId="77777777" w:rsidR="001E30B5" w:rsidRDefault="00000000">
            <w:pPr>
              <w:spacing w:before="40" w:after="40" w:line="276" w:lineRule="auto"/>
              <w:jc w:val="center"/>
            </w:pPr>
            <w:r>
              <w:rPr>
                <w:noProof/>
                <w:sz w:val="18"/>
                <w:szCs w:val="18"/>
              </w:rPr>
              <w:t>5,419</w:t>
            </w:r>
          </w:p>
        </w:tc>
        <w:tc>
          <w:tcPr>
            <w:tcW w:w="1247" w:type="dxa"/>
            <w:tcBorders>
              <w:top w:val="nil"/>
              <w:left w:val="nil"/>
              <w:bottom w:val="nil"/>
              <w:right w:val="nil"/>
            </w:tcBorders>
            <w:vAlign w:val="center"/>
          </w:tcPr>
          <w:p w14:paraId="09094466" w14:textId="77777777" w:rsidR="001E30B5" w:rsidRDefault="00000000">
            <w:pPr>
              <w:spacing w:before="40" w:after="40" w:line="276" w:lineRule="auto"/>
              <w:jc w:val="center"/>
            </w:pPr>
            <w:r>
              <w:rPr>
                <w:noProof/>
                <w:sz w:val="18"/>
                <w:szCs w:val="18"/>
              </w:rPr>
              <w:t>替代</w:t>
            </w:r>
          </w:p>
        </w:tc>
        <w:tc>
          <w:tcPr>
            <w:tcW w:w="1134" w:type="dxa"/>
            <w:tcBorders>
              <w:top w:val="nil"/>
              <w:left w:val="nil"/>
              <w:bottom w:val="nil"/>
              <w:right w:val="nil"/>
            </w:tcBorders>
            <w:vAlign w:val="center"/>
          </w:tcPr>
          <w:p w14:paraId="4391B746" w14:textId="77777777" w:rsidR="001E30B5" w:rsidRDefault="00000000">
            <w:pPr>
              <w:spacing w:before="40" w:after="40" w:line="276" w:lineRule="auto"/>
              <w:jc w:val="center"/>
            </w:pPr>
            <w:r>
              <w:rPr>
                <w:noProof/>
                <w:sz w:val="18"/>
                <w:szCs w:val="18"/>
              </w:rPr>
              <w:t>984</w:t>
            </w:r>
          </w:p>
        </w:tc>
        <w:tc>
          <w:tcPr>
            <w:tcW w:w="1247" w:type="dxa"/>
            <w:tcBorders>
              <w:top w:val="nil"/>
              <w:left w:val="nil"/>
              <w:bottom w:val="nil"/>
              <w:right w:val="nil"/>
            </w:tcBorders>
            <w:vAlign w:val="center"/>
          </w:tcPr>
          <w:p w14:paraId="4830D770" w14:textId="77777777" w:rsidR="001E30B5" w:rsidRDefault="00000000">
            <w:pPr>
              <w:spacing w:before="40" w:after="40" w:line="276" w:lineRule="auto"/>
              <w:jc w:val="center"/>
            </w:pPr>
            <w:r>
              <w:rPr>
                <w:noProof/>
                <w:sz w:val="18"/>
                <w:szCs w:val="18"/>
              </w:rPr>
              <w:t>问题</w:t>
            </w:r>
          </w:p>
        </w:tc>
        <w:tc>
          <w:tcPr>
            <w:tcW w:w="1134" w:type="dxa"/>
            <w:tcBorders>
              <w:top w:val="nil"/>
              <w:left w:val="nil"/>
              <w:bottom w:val="nil"/>
              <w:right w:val="nil"/>
            </w:tcBorders>
            <w:vAlign w:val="center"/>
          </w:tcPr>
          <w:p w14:paraId="14C5C9D1" w14:textId="77777777" w:rsidR="001E30B5" w:rsidRDefault="00000000">
            <w:pPr>
              <w:spacing w:before="40" w:after="40" w:line="276" w:lineRule="auto"/>
              <w:jc w:val="center"/>
            </w:pPr>
            <w:r>
              <w:rPr>
                <w:noProof/>
                <w:sz w:val="18"/>
                <w:szCs w:val="18"/>
              </w:rPr>
              <w:t>446</w:t>
            </w:r>
          </w:p>
        </w:tc>
      </w:tr>
      <w:tr w:rsidR="001E30B5" w14:paraId="47C78B1C" w14:textId="77777777">
        <w:trPr>
          <w:cantSplit/>
          <w:jc w:val="center"/>
        </w:trPr>
        <w:tc>
          <w:tcPr>
            <w:tcW w:w="793" w:type="dxa"/>
            <w:tcBorders>
              <w:top w:val="nil"/>
              <w:left w:val="nil"/>
              <w:bottom w:val="nil"/>
              <w:right w:val="nil"/>
            </w:tcBorders>
            <w:vAlign w:val="center"/>
          </w:tcPr>
          <w:p w14:paraId="51D7DCF0" w14:textId="77777777" w:rsidR="001E30B5" w:rsidRDefault="00000000">
            <w:pPr>
              <w:spacing w:before="40" w:after="40" w:line="276" w:lineRule="auto"/>
              <w:jc w:val="center"/>
            </w:pPr>
            <w:r>
              <w:rPr>
                <w:noProof/>
                <w:sz w:val="18"/>
                <w:szCs w:val="18"/>
              </w:rPr>
              <w:t>5</w:t>
            </w:r>
          </w:p>
        </w:tc>
        <w:tc>
          <w:tcPr>
            <w:tcW w:w="1247" w:type="dxa"/>
            <w:tcBorders>
              <w:top w:val="nil"/>
              <w:left w:val="nil"/>
              <w:bottom w:val="nil"/>
              <w:right w:val="nil"/>
            </w:tcBorders>
            <w:vAlign w:val="center"/>
          </w:tcPr>
          <w:p w14:paraId="6143C87E" w14:textId="77777777" w:rsidR="001E30B5" w:rsidRDefault="00000000">
            <w:pPr>
              <w:spacing w:before="40" w:after="40" w:line="276" w:lineRule="auto"/>
              <w:jc w:val="center"/>
            </w:pPr>
            <w:r>
              <w:rPr>
                <w:noProof/>
                <w:sz w:val="18"/>
                <w:szCs w:val="18"/>
              </w:rPr>
              <w:t>医疗</w:t>
            </w:r>
          </w:p>
        </w:tc>
        <w:tc>
          <w:tcPr>
            <w:tcW w:w="1134" w:type="dxa"/>
            <w:tcBorders>
              <w:top w:val="nil"/>
              <w:left w:val="nil"/>
              <w:bottom w:val="nil"/>
              <w:right w:val="nil"/>
            </w:tcBorders>
            <w:vAlign w:val="center"/>
          </w:tcPr>
          <w:p w14:paraId="006F6A6F" w14:textId="77777777" w:rsidR="001E30B5" w:rsidRDefault="00000000">
            <w:pPr>
              <w:spacing w:before="40" w:after="40" w:line="276" w:lineRule="auto"/>
              <w:jc w:val="center"/>
            </w:pPr>
            <w:r>
              <w:rPr>
                <w:noProof/>
                <w:sz w:val="18"/>
                <w:szCs w:val="18"/>
              </w:rPr>
              <w:t>2,998</w:t>
            </w:r>
          </w:p>
        </w:tc>
        <w:tc>
          <w:tcPr>
            <w:tcW w:w="1247" w:type="dxa"/>
            <w:tcBorders>
              <w:top w:val="nil"/>
              <w:left w:val="nil"/>
              <w:bottom w:val="nil"/>
              <w:right w:val="nil"/>
            </w:tcBorders>
            <w:vAlign w:val="center"/>
          </w:tcPr>
          <w:p w14:paraId="4D52E3F0" w14:textId="77777777" w:rsidR="001E30B5" w:rsidRDefault="00000000">
            <w:pPr>
              <w:spacing w:before="40" w:after="40" w:line="276" w:lineRule="auto"/>
              <w:jc w:val="center"/>
            </w:pPr>
            <w:r>
              <w:rPr>
                <w:noProof/>
                <w:sz w:val="18"/>
                <w:szCs w:val="18"/>
              </w:rPr>
              <w:t>不能</w:t>
            </w:r>
          </w:p>
        </w:tc>
        <w:tc>
          <w:tcPr>
            <w:tcW w:w="1134" w:type="dxa"/>
            <w:tcBorders>
              <w:top w:val="nil"/>
              <w:left w:val="nil"/>
              <w:bottom w:val="nil"/>
              <w:right w:val="nil"/>
            </w:tcBorders>
            <w:vAlign w:val="center"/>
          </w:tcPr>
          <w:p w14:paraId="7FFF5031" w14:textId="77777777" w:rsidR="001E30B5" w:rsidRDefault="00000000">
            <w:pPr>
              <w:spacing w:before="40" w:after="40" w:line="276" w:lineRule="auto"/>
              <w:jc w:val="center"/>
            </w:pPr>
            <w:r>
              <w:rPr>
                <w:noProof/>
                <w:sz w:val="18"/>
                <w:szCs w:val="18"/>
              </w:rPr>
              <w:t>978</w:t>
            </w:r>
          </w:p>
        </w:tc>
        <w:tc>
          <w:tcPr>
            <w:tcW w:w="1247" w:type="dxa"/>
            <w:tcBorders>
              <w:top w:val="nil"/>
              <w:left w:val="nil"/>
              <w:bottom w:val="nil"/>
              <w:right w:val="nil"/>
            </w:tcBorders>
            <w:vAlign w:val="center"/>
          </w:tcPr>
          <w:p w14:paraId="00B46396" w14:textId="77777777" w:rsidR="001E30B5" w:rsidRDefault="00000000">
            <w:pPr>
              <w:spacing w:before="40" w:after="40" w:line="276" w:lineRule="auto"/>
              <w:jc w:val="center"/>
            </w:pPr>
            <w:r>
              <w:rPr>
                <w:noProof/>
                <w:sz w:val="18"/>
                <w:szCs w:val="18"/>
              </w:rPr>
              <w:t>看病</w:t>
            </w:r>
          </w:p>
        </w:tc>
        <w:tc>
          <w:tcPr>
            <w:tcW w:w="1134" w:type="dxa"/>
            <w:tcBorders>
              <w:top w:val="nil"/>
              <w:left w:val="nil"/>
              <w:bottom w:val="nil"/>
              <w:right w:val="nil"/>
            </w:tcBorders>
            <w:vAlign w:val="center"/>
          </w:tcPr>
          <w:p w14:paraId="235D27AB" w14:textId="77777777" w:rsidR="001E30B5" w:rsidRDefault="00000000">
            <w:pPr>
              <w:spacing w:before="40" w:after="40" w:line="276" w:lineRule="auto"/>
              <w:jc w:val="center"/>
            </w:pPr>
            <w:r>
              <w:rPr>
                <w:noProof/>
                <w:sz w:val="18"/>
                <w:szCs w:val="18"/>
              </w:rPr>
              <w:t>410</w:t>
            </w:r>
          </w:p>
        </w:tc>
      </w:tr>
      <w:tr w:rsidR="001E30B5" w14:paraId="538DF2A8" w14:textId="77777777">
        <w:trPr>
          <w:cantSplit/>
          <w:jc w:val="center"/>
        </w:trPr>
        <w:tc>
          <w:tcPr>
            <w:tcW w:w="793" w:type="dxa"/>
            <w:tcBorders>
              <w:top w:val="nil"/>
              <w:left w:val="nil"/>
              <w:bottom w:val="nil"/>
              <w:right w:val="nil"/>
            </w:tcBorders>
            <w:vAlign w:val="center"/>
          </w:tcPr>
          <w:p w14:paraId="4D309B28" w14:textId="77777777" w:rsidR="001E30B5" w:rsidRDefault="00000000">
            <w:pPr>
              <w:spacing w:before="40" w:after="40" w:line="276" w:lineRule="auto"/>
              <w:jc w:val="center"/>
            </w:pPr>
            <w:r>
              <w:rPr>
                <w:noProof/>
                <w:sz w:val="18"/>
                <w:szCs w:val="18"/>
              </w:rPr>
              <w:t>6</w:t>
            </w:r>
          </w:p>
        </w:tc>
        <w:tc>
          <w:tcPr>
            <w:tcW w:w="1247" w:type="dxa"/>
            <w:tcBorders>
              <w:top w:val="nil"/>
              <w:left w:val="nil"/>
              <w:bottom w:val="nil"/>
              <w:right w:val="nil"/>
            </w:tcBorders>
            <w:vAlign w:val="center"/>
          </w:tcPr>
          <w:p w14:paraId="5CBD37EE" w14:textId="77777777" w:rsidR="001E30B5" w:rsidRDefault="00000000">
            <w:pPr>
              <w:spacing w:before="40" w:after="40" w:line="276" w:lineRule="auto"/>
              <w:jc w:val="center"/>
            </w:pPr>
            <w:r>
              <w:rPr>
                <w:noProof/>
                <w:sz w:val="18"/>
                <w:szCs w:val="18"/>
              </w:rPr>
              <w:t>买药</w:t>
            </w:r>
          </w:p>
        </w:tc>
        <w:tc>
          <w:tcPr>
            <w:tcW w:w="1134" w:type="dxa"/>
            <w:tcBorders>
              <w:top w:val="nil"/>
              <w:left w:val="nil"/>
              <w:bottom w:val="nil"/>
              <w:right w:val="nil"/>
            </w:tcBorders>
            <w:vAlign w:val="center"/>
          </w:tcPr>
          <w:p w14:paraId="62177C9A" w14:textId="77777777" w:rsidR="001E30B5" w:rsidRDefault="00000000">
            <w:pPr>
              <w:spacing w:before="40" w:after="40" w:line="276" w:lineRule="auto"/>
              <w:jc w:val="center"/>
            </w:pPr>
            <w:r>
              <w:rPr>
                <w:noProof/>
                <w:sz w:val="18"/>
                <w:szCs w:val="18"/>
              </w:rPr>
              <w:t>2,831</w:t>
            </w:r>
          </w:p>
        </w:tc>
        <w:tc>
          <w:tcPr>
            <w:tcW w:w="1247" w:type="dxa"/>
            <w:tcBorders>
              <w:top w:val="nil"/>
              <w:left w:val="nil"/>
              <w:bottom w:val="nil"/>
              <w:right w:val="nil"/>
            </w:tcBorders>
            <w:vAlign w:val="center"/>
          </w:tcPr>
          <w:p w14:paraId="3A14034D" w14:textId="77777777" w:rsidR="001E30B5" w:rsidRDefault="00000000">
            <w:pPr>
              <w:spacing w:before="40" w:after="40" w:line="276" w:lineRule="auto"/>
              <w:jc w:val="center"/>
            </w:pPr>
            <w:r>
              <w:rPr>
                <w:noProof/>
                <w:sz w:val="18"/>
                <w:szCs w:val="18"/>
              </w:rPr>
              <w:t>医疗</w:t>
            </w:r>
          </w:p>
        </w:tc>
        <w:tc>
          <w:tcPr>
            <w:tcW w:w="1134" w:type="dxa"/>
            <w:tcBorders>
              <w:top w:val="nil"/>
              <w:left w:val="nil"/>
              <w:bottom w:val="nil"/>
              <w:right w:val="nil"/>
            </w:tcBorders>
            <w:vAlign w:val="center"/>
          </w:tcPr>
          <w:p w14:paraId="2CCF7545" w14:textId="77777777" w:rsidR="001E30B5" w:rsidRDefault="00000000">
            <w:pPr>
              <w:spacing w:before="40" w:after="40" w:line="276" w:lineRule="auto"/>
              <w:jc w:val="center"/>
            </w:pPr>
            <w:r>
              <w:rPr>
                <w:noProof/>
                <w:sz w:val="18"/>
                <w:szCs w:val="18"/>
              </w:rPr>
              <w:t>915</w:t>
            </w:r>
          </w:p>
        </w:tc>
        <w:tc>
          <w:tcPr>
            <w:tcW w:w="1247" w:type="dxa"/>
            <w:tcBorders>
              <w:top w:val="nil"/>
              <w:left w:val="nil"/>
              <w:bottom w:val="nil"/>
              <w:right w:val="nil"/>
            </w:tcBorders>
            <w:vAlign w:val="center"/>
          </w:tcPr>
          <w:p w14:paraId="2DD298CE" w14:textId="77777777" w:rsidR="001E30B5" w:rsidRDefault="00000000">
            <w:pPr>
              <w:spacing w:before="40" w:after="40" w:line="276" w:lineRule="auto"/>
              <w:jc w:val="center"/>
            </w:pPr>
            <w:r>
              <w:rPr>
                <w:noProof/>
                <w:sz w:val="18"/>
                <w:szCs w:val="18"/>
              </w:rPr>
              <w:t>取代</w:t>
            </w:r>
          </w:p>
        </w:tc>
        <w:tc>
          <w:tcPr>
            <w:tcW w:w="1134" w:type="dxa"/>
            <w:tcBorders>
              <w:top w:val="nil"/>
              <w:left w:val="nil"/>
              <w:bottom w:val="nil"/>
              <w:right w:val="nil"/>
            </w:tcBorders>
            <w:vAlign w:val="center"/>
          </w:tcPr>
          <w:p w14:paraId="033CEE48" w14:textId="77777777" w:rsidR="001E30B5" w:rsidRDefault="00000000">
            <w:pPr>
              <w:spacing w:before="40" w:after="40" w:line="276" w:lineRule="auto"/>
              <w:jc w:val="center"/>
            </w:pPr>
            <w:r>
              <w:rPr>
                <w:noProof/>
                <w:sz w:val="18"/>
                <w:szCs w:val="18"/>
              </w:rPr>
              <w:t>406</w:t>
            </w:r>
          </w:p>
        </w:tc>
      </w:tr>
      <w:tr w:rsidR="001E30B5" w14:paraId="6E615139" w14:textId="77777777">
        <w:trPr>
          <w:cantSplit/>
          <w:jc w:val="center"/>
        </w:trPr>
        <w:tc>
          <w:tcPr>
            <w:tcW w:w="793" w:type="dxa"/>
            <w:tcBorders>
              <w:top w:val="nil"/>
              <w:left w:val="nil"/>
              <w:bottom w:val="nil"/>
              <w:right w:val="nil"/>
            </w:tcBorders>
            <w:vAlign w:val="center"/>
          </w:tcPr>
          <w:p w14:paraId="07A30136" w14:textId="77777777" w:rsidR="001E30B5" w:rsidRDefault="00000000">
            <w:pPr>
              <w:spacing w:before="40" w:after="40" w:line="276" w:lineRule="auto"/>
              <w:jc w:val="center"/>
            </w:pPr>
            <w:r>
              <w:rPr>
                <w:noProof/>
                <w:sz w:val="18"/>
                <w:szCs w:val="18"/>
              </w:rPr>
              <w:t>7</w:t>
            </w:r>
          </w:p>
        </w:tc>
        <w:tc>
          <w:tcPr>
            <w:tcW w:w="1247" w:type="dxa"/>
            <w:tcBorders>
              <w:top w:val="nil"/>
              <w:left w:val="nil"/>
              <w:bottom w:val="nil"/>
              <w:right w:val="nil"/>
            </w:tcBorders>
            <w:vAlign w:val="center"/>
          </w:tcPr>
          <w:p w14:paraId="1372277F" w14:textId="77777777" w:rsidR="001E30B5" w:rsidRDefault="00000000">
            <w:pPr>
              <w:spacing w:before="40" w:after="40" w:line="276" w:lineRule="auto"/>
              <w:jc w:val="center"/>
            </w:pPr>
            <w:r>
              <w:rPr>
                <w:noProof/>
                <w:sz w:val="18"/>
                <w:szCs w:val="18"/>
              </w:rPr>
              <w:t>贴心</w:t>
            </w:r>
          </w:p>
        </w:tc>
        <w:tc>
          <w:tcPr>
            <w:tcW w:w="1134" w:type="dxa"/>
            <w:tcBorders>
              <w:top w:val="nil"/>
              <w:left w:val="nil"/>
              <w:bottom w:val="nil"/>
              <w:right w:val="nil"/>
            </w:tcBorders>
            <w:vAlign w:val="center"/>
          </w:tcPr>
          <w:p w14:paraId="1D61F36D" w14:textId="77777777" w:rsidR="001E30B5" w:rsidRDefault="00000000">
            <w:pPr>
              <w:spacing w:before="40" w:after="40" w:line="276" w:lineRule="auto"/>
              <w:jc w:val="center"/>
            </w:pPr>
            <w:r>
              <w:rPr>
                <w:noProof/>
                <w:sz w:val="18"/>
                <w:szCs w:val="18"/>
              </w:rPr>
              <w:t>2,698</w:t>
            </w:r>
          </w:p>
        </w:tc>
        <w:tc>
          <w:tcPr>
            <w:tcW w:w="1247" w:type="dxa"/>
            <w:tcBorders>
              <w:top w:val="nil"/>
              <w:left w:val="nil"/>
              <w:bottom w:val="nil"/>
              <w:right w:val="nil"/>
            </w:tcBorders>
            <w:vAlign w:val="center"/>
          </w:tcPr>
          <w:p w14:paraId="51C47097" w14:textId="77777777" w:rsidR="001E30B5" w:rsidRDefault="00000000">
            <w:pPr>
              <w:spacing w:before="40" w:after="40" w:line="276" w:lineRule="auto"/>
              <w:jc w:val="center"/>
            </w:pPr>
            <w:r>
              <w:rPr>
                <w:noProof/>
                <w:sz w:val="18"/>
                <w:szCs w:val="18"/>
              </w:rPr>
              <w:t>取代</w:t>
            </w:r>
          </w:p>
        </w:tc>
        <w:tc>
          <w:tcPr>
            <w:tcW w:w="1134" w:type="dxa"/>
            <w:tcBorders>
              <w:top w:val="nil"/>
              <w:left w:val="nil"/>
              <w:bottom w:val="nil"/>
              <w:right w:val="nil"/>
            </w:tcBorders>
            <w:vAlign w:val="center"/>
          </w:tcPr>
          <w:p w14:paraId="78204272" w14:textId="77777777" w:rsidR="001E30B5" w:rsidRDefault="00000000">
            <w:pPr>
              <w:spacing w:before="40" w:after="40" w:line="276" w:lineRule="auto"/>
              <w:jc w:val="center"/>
            </w:pPr>
            <w:r>
              <w:rPr>
                <w:noProof/>
                <w:sz w:val="18"/>
                <w:szCs w:val="18"/>
              </w:rPr>
              <w:t>843</w:t>
            </w:r>
          </w:p>
        </w:tc>
        <w:tc>
          <w:tcPr>
            <w:tcW w:w="1247" w:type="dxa"/>
            <w:tcBorders>
              <w:top w:val="nil"/>
              <w:left w:val="nil"/>
              <w:bottom w:val="nil"/>
              <w:right w:val="nil"/>
            </w:tcBorders>
            <w:vAlign w:val="center"/>
          </w:tcPr>
          <w:p w14:paraId="08A1F758" w14:textId="77777777" w:rsidR="001E30B5" w:rsidRDefault="00000000">
            <w:pPr>
              <w:spacing w:before="40" w:after="40" w:line="276" w:lineRule="auto"/>
              <w:jc w:val="center"/>
            </w:pPr>
            <w:r>
              <w:rPr>
                <w:noProof/>
                <w:sz w:val="18"/>
                <w:szCs w:val="18"/>
              </w:rPr>
              <w:t>不会</w:t>
            </w:r>
          </w:p>
        </w:tc>
        <w:tc>
          <w:tcPr>
            <w:tcW w:w="1134" w:type="dxa"/>
            <w:tcBorders>
              <w:top w:val="nil"/>
              <w:left w:val="nil"/>
              <w:bottom w:val="nil"/>
              <w:right w:val="nil"/>
            </w:tcBorders>
            <w:vAlign w:val="center"/>
          </w:tcPr>
          <w:p w14:paraId="489A9C0C" w14:textId="77777777" w:rsidR="001E30B5" w:rsidRDefault="00000000">
            <w:pPr>
              <w:spacing w:before="40" w:after="40" w:line="276" w:lineRule="auto"/>
              <w:jc w:val="center"/>
            </w:pPr>
            <w:r>
              <w:rPr>
                <w:noProof/>
                <w:sz w:val="18"/>
                <w:szCs w:val="18"/>
              </w:rPr>
              <w:t>405</w:t>
            </w:r>
          </w:p>
        </w:tc>
      </w:tr>
      <w:tr w:rsidR="001E30B5" w14:paraId="78FEE37B" w14:textId="77777777">
        <w:trPr>
          <w:cantSplit/>
          <w:jc w:val="center"/>
        </w:trPr>
        <w:tc>
          <w:tcPr>
            <w:tcW w:w="793" w:type="dxa"/>
            <w:tcBorders>
              <w:top w:val="nil"/>
              <w:left w:val="nil"/>
              <w:bottom w:val="nil"/>
              <w:right w:val="nil"/>
            </w:tcBorders>
            <w:vAlign w:val="center"/>
          </w:tcPr>
          <w:p w14:paraId="2675E1E2" w14:textId="77777777" w:rsidR="001E30B5" w:rsidRDefault="00000000">
            <w:pPr>
              <w:spacing w:before="40" w:after="40" w:line="276" w:lineRule="auto"/>
              <w:jc w:val="center"/>
            </w:pPr>
            <w:r>
              <w:rPr>
                <w:noProof/>
                <w:sz w:val="18"/>
                <w:szCs w:val="18"/>
              </w:rPr>
              <w:t>8</w:t>
            </w:r>
          </w:p>
        </w:tc>
        <w:tc>
          <w:tcPr>
            <w:tcW w:w="1247" w:type="dxa"/>
            <w:tcBorders>
              <w:top w:val="nil"/>
              <w:left w:val="nil"/>
              <w:bottom w:val="nil"/>
              <w:right w:val="nil"/>
            </w:tcBorders>
            <w:vAlign w:val="center"/>
          </w:tcPr>
          <w:p w14:paraId="13675D6B" w14:textId="77777777" w:rsidR="001E30B5" w:rsidRDefault="00000000">
            <w:pPr>
              <w:spacing w:before="40" w:after="40" w:line="276" w:lineRule="auto"/>
              <w:jc w:val="center"/>
            </w:pPr>
            <w:r>
              <w:rPr>
                <w:noProof/>
                <w:sz w:val="18"/>
                <w:szCs w:val="18"/>
              </w:rPr>
              <w:t>问诊</w:t>
            </w:r>
          </w:p>
        </w:tc>
        <w:tc>
          <w:tcPr>
            <w:tcW w:w="1134" w:type="dxa"/>
            <w:tcBorders>
              <w:top w:val="nil"/>
              <w:left w:val="nil"/>
              <w:bottom w:val="nil"/>
              <w:right w:val="nil"/>
            </w:tcBorders>
            <w:vAlign w:val="center"/>
          </w:tcPr>
          <w:p w14:paraId="7F777BD4" w14:textId="77777777" w:rsidR="001E30B5" w:rsidRDefault="00000000">
            <w:pPr>
              <w:spacing w:before="40" w:after="40" w:line="276" w:lineRule="auto"/>
              <w:jc w:val="center"/>
            </w:pPr>
            <w:r>
              <w:rPr>
                <w:noProof/>
                <w:sz w:val="18"/>
                <w:szCs w:val="18"/>
              </w:rPr>
              <w:t>2,545</w:t>
            </w:r>
          </w:p>
        </w:tc>
        <w:tc>
          <w:tcPr>
            <w:tcW w:w="1247" w:type="dxa"/>
            <w:tcBorders>
              <w:top w:val="nil"/>
              <w:left w:val="nil"/>
              <w:bottom w:val="nil"/>
              <w:right w:val="nil"/>
            </w:tcBorders>
            <w:vAlign w:val="center"/>
          </w:tcPr>
          <w:p w14:paraId="25D6696E" w14:textId="77777777" w:rsidR="001E30B5" w:rsidRDefault="00000000">
            <w:pPr>
              <w:spacing w:before="40" w:after="40" w:line="276" w:lineRule="auto"/>
              <w:jc w:val="center"/>
            </w:pPr>
            <w:r>
              <w:rPr>
                <w:noProof/>
                <w:sz w:val="18"/>
                <w:szCs w:val="18"/>
              </w:rPr>
              <w:t>问题</w:t>
            </w:r>
          </w:p>
        </w:tc>
        <w:tc>
          <w:tcPr>
            <w:tcW w:w="1134" w:type="dxa"/>
            <w:tcBorders>
              <w:top w:val="nil"/>
              <w:left w:val="nil"/>
              <w:bottom w:val="nil"/>
              <w:right w:val="nil"/>
            </w:tcBorders>
            <w:vAlign w:val="center"/>
          </w:tcPr>
          <w:p w14:paraId="2D976CB7" w14:textId="77777777" w:rsidR="001E30B5" w:rsidRDefault="00000000">
            <w:pPr>
              <w:spacing w:before="40" w:after="40" w:line="276" w:lineRule="auto"/>
              <w:jc w:val="center"/>
            </w:pPr>
            <w:r>
              <w:rPr>
                <w:noProof/>
                <w:sz w:val="18"/>
                <w:szCs w:val="18"/>
              </w:rPr>
              <w:t>760</w:t>
            </w:r>
          </w:p>
        </w:tc>
        <w:tc>
          <w:tcPr>
            <w:tcW w:w="1247" w:type="dxa"/>
            <w:tcBorders>
              <w:top w:val="nil"/>
              <w:left w:val="nil"/>
              <w:bottom w:val="nil"/>
              <w:right w:val="nil"/>
            </w:tcBorders>
            <w:vAlign w:val="center"/>
          </w:tcPr>
          <w:p w14:paraId="25327476" w14:textId="77777777" w:rsidR="001E30B5" w:rsidRDefault="00000000">
            <w:pPr>
              <w:spacing w:before="40" w:after="40" w:line="276" w:lineRule="auto"/>
              <w:jc w:val="center"/>
            </w:pPr>
            <w:r>
              <w:rPr>
                <w:noProof/>
                <w:sz w:val="18"/>
                <w:szCs w:val="18"/>
              </w:rPr>
              <w:t>不能</w:t>
            </w:r>
          </w:p>
        </w:tc>
        <w:tc>
          <w:tcPr>
            <w:tcW w:w="1134" w:type="dxa"/>
            <w:tcBorders>
              <w:top w:val="nil"/>
              <w:left w:val="nil"/>
              <w:bottom w:val="nil"/>
              <w:right w:val="nil"/>
            </w:tcBorders>
            <w:vAlign w:val="center"/>
          </w:tcPr>
          <w:p w14:paraId="1BAA8D64" w14:textId="77777777" w:rsidR="001E30B5" w:rsidRDefault="00000000">
            <w:pPr>
              <w:spacing w:before="40" w:after="40" w:line="276" w:lineRule="auto"/>
              <w:jc w:val="center"/>
            </w:pPr>
            <w:r>
              <w:rPr>
                <w:noProof/>
                <w:sz w:val="18"/>
                <w:szCs w:val="18"/>
              </w:rPr>
              <w:t>386</w:t>
            </w:r>
          </w:p>
        </w:tc>
      </w:tr>
      <w:tr w:rsidR="001E30B5" w14:paraId="390452B1" w14:textId="77777777">
        <w:trPr>
          <w:cantSplit/>
          <w:jc w:val="center"/>
        </w:trPr>
        <w:tc>
          <w:tcPr>
            <w:tcW w:w="793" w:type="dxa"/>
            <w:tcBorders>
              <w:top w:val="nil"/>
              <w:left w:val="nil"/>
              <w:bottom w:val="nil"/>
              <w:right w:val="nil"/>
            </w:tcBorders>
            <w:vAlign w:val="center"/>
          </w:tcPr>
          <w:p w14:paraId="6569E1B0" w14:textId="77777777" w:rsidR="001E30B5" w:rsidRDefault="00000000">
            <w:pPr>
              <w:spacing w:before="40" w:after="40" w:line="276" w:lineRule="auto"/>
              <w:jc w:val="center"/>
            </w:pPr>
            <w:r>
              <w:rPr>
                <w:noProof/>
                <w:sz w:val="18"/>
                <w:szCs w:val="18"/>
              </w:rPr>
              <w:t>9</w:t>
            </w:r>
          </w:p>
        </w:tc>
        <w:tc>
          <w:tcPr>
            <w:tcW w:w="1247" w:type="dxa"/>
            <w:tcBorders>
              <w:top w:val="nil"/>
              <w:left w:val="nil"/>
              <w:bottom w:val="nil"/>
              <w:right w:val="nil"/>
            </w:tcBorders>
            <w:vAlign w:val="center"/>
          </w:tcPr>
          <w:p w14:paraId="2A040E75" w14:textId="77777777" w:rsidR="001E30B5" w:rsidRDefault="00000000">
            <w:pPr>
              <w:spacing w:before="40" w:after="40" w:line="276" w:lineRule="auto"/>
              <w:jc w:val="center"/>
            </w:pPr>
            <w:r>
              <w:rPr>
                <w:noProof/>
                <w:sz w:val="18"/>
                <w:szCs w:val="18"/>
              </w:rPr>
              <w:t>实用</w:t>
            </w:r>
          </w:p>
        </w:tc>
        <w:tc>
          <w:tcPr>
            <w:tcW w:w="1134" w:type="dxa"/>
            <w:tcBorders>
              <w:top w:val="nil"/>
              <w:left w:val="nil"/>
              <w:bottom w:val="nil"/>
              <w:right w:val="nil"/>
            </w:tcBorders>
            <w:vAlign w:val="center"/>
          </w:tcPr>
          <w:p w14:paraId="78AB5918" w14:textId="77777777" w:rsidR="001E30B5" w:rsidRDefault="00000000">
            <w:pPr>
              <w:spacing w:before="40" w:after="40" w:line="276" w:lineRule="auto"/>
              <w:jc w:val="center"/>
            </w:pPr>
            <w:r>
              <w:rPr>
                <w:noProof/>
                <w:sz w:val="18"/>
                <w:szCs w:val="18"/>
              </w:rPr>
              <w:t>2,208</w:t>
            </w:r>
          </w:p>
        </w:tc>
        <w:tc>
          <w:tcPr>
            <w:tcW w:w="1247" w:type="dxa"/>
            <w:tcBorders>
              <w:top w:val="nil"/>
              <w:left w:val="nil"/>
              <w:bottom w:val="nil"/>
              <w:right w:val="nil"/>
            </w:tcBorders>
            <w:vAlign w:val="center"/>
          </w:tcPr>
          <w:p w14:paraId="6085EF91" w14:textId="77777777" w:rsidR="001E30B5" w:rsidRDefault="00000000">
            <w:pPr>
              <w:spacing w:before="40" w:after="40" w:line="276" w:lineRule="auto"/>
              <w:jc w:val="center"/>
            </w:pPr>
            <w:r>
              <w:rPr>
                <w:noProof/>
                <w:sz w:val="18"/>
                <w:szCs w:val="18"/>
              </w:rPr>
              <w:t>医院</w:t>
            </w:r>
          </w:p>
        </w:tc>
        <w:tc>
          <w:tcPr>
            <w:tcW w:w="1134" w:type="dxa"/>
            <w:tcBorders>
              <w:top w:val="nil"/>
              <w:left w:val="nil"/>
              <w:bottom w:val="nil"/>
              <w:right w:val="nil"/>
            </w:tcBorders>
            <w:vAlign w:val="center"/>
          </w:tcPr>
          <w:p w14:paraId="0D4485A4" w14:textId="77777777" w:rsidR="001E30B5" w:rsidRDefault="00000000">
            <w:pPr>
              <w:spacing w:before="40" w:after="40" w:line="276" w:lineRule="auto"/>
              <w:jc w:val="center"/>
            </w:pPr>
            <w:r>
              <w:rPr>
                <w:noProof/>
                <w:sz w:val="18"/>
                <w:szCs w:val="18"/>
              </w:rPr>
              <w:t>733</w:t>
            </w:r>
          </w:p>
        </w:tc>
        <w:tc>
          <w:tcPr>
            <w:tcW w:w="1247" w:type="dxa"/>
            <w:tcBorders>
              <w:top w:val="nil"/>
              <w:left w:val="nil"/>
              <w:bottom w:val="nil"/>
              <w:right w:val="nil"/>
            </w:tcBorders>
            <w:vAlign w:val="center"/>
          </w:tcPr>
          <w:p w14:paraId="18C790A4" w14:textId="77777777" w:rsidR="001E30B5" w:rsidRDefault="00000000">
            <w:pPr>
              <w:spacing w:before="40" w:after="40" w:line="276" w:lineRule="auto"/>
              <w:jc w:val="center"/>
            </w:pPr>
            <w:r>
              <w:rPr>
                <w:noProof/>
                <w:sz w:val="18"/>
                <w:szCs w:val="18"/>
              </w:rPr>
              <w:t>可能</w:t>
            </w:r>
          </w:p>
        </w:tc>
        <w:tc>
          <w:tcPr>
            <w:tcW w:w="1134" w:type="dxa"/>
            <w:tcBorders>
              <w:top w:val="nil"/>
              <w:left w:val="nil"/>
              <w:bottom w:val="nil"/>
              <w:right w:val="nil"/>
            </w:tcBorders>
            <w:vAlign w:val="center"/>
          </w:tcPr>
          <w:p w14:paraId="3B048F90" w14:textId="77777777" w:rsidR="001E30B5" w:rsidRDefault="00000000">
            <w:pPr>
              <w:spacing w:before="40" w:after="40" w:line="276" w:lineRule="auto"/>
              <w:jc w:val="center"/>
            </w:pPr>
            <w:r>
              <w:rPr>
                <w:noProof/>
                <w:sz w:val="18"/>
                <w:szCs w:val="18"/>
              </w:rPr>
              <w:t>360</w:t>
            </w:r>
          </w:p>
        </w:tc>
      </w:tr>
      <w:tr w:rsidR="001E30B5" w14:paraId="23EB5E57" w14:textId="77777777">
        <w:trPr>
          <w:cantSplit/>
          <w:jc w:val="center"/>
        </w:trPr>
        <w:tc>
          <w:tcPr>
            <w:tcW w:w="793" w:type="dxa"/>
            <w:tcBorders>
              <w:top w:val="nil"/>
              <w:left w:val="nil"/>
              <w:bottom w:val="single" w:sz="12" w:space="0" w:color="000000"/>
              <w:right w:val="nil"/>
            </w:tcBorders>
            <w:vAlign w:val="center"/>
          </w:tcPr>
          <w:p w14:paraId="75E51FCC" w14:textId="77777777" w:rsidR="001E30B5" w:rsidRDefault="00000000">
            <w:pPr>
              <w:spacing w:before="40" w:after="40" w:line="276" w:lineRule="auto"/>
              <w:jc w:val="center"/>
            </w:pPr>
            <w:r>
              <w:rPr>
                <w:noProof/>
                <w:sz w:val="18"/>
                <w:szCs w:val="18"/>
              </w:rPr>
              <w:t>10</w:t>
            </w:r>
          </w:p>
        </w:tc>
        <w:tc>
          <w:tcPr>
            <w:tcW w:w="1247" w:type="dxa"/>
            <w:tcBorders>
              <w:top w:val="nil"/>
              <w:left w:val="nil"/>
              <w:bottom w:val="single" w:sz="12" w:space="0" w:color="000000"/>
              <w:right w:val="nil"/>
            </w:tcBorders>
            <w:vAlign w:val="center"/>
          </w:tcPr>
          <w:p w14:paraId="7201CA98" w14:textId="77777777" w:rsidR="001E30B5" w:rsidRDefault="00000000">
            <w:pPr>
              <w:spacing w:before="40" w:after="40" w:line="276" w:lineRule="auto"/>
              <w:jc w:val="center"/>
            </w:pPr>
            <w:r>
              <w:rPr>
                <w:noProof/>
                <w:sz w:val="18"/>
                <w:szCs w:val="18"/>
              </w:rPr>
              <w:t>问题</w:t>
            </w:r>
          </w:p>
        </w:tc>
        <w:tc>
          <w:tcPr>
            <w:tcW w:w="1134" w:type="dxa"/>
            <w:tcBorders>
              <w:top w:val="nil"/>
              <w:left w:val="nil"/>
              <w:bottom w:val="single" w:sz="12" w:space="0" w:color="000000"/>
              <w:right w:val="nil"/>
            </w:tcBorders>
            <w:vAlign w:val="center"/>
          </w:tcPr>
          <w:p w14:paraId="49C6223A" w14:textId="77777777" w:rsidR="001E30B5" w:rsidRDefault="00000000">
            <w:pPr>
              <w:spacing w:before="40" w:after="40" w:line="276" w:lineRule="auto"/>
              <w:jc w:val="center"/>
            </w:pPr>
            <w:r>
              <w:rPr>
                <w:noProof/>
                <w:sz w:val="18"/>
                <w:szCs w:val="18"/>
              </w:rPr>
              <w:t>2,107</w:t>
            </w:r>
          </w:p>
        </w:tc>
        <w:tc>
          <w:tcPr>
            <w:tcW w:w="1247" w:type="dxa"/>
            <w:tcBorders>
              <w:top w:val="nil"/>
              <w:left w:val="nil"/>
              <w:bottom w:val="single" w:sz="12" w:space="0" w:color="000000"/>
              <w:right w:val="nil"/>
            </w:tcBorders>
            <w:vAlign w:val="center"/>
          </w:tcPr>
          <w:p w14:paraId="511BF265" w14:textId="77777777" w:rsidR="001E30B5" w:rsidRDefault="00000000">
            <w:pPr>
              <w:spacing w:before="40" w:after="40" w:line="276" w:lineRule="auto"/>
              <w:jc w:val="center"/>
            </w:pPr>
            <w:r>
              <w:rPr>
                <w:noProof/>
                <w:sz w:val="18"/>
                <w:szCs w:val="18"/>
              </w:rPr>
              <w:t>专业</w:t>
            </w:r>
          </w:p>
        </w:tc>
        <w:tc>
          <w:tcPr>
            <w:tcW w:w="1134" w:type="dxa"/>
            <w:tcBorders>
              <w:top w:val="nil"/>
              <w:left w:val="nil"/>
              <w:bottom w:val="single" w:sz="12" w:space="0" w:color="000000"/>
              <w:right w:val="nil"/>
            </w:tcBorders>
            <w:vAlign w:val="center"/>
          </w:tcPr>
          <w:p w14:paraId="382EF90A" w14:textId="77777777" w:rsidR="001E30B5" w:rsidRDefault="00000000">
            <w:pPr>
              <w:spacing w:before="40" w:after="40" w:line="276" w:lineRule="auto"/>
              <w:jc w:val="center"/>
            </w:pPr>
            <w:r>
              <w:rPr>
                <w:noProof/>
                <w:sz w:val="18"/>
                <w:szCs w:val="18"/>
              </w:rPr>
              <w:t>683</w:t>
            </w:r>
          </w:p>
        </w:tc>
        <w:tc>
          <w:tcPr>
            <w:tcW w:w="1247" w:type="dxa"/>
            <w:tcBorders>
              <w:top w:val="nil"/>
              <w:left w:val="nil"/>
              <w:bottom w:val="single" w:sz="12" w:space="0" w:color="000000"/>
              <w:right w:val="nil"/>
            </w:tcBorders>
            <w:vAlign w:val="center"/>
          </w:tcPr>
          <w:p w14:paraId="7D14C122" w14:textId="77777777" w:rsidR="001E30B5" w:rsidRDefault="00000000">
            <w:pPr>
              <w:spacing w:before="40" w:after="40" w:line="276" w:lineRule="auto"/>
              <w:jc w:val="center"/>
            </w:pPr>
            <w:r>
              <w:rPr>
                <w:noProof/>
                <w:sz w:val="18"/>
                <w:szCs w:val="18"/>
              </w:rPr>
              <w:t>医疗</w:t>
            </w:r>
          </w:p>
        </w:tc>
        <w:tc>
          <w:tcPr>
            <w:tcW w:w="1134" w:type="dxa"/>
            <w:tcBorders>
              <w:top w:val="nil"/>
              <w:left w:val="nil"/>
              <w:bottom w:val="single" w:sz="12" w:space="0" w:color="000000"/>
              <w:right w:val="nil"/>
            </w:tcBorders>
            <w:vAlign w:val="center"/>
          </w:tcPr>
          <w:p w14:paraId="204220A7" w14:textId="77777777" w:rsidR="001E30B5" w:rsidRDefault="00000000">
            <w:pPr>
              <w:spacing w:before="40" w:after="40" w:line="276" w:lineRule="auto"/>
              <w:jc w:val="center"/>
            </w:pPr>
            <w:r>
              <w:rPr>
                <w:noProof/>
                <w:sz w:val="18"/>
                <w:szCs w:val="18"/>
              </w:rPr>
              <w:t>336</w:t>
            </w:r>
          </w:p>
        </w:tc>
      </w:tr>
    </w:tbl>
    <w:p w14:paraId="178F07E0" w14:textId="77777777" w:rsidR="001E30B5" w:rsidRDefault="00000000">
      <w:pPr>
        <w:ind w:firstLine="480"/>
        <w:jc w:val="both"/>
      </w:pPr>
      <w:r>
        <w:rPr>
          <w:szCs w:val="24"/>
        </w:rPr>
        <w:t>平均</w:t>
      </w:r>
      <w:r>
        <w:rPr>
          <w:szCs w:val="24"/>
        </w:rPr>
        <w:t>TF-IDF</w:t>
      </w:r>
      <w:r>
        <w:rPr>
          <w:szCs w:val="24"/>
        </w:rPr>
        <w:t>进一步凸显了组间主题差异。积极组中</w:t>
      </w:r>
      <w:r>
        <w:rPr>
          <w:szCs w:val="24"/>
        </w:rPr>
        <w:t>“</w:t>
      </w:r>
      <w:r>
        <w:rPr>
          <w:szCs w:val="24"/>
        </w:rPr>
        <w:t>方便</w:t>
      </w:r>
      <w:r>
        <w:rPr>
          <w:szCs w:val="24"/>
        </w:rPr>
        <w:t>”</w:t>
      </w:r>
      <w:r>
        <w:rPr>
          <w:szCs w:val="24"/>
        </w:rPr>
        <w:t>超过</w:t>
      </w:r>
      <w:r>
        <w:rPr>
          <w:szCs w:val="24"/>
        </w:rPr>
        <w:t>AI</w:t>
      </w:r>
      <w:r>
        <w:rPr>
          <w:szCs w:val="24"/>
        </w:rPr>
        <w:t>居于首位，</w:t>
      </w:r>
      <w:r>
        <w:rPr>
          <w:szCs w:val="24"/>
        </w:rPr>
        <w:t>“</w:t>
      </w:r>
      <w:r>
        <w:rPr>
          <w:szCs w:val="24"/>
        </w:rPr>
        <w:t>贴心、买药、实用、问诊</w:t>
      </w:r>
      <w:r>
        <w:rPr>
          <w:szCs w:val="24"/>
        </w:rPr>
        <w:t>”</w:t>
      </w:r>
      <w:r>
        <w:rPr>
          <w:szCs w:val="24"/>
        </w:rPr>
        <w:t>进入前十；中立组仍以</w:t>
      </w:r>
      <w:r>
        <w:rPr>
          <w:szCs w:val="24"/>
        </w:rPr>
        <w:t>AI</w:t>
      </w:r>
      <w:r>
        <w:rPr>
          <w:szCs w:val="24"/>
        </w:rPr>
        <w:t>和医生为中心，</w:t>
      </w:r>
      <w:r>
        <w:rPr>
          <w:szCs w:val="24"/>
        </w:rPr>
        <w:t>“</w:t>
      </w:r>
      <w:r>
        <w:rPr>
          <w:szCs w:val="24"/>
        </w:rPr>
        <w:t>辅助、不能、替代、取代、参考</w:t>
      </w:r>
      <w:r>
        <w:rPr>
          <w:szCs w:val="24"/>
        </w:rPr>
        <w:t>”</w:t>
      </w:r>
      <w:r>
        <w:rPr>
          <w:szCs w:val="24"/>
        </w:rPr>
        <w:t>具有较高区分度；消极组除</w:t>
      </w:r>
      <w:r>
        <w:rPr>
          <w:szCs w:val="24"/>
        </w:rPr>
        <w:t>AI</w:t>
      </w:r>
      <w:r>
        <w:rPr>
          <w:szCs w:val="24"/>
        </w:rPr>
        <w:t>和医生外，主要出现</w:t>
      </w:r>
      <w:r>
        <w:rPr>
          <w:szCs w:val="24"/>
        </w:rPr>
        <w:t>“</w:t>
      </w:r>
      <w:r>
        <w:rPr>
          <w:szCs w:val="24"/>
        </w:rPr>
        <w:t>医院、不会、不能、取代、看病、相信</w:t>
      </w:r>
      <w:r>
        <w:rPr>
          <w:szCs w:val="24"/>
        </w:rPr>
        <w:t>”</w:t>
      </w:r>
      <w:r>
        <w:rPr>
          <w:szCs w:val="24"/>
        </w:rPr>
        <w:t>等词。高频词与</w:t>
      </w:r>
      <w:r>
        <w:rPr>
          <w:szCs w:val="24"/>
        </w:rPr>
        <w:t>TF-IDF</w:t>
      </w:r>
      <w:r>
        <w:rPr>
          <w:szCs w:val="24"/>
        </w:rPr>
        <w:t>结果相互印证：积极组偏向功能收益，中立组偏向协作边界，消极组偏向能力质疑与替代担忧。结果见表</w:t>
      </w:r>
      <w:r>
        <w:rPr>
          <w:szCs w:val="24"/>
        </w:rPr>
        <w:t>6</w:t>
      </w:r>
      <w:r>
        <w:rPr>
          <w:szCs w:val="24"/>
        </w:rPr>
        <w:t>和图</w:t>
      </w:r>
      <w:r>
        <w:rPr>
          <w:szCs w:val="24"/>
        </w:rPr>
        <w:t>3</w:t>
      </w:r>
      <w:r>
        <w:rPr>
          <w:szCs w:val="24"/>
        </w:rPr>
        <w:t>。</w:t>
      </w:r>
    </w:p>
    <w:p w14:paraId="652DCECD"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6</w:t>
      </w:r>
      <w:r>
        <w:rPr>
          <w:rFonts w:eastAsia="黑体"/>
          <w:b/>
          <w:sz w:val="18"/>
          <w:szCs w:val="18"/>
        </w:rPr>
        <w:t xml:space="preserve">　三组平均</w:t>
      </w:r>
      <w:r>
        <w:rPr>
          <w:rFonts w:eastAsia="黑体"/>
          <w:b/>
          <w:sz w:val="18"/>
          <w:szCs w:val="18"/>
        </w:rPr>
        <w:t>TF-IDF Top 10</w:t>
      </w:r>
    </w:p>
    <w:p w14:paraId="296371AE" w14:textId="77777777" w:rsidR="00C27996" w:rsidRDefault="00000000">
      <w:pPr>
        <w:keepNext/>
        <w:spacing w:after="60"/>
        <w:jc w:val="center"/>
      </w:pPr>
      <w:r>
        <w:rPr>
          <w:rFonts w:eastAsia="Times New Roman"/>
          <w:b/>
          <w:sz w:val="18"/>
          <w:szCs w:val="18"/>
        </w:rPr>
        <w:t>Table 6　Top 10 average TF-IDF terms in three groups</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914"/>
        <w:gridCol w:w="1437"/>
        <w:gridCol w:w="1307"/>
        <w:gridCol w:w="1437"/>
        <w:gridCol w:w="1307"/>
        <w:gridCol w:w="1437"/>
        <w:gridCol w:w="1307"/>
      </w:tblGrid>
      <w:tr w:rsidR="001E30B5" w14:paraId="355FEAFC" w14:textId="77777777">
        <w:trPr>
          <w:cantSplit/>
          <w:tblHeader/>
          <w:jc w:val="center"/>
        </w:trPr>
        <w:tc>
          <w:tcPr>
            <w:tcW w:w="793" w:type="dxa"/>
            <w:tcBorders>
              <w:top w:val="single" w:sz="12" w:space="0" w:color="000000"/>
              <w:left w:val="nil"/>
              <w:bottom w:val="single" w:sz="6" w:space="0" w:color="000000"/>
              <w:right w:val="nil"/>
            </w:tcBorders>
            <w:vAlign w:val="center"/>
          </w:tcPr>
          <w:p w14:paraId="670CE691" w14:textId="77777777" w:rsidR="001E30B5" w:rsidRDefault="00000000">
            <w:pPr>
              <w:spacing w:before="40" w:after="40" w:line="276" w:lineRule="auto"/>
              <w:jc w:val="center"/>
            </w:pPr>
            <w:r>
              <w:rPr>
                <w:rFonts w:eastAsia="黑体"/>
                <w:b/>
                <w:noProof/>
                <w:sz w:val="18"/>
                <w:szCs w:val="18"/>
              </w:rPr>
              <w:t>排名</w:t>
            </w:r>
          </w:p>
        </w:tc>
        <w:tc>
          <w:tcPr>
            <w:tcW w:w="1247" w:type="dxa"/>
            <w:tcBorders>
              <w:top w:val="single" w:sz="12" w:space="0" w:color="000000"/>
              <w:left w:val="nil"/>
              <w:bottom w:val="single" w:sz="6" w:space="0" w:color="000000"/>
              <w:right w:val="nil"/>
            </w:tcBorders>
            <w:vAlign w:val="center"/>
          </w:tcPr>
          <w:p w14:paraId="74F63804" w14:textId="77777777" w:rsidR="001E30B5" w:rsidRDefault="00000000">
            <w:pPr>
              <w:spacing w:before="40" w:after="40" w:line="276" w:lineRule="auto"/>
              <w:jc w:val="center"/>
            </w:pPr>
            <w:r>
              <w:rPr>
                <w:rFonts w:eastAsia="黑体"/>
                <w:b/>
                <w:noProof/>
                <w:sz w:val="18"/>
                <w:szCs w:val="18"/>
              </w:rPr>
              <w:t>积极看待</w:t>
            </w:r>
          </w:p>
        </w:tc>
        <w:tc>
          <w:tcPr>
            <w:tcW w:w="1134" w:type="dxa"/>
            <w:tcBorders>
              <w:top w:val="single" w:sz="12" w:space="0" w:color="000000"/>
              <w:left w:val="nil"/>
              <w:bottom w:val="single" w:sz="6" w:space="0" w:color="000000"/>
              <w:right w:val="nil"/>
            </w:tcBorders>
            <w:vAlign w:val="center"/>
          </w:tcPr>
          <w:p w14:paraId="24CFEE83" w14:textId="77777777" w:rsidR="001E30B5" w:rsidRDefault="00000000">
            <w:pPr>
              <w:spacing w:before="40" w:after="40" w:line="276" w:lineRule="auto"/>
              <w:jc w:val="center"/>
            </w:pPr>
            <w:r>
              <w:rPr>
                <w:rFonts w:eastAsia="黑体"/>
                <w:b/>
                <w:noProof/>
                <w:sz w:val="18"/>
                <w:szCs w:val="18"/>
              </w:rPr>
              <w:t>TF-IDF</w:t>
            </w:r>
          </w:p>
        </w:tc>
        <w:tc>
          <w:tcPr>
            <w:tcW w:w="1247" w:type="dxa"/>
            <w:tcBorders>
              <w:top w:val="single" w:sz="12" w:space="0" w:color="000000"/>
              <w:left w:val="nil"/>
              <w:bottom w:val="single" w:sz="6" w:space="0" w:color="000000"/>
              <w:right w:val="nil"/>
            </w:tcBorders>
            <w:vAlign w:val="center"/>
          </w:tcPr>
          <w:p w14:paraId="57FDD135" w14:textId="77777777" w:rsidR="001E30B5" w:rsidRDefault="00000000">
            <w:pPr>
              <w:spacing w:before="40" w:after="40" w:line="276" w:lineRule="auto"/>
              <w:jc w:val="center"/>
            </w:pPr>
            <w:r>
              <w:rPr>
                <w:rFonts w:eastAsia="黑体"/>
                <w:b/>
                <w:noProof/>
                <w:sz w:val="18"/>
                <w:szCs w:val="18"/>
              </w:rPr>
              <w:t>中立看待</w:t>
            </w:r>
          </w:p>
        </w:tc>
        <w:tc>
          <w:tcPr>
            <w:tcW w:w="1134" w:type="dxa"/>
            <w:tcBorders>
              <w:top w:val="single" w:sz="12" w:space="0" w:color="000000"/>
              <w:left w:val="nil"/>
              <w:bottom w:val="single" w:sz="6" w:space="0" w:color="000000"/>
              <w:right w:val="nil"/>
            </w:tcBorders>
            <w:vAlign w:val="center"/>
          </w:tcPr>
          <w:p w14:paraId="3F4FD23E" w14:textId="77777777" w:rsidR="001E30B5" w:rsidRDefault="00000000">
            <w:pPr>
              <w:spacing w:before="40" w:after="40" w:line="276" w:lineRule="auto"/>
              <w:jc w:val="center"/>
            </w:pPr>
            <w:r>
              <w:rPr>
                <w:rFonts w:eastAsia="黑体"/>
                <w:b/>
                <w:noProof/>
                <w:sz w:val="18"/>
                <w:szCs w:val="18"/>
              </w:rPr>
              <w:t>TF-IDF</w:t>
            </w:r>
          </w:p>
        </w:tc>
        <w:tc>
          <w:tcPr>
            <w:tcW w:w="1247" w:type="dxa"/>
            <w:tcBorders>
              <w:top w:val="single" w:sz="12" w:space="0" w:color="000000"/>
              <w:left w:val="nil"/>
              <w:bottom w:val="single" w:sz="6" w:space="0" w:color="000000"/>
              <w:right w:val="nil"/>
            </w:tcBorders>
            <w:vAlign w:val="center"/>
          </w:tcPr>
          <w:p w14:paraId="74417541" w14:textId="77777777" w:rsidR="001E30B5" w:rsidRDefault="00000000">
            <w:pPr>
              <w:spacing w:before="40" w:after="40" w:line="276" w:lineRule="auto"/>
              <w:jc w:val="center"/>
            </w:pPr>
            <w:r>
              <w:rPr>
                <w:rFonts w:eastAsia="黑体"/>
                <w:b/>
                <w:noProof/>
                <w:sz w:val="18"/>
                <w:szCs w:val="18"/>
              </w:rPr>
              <w:t>消极看待</w:t>
            </w:r>
          </w:p>
        </w:tc>
        <w:tc>
          <w:tcPr>
            <w:tcW w:w="1134" w:type="dxa"/>
            <w:tcBorders>
              <w:top w:val="single" w:sz="12" w:space="0" w:color="000000"/>
              <w:left w:val="nil"/>
              <w:bottom w:val="single" w:sz="6" w:space="0" w:color="000000"/>
              <w:right w:val="nil"/>
            </w:tcBorders>
            <w:vAlign w:val="center"/>
          </w:tcPr>
          <w:p w14:paraId="0E3C2B90" w14:textId="77777777" w:rsidR="001E30B5" w:rsidRDefault="00000000">
            <w:pPr>
              <w:spacing w:before="40" w:after="40" w:line="276" w:lineRule="auto"/>
              <w:jc w:val="center"/>
            </w:pPr>
            <w:r>
              <w:rPr>
                <w:rFonts w:eastAsia="黑体"/>
                <w:b/>
                <w:noProof/>
                <w:sz w:val="18"/>
                <w:szCs w:val="18"/>
              </w:rPr>
              <w:t>TF-IDF</w:t>
            </w:r>
          </w:p>
        </w:tc>
      </w:tr>
      <w:tr w:rsidR="001E30B5" w14:paraId="4D2E71EC" w14:textId="77777777">
        <w:trPr>
          <w:cantSplit/>
          <w:jc w:val="center"/>
        </w:trPr>
        <w:tc>
          <w:tcPr>
            <w:tcW w:w="793" w:type="dxa"/>
            <w:tcBorders>
              <w:top w:val="nil"/>
              <w:left w:val="nil"/>
              <w:bottom w:val="nil"/>
              <w:right w:val="nil"/>
            </w:tcBorders>
            <w:vAlign w:val="center"/>
          </w:tcPr>
          <w:p w14:paraId="3BC69DD0" w14:textId="77777777" w:rsidR="001E30B5" w:rsidRDefault="00000000">
            <w:pPr>
              <w:spacing w:before="40" w:after="40" w:line="276" w:lineRule="auto"/>
              <w:jc w:val="center"/>
            </w:pPr>
            <w:r>
              <w:rPr>
                <w:noProof/>
                <w:sz w:val="18"/>
                <w:szCs w:val="18"/>
              </w:rPr>
              <w:t>1</w:t>
            </w:r>
          </w:p>
        </w:tc>
        <w:tc>
          <w:tcPr>
            <w:tcW w:w="1247" w:type="dxa"/>
            <w:tcBorders>
              <w:top w:val="nil"/>
              <w:left w:val="nil"/>
              <w:bottom w:val="nil"/>
              <w:right w:val="nil"/>
            </w:tcBorders>
            <w:vAlign w:val="center"/>
          </w:tcPr>
          <w:p w14:paraId="4DA10D5A" w14:textId="77777777" w:rsidR="001E30B5" w:rsidRDefault="00000000">
            <w:pPr>
              <w:spacing w:before="40" w:after="40" w:line="276" w:lineRule="auto"/>
              <w:jc w:val="center"/>
            </w:pPr>
            <w:r>
              <w:rPr>
                <w:noProof/>
                <w:sz w:val="18"/>
                <w:szCs w:val="18"/>
              </w:rPr>
              <w:t>方便</w:t>
            </w:r>
          </w:p>
        </w:tc>
        <w:tc>
          <w:tcPr>
            <w:tcW w:w="1134" w:type="dxa"/>
            <w:tcBorders>
              <w:top w:val="nil"/>
              <w:left w:val="nil"/>
              <w:bottom w:val="nil"/>
              <w:right w:val="nil"/>
            </w:tcBorders>
            <w:vAlign w:val="center"/>
          </w:tcPr>
          <w:p w14:paraId="368A18E7" w14:textId="77777777" w:rsidR="001E30B5" w:rsidRDefault="00000000">
            <w:pPr>
              <w:spacing w:before="40" w:after="40" w:line="276" w:lineRule="auto"/>
              <w:jc w:val="center"/>
            </w:pPr>
            <w:r>
              <w:rPr>
                <w:noProof/>
                <w:sz w:val="18"/>
                <w:szCs w:val="18"/>
              </w:rPr>
              <w:t>0.0668</w:t>
            </w:r>
          </w:p>
        </w:tc>
        <w:tc>
          <w:tcPr>
            <w:tcW w:w="1247" w:type="dxa"/>
            <w:tcBorders>
              <w:top w:val="nil"/>
              <w:left w:val="nil"/>
              <w:bottom w:val="nil"/>
              <w:right w:val="nil"/>
            </w:tcBorders>
            <w:vAlign w:val="center"/>
          </w:tcPr>
          <w:p w14:paraId="6AEA1C46" w14:textId="77777777" w:rsidR="001E30B5" w:rsidRDefault="00000000">
            <w:pPr>
              <w:spacing w:before="40" w:after="40" w:line="276" w:lineRule="auto"/>
              <w:jc w:val="center"/>
            </w:pPr>
            <w:r>
              <w:rPr>
                <w:noProof/>
                <w:sz w:val="18"/>
                <w:szCs w:val="18"/>
              </w:rPr>
              <w:t>AI</w:t>
            </w:r>
          </w:p>
        </w:tc>
        <w:tc>
          <w:tcPr>
            <w:tcW w:w="1134" w:type="dxa"/>
            <w:tcBorders>
              <w:top w:val="nil"/>
              <w:left w:val="nil"/>
              <w:bottom w:val="nil"/>
              <w:right w:val="nil"/>
            </w:tcBorders>
            <w:vAlign w:val="center"/>
          </w:tcPr>
          <w:p w14:paraId="324B98C6" w14:textId="77777777" w:rsidR="001E30B5" w:rsidRDefault="00000000">
            <w:pPr>
              <w:spacing w:before="40" w:after="40" w:line="276" w:lineRule="auto"/>
              <w:jc w:val="center"/>
            </w:pPr>
            <w:r>
              <w:rPr>
                <w:noProof/>
                <w:sz w:val="18"/>
                <w:szCs w:val="18"/>
              </w:rPr>
              <w:t>0.0841</w:t>
            </w:r>
          </w:p>
        </w:tc>
        <w:tc>
          <w:tcPr>
            <w:tcW w:w="1247" w:type="dxa"/>
            <w:tcBorders>
              <w:top w:val="nil"/>
              <w:left w:val="nil"/>
              <w:bottom w:val="nil"/>
              <w:right w:val="nil"/>
            </w:tcBorders>
            <w:vAlign w:val="center"/>
          </w:tcPr>
          <w:p w14:paraId="1930BAC6" w14:textId="77777777" w:rsidR="001E30B5" w:rsidRDefault="00000000">
            <w:pPr>
              <w:spacing w:before="40" w:after="40" w:line="276" w:lineRule="auto"/>
              <w:jc w:val="center"/>
            </w:pPr>
            <w:r>
              <w:rPr>
                <w:noProof/>
                <w:sz w:val="18"/>
                <w:szCs w:val="18"/>
              </w:rPr>
              <w:t>AI</w:t>
            </w:r>
          </w:p>
        </w:tc>
        <w:tc>
          <w:tcPr>
            <w:tcW w:w="1134" w:type="dxa"/>
            <w:tcBorders>
              <w:top w:val="nil"/>
              <w:left w:val="nil"/>
              <w:bottom w:val="nil"/>
              <w:right w:val="nil"/>
            </w:tcBorders>
            <w:vAlign w:val="center"/>
          </w:tcPr>
          <w:p w14:paraId="7D7A0568" w14:textId="77777777" w:rsidR="001E30B5" w:rsidRDefault="00000000">
            <w:pPr>
              <w:spacing w:before="40" w:after="40" w:line="276" w:lineRule="auto"/>
              <w:jc w:val="center"/>
            </w:pPr>
            <w:r>
              <w:rPr>
                <w:noProof/>
                <w:sz w:val="18"/>
                <w:szCs w:val="18"/>
              </w:rPr>
              <w:t>0.0967</w:t>
            </w:r>
          </w:p>
        </w:tc>
      </w:tr>
      <w:tr w:rsidR="001E30B5" w14:paraId="20C4E451" w14:textId="77777777">
        <w:trPr>
          <w:cantSplit/>
          <w:jc w:val="center"/>
        </w:trPr>
        <w:tc>
          <w:tcPr>
            <w:tcW w:w="793" w:type="dxa"/>
            <w:tcBorders>
              <w:top w:val="nil"/>
              <w:left w:val="nil"/>
              <w:bottom w:val="nil"/>
              <w:right w:val="nil"/>
            </w:tcBorders>
            <w:vAlign w:val="center"/>
          </w:tcPr>
          <w:p w14:paraId="09D5506A" w14:textId="77777777" w:rsidR="001E30B5" w:rsidRDefault="00000000">
            <w:pPr>
              <w:spacing w:before="40" w:after="40" w:line="276" w:lineRule="auto"/>
              <w:jc w:val="center"/>
            </w:pPr>
            <w:r>
              <w:rPr>
                <w:noProof/>
                <w:sz w:val="18"/>
                <w:szCs w:val="18"/>
              </w:rPr>
              <w:t>2</w:t>
            </w:r>
          </w:p>
        </w:tc>
        <w:tc>
          <w:tcPr>
            <w:tcW w:w="1247" w:type="dxa"/>
            <w:tcBorders>
              <w:top w:val="nil"/>
              <w:left w:val="nil"/>
              <w:bottom w:val="nil"/>
              <w:right w:val="nil"/>
            </w:tcBorders>
            <w:vAlign w:val="center"/>
          </w:tcPr>
          <w:p w14:paraId="577AB8A4" w14:textId="77777777" w:rsidR="001E30B5" w:rsidRDefault="00000000">
            <w:pPr>
              <w:spacing w:before="40" w:after="40" w:line="276" w:lineRule="auto"/>
              <w:jc w:val="center"/>
            </w:pPr>
            <w:r>
              <w:rPr>
                <w:noProof/>
                <w:sz w:val="18"/>
                <w:szCs w:val="18"/>
              </w:rPr>
              <w:t>AI</w:t>
            </w:r>
          </w:p>
        </w:tc>
        <w:tc>
          <w:tcPr>
            <w:tcW w:w="1134" w:type="dxa"/>
            <w:tcBorders>
              <w:top w:val="nil"/>
              <w:left w:val="nil"/>
              <w:bottom w:val="nil"/>
              <w:right w:val="nil"/>
            </w:tcBorders>
            <w:vAlign w:val="center"/>
          </w:tcPr>
          <w:p w14:paraId="1A0A4605" w14:textId="77777777" w:rsidR="001E30B5" w:rsidRDefault="00000000">
            <w:pPr>
              <w:spacing w:before="40" w:after="40" w:line="276" w:lineRule="auto"/>
              <w:jc w:val="center"/>
            </w:pPr>
            <w:r>
              <w:rPr>
                <w:noProof/>
                <w:sz w:val="18"/>
                <w:szCs w:val="18"/>
              </w:rPr>
              <w:t>0.0578</w:t>
            </w:r>
          </w:p>
        </w:tc>
        <w:tc>
          <w:tcPr>
            <w:tcW w:w="1247" w:type="dxa"/>
            <w:tcBorders>
              <w:top w:val="nil"/>
              <w:left w:val="nil"/>
              <w:bottom w:val="nil"/>
              <w:right w:val="nil"/>
            </w:tcBorders>
            <w:vAlign w:val="center"/>
          </w:tcPr>
          <w:p w14:paraId="172CEA83" w14:textId="77777777" w:rsidR="001E30B5" w:rsidRDefault="00000000">
            <w:pPr>
              <w:spacing w:before="40" w:after="40" w:line="276" w:lineRule="auto"/>
              <w:jc w:val="center"/>
            </w:pPr>
            <w:r>
              <w:rPr>
                <w:noProof/>
                <w:sz w:val="18"/>
                <w:szCs w:val="18"/>
              </w:rPr>
              <w:t>医生</w:t>
            </w:r>
          </w:p>
        </w:tc>
        <w:tc>
          <w:tcPr>
            <w:tcW w:w="1134" w:type="dxa"/>
            <w:tcBorders>
              <w:top w:val="nil"/>
              <w:left w:val="nil"/>
              <w:bottom w:val="nil"/>
              <w:right w:val="nil"/>
            </w:tcBorders>
            <w:vAlign w:val="center"/>
          </w:tcPr>
          <w:p w14:paraId="312D5C03" w14:textId="77777777" w:rsidR="001E30B5" w:rsidRDefault="00000000">
            <w:pPr>
              <w:spacing w:before="40" w:after="40" w:line="276" w:lineRule="auto"/>
              <w:jc w:val="center"/>
            </w:pPr>
            <w:r>
              <w:rPr>
                <w:noProof/>
                <w:sz w:val="18"/>
                <w:szCs w:val="18"/>
              </w:rPr>
              <w:t>0.0780</w:t>
            </w:r>
          </w:p>
        </w:tc>
        <w:tc>
          <w:tcPr>
            <w:tcW w:w="1247" w:type="dxa"/>
            <w:tcBorders>
              <w:top w:val="nil"/>
              <w:left w:val="nil"/>
              <w:bottom w:val="nil"/>
              <w:right w:val="nil"/>
            </w:tcBorders>
            <w:vAlign w:val="center"/>
          </w:tcPr>
          <w:p w14:paraId="342FB050" w14:textId="77777777" w:rsidR="001E30B5" w:rsidRDefault="00000000">
            <w:pPr>
              <w:spacing w:before="40" w:after="40" w:line="276" w:lineRule="auto"/>
              <w:jc w:val="center"/>
            </w:pPr>
            <w:r>
              <w:rPr>
                <w:noProof/>
                <w:sz w:val="18"/>
                <w:szCs w:val="18"/>
              </w:rPr>
              <w:t>医生</w:t>
            </w:r>
          </w:p>
        </w:tc>
        <w:tc>
          <w:tcPr>
            <w:tcW w:w="1134" w:type="dxa"/>
            <w:tcBorders>
              <w:top w:val="nil"/>
              <w:left w:val="nil"/>
              <w:bottom w:val="nil"/>
              <w:right w:val="nil"/>
            </w:tcBorders>
            <w:vAlign w:val="center"/>
          </w:tcPr>
          <w:p w14:paraId="248BC302" w14:textId="77777777" w:rsidR="001E30B5" w:rsidRDefault="00000000">
            <w:pPr>
              <w:spacing w:before="40" w:after="40" w:line="276" w:lineRule="auto"/>
              <w:jc w:val="center"/>
            </w:pPr>
            <w:r>
              <w:rPr>
                <w:noProof/>
                <w:sz w:val="18"/>
                <w:szCs w:val="18"/>
              </w:rPr>
              <w:t>0.0627</w:t>
            </w:r>
          </w:p>
        </w:tc>
      </w:tr>
      <w:tr w:rsidR="001E30B5" w14:paraId="52457CA3" w14:textId="77777777">
        <w:trPr>
          <w:cantSplit/>
          <w:jc w:val="center"/>
        </w:trPr>
        <w:tc>
          <w:tcPr>
            <w:tcW w:w="793" w:type="dxa"/>
            <w:tcBorders>
              <w:top w:val="nil"/>
              <w:left w:val="nil"/>
              <w:bottom w:val="nil"/>
              <w:right w:val="nil"/>
            </w:tcBorders>
            <w:vAlign w:val="center"/>
          </w:tcPr>
          <w:p w14:paraId="3C77C0EE" w14:textId="77777777" w:rsidR="001E30B5" w:rsidRDefault="00000000">
            <w:pPr>
              <w:spacing w:before="40" w:after="40" w:line="276" w:lineRule="auto"/>
              <w:jc w:val="center"/>
            </w:pPr>
            <w:r>
              <w:rPr>
                <w:noProof/>
                <w:sz w:val="18"/>
                <w:szCs w:val="18"/>
              </w:rPr>
              <w:t>3</w:t>
            </w:r>
          </w:p>
        </w:tc>
        <w:tc>
          <w:tcPr>
            <w:tcW w:w="1247" w:type="dxa"/>
            <w:tcBorders>
              <w:top w:val="nil"/>
              <w:left w:val="nil"/>
              <w:bottom w:val="nil"/>
              <w:right w:val="nil"/>
            </w:tcBorders>
            <w:vAlign w:val="center"/>
          </w:tcPr>
          <w:p w14:paraId="59314B91" w14:textId="77777777" w:rsidR="001E30B5" w:rsidRDefault="00000000">
            <w:pPr>
              <w:spacing w:before="40" w:after="40" w:line="276" w:lineRule="auto"/>
              <w:jc w:val="center"/>
            </w:pPr>
            <w:r>
              <w:rPr>
                <w:noProof/>
                <w:sz w:val="18"/>
                <w:szCs w:val="18"/>
              </w:rPr>
              <w:t>健康</w:t>
            </w:r>
          </w:p>
        </w:tc>
        <w:tc>
          <w:tcPr>
            <w:tcW w:w="1134" w:type="dxa"/>
            <w:tcBorders>
              <w:top w:val="nil"/>
              <w:left w:val="nil"/>
              <w:bottom w:val="nil"/>
              <w:right w:val="nil"/>
            </w:tcBorders>
            <w:vAlign w:val="center"/>
          </w:tcPr>
          <w:p w14:paraId="532CE319" w14:textId="77777777" w:rsidR="001E30B5" w:rsidRDefault="00000000">
            <w:pPr>
              <w:spacing w:before="40" w:after="40" w:line="276" w:lineRule="auto"/>
              <w:jc w:val="center"/>
            </w:pPr>
            <w:r>
              <w:rPr>
                <w:noProof/>
                <w:sz w:val="18"/>
                <w:szCs w:val="18"/>
              </w:rPr>
              <w:t>0.0344</w:t>
            </w:r>
          </w:p>
        </w:tc>
        <w:tc>
          <w:tcPr>
            <w:tcW w:w="1247" w:type="dxa"/>
            <w:tcBorders>
              <w:top w:val="nil"/>
              <w:left w:val="nil"/>
              <w:bottom w:val="nil"/>
              <w:right w:val="nil"/>
            </w:tcBorders>
            <w:vAlign w:val="center"/>
          </w:tcPr>
          <w:p w14:paraId="7C1125B9" w14:textId="77777777" w:rsidR="001E30B5" w:rsidRDefault="00000000">
            <w:pPr>
              <w:spacing w:before="40" w:after="40" w:line="276" w:lineRule="auto"/>
              <w:jc w:val="center"/>
            </w:pPr>
            <w:r>
              <w:rPr>
                <w:noProof/>
                <w:sz w:val="18"/>
                <w:szCs w:val="18"/>
              </w:rPr>
              <w:t>辅助</w:t>
            </w:r>
          </w:p>
        </w:tc>
        <w:tc>
          <w:tcPr>
            <w:tcW w:w="1134" w:type="dxa"/>
            <w:tcBorders>
              <w:top w:val="nil"/>
              <w:left w:val="nil"/>
              <w:bottom w:val="nil"/>
              <w:right w:val="nil"/>
            </w:tcBorders>
            <w:vAlign w:val="center"/>
          </w:tcPr>
          <w:p w14:paraId="38E11CC6" w14:textId="77777777" w:rsidR="001E30B5" w:rsidRDefault="00000000">
            <w:pPr>
              <w:spacing w:before="40" w:after="40" w:line="276" w:lineRule="auto"/>
              <w:jc w:val="center"/>
            </w:pPr>
            <w:r>
              <w:rPr>
                <w:noProof/>
                <w:sz w:val="18"/>
                <w:szCs w:val="18"/>
              </w:rPr>
              <w:t>0.0325</w:t>
            </w:r>
          </w:p>
        </w:tc>
        <w:tc>
          <w:tcPr>
            <w:tcW w:w="1247" w:type="dxa"/>
            <w:tcBorders>
              <w:top w:val="nil"/>
              <w:left w:val="nil"/>
              <w:bottom w:val="nil"/>
              <w:right w:val="nil"/>
            </w:tcBorders>
            <w:vAlign w:val="center"/>
          </w:tcPr>
          <w:p w14:paraId="2F19A76E" w14:textId="77777777" w:rsidR="001E30B5" w:rsidRDefault="00000000">
            <w:pPr>
              <w:spacing w:before="40" w:after="40" w:line="276" w:lineRule="auto"/>
              <w:jc w:val="center"/>
            </w:pPr>
            <w:r>
              <w:rPr>
                <w:noProof/>
                <w:sz w:val="18"/>
                <w:szCs w:val="18"/>
              </w:rPr>
              <w:t>医院</w:t>
            </w:r>
          </w:p>
        </w:tc>
        <w:tc>
          <w:tcPr>
            <w:tcW w:w="1134" w:type="dxa"/>
            <w:tcBorders>
              <w:top w:val="nil"/>
              <w:left w:val="nil"/>
              <w:bottom w:val="nil"/>
              <w:right w:val="nil"/>
            </w:tcBorders>
            <w:vAlign w:val="center"/>
          </w:tcPr>
          <w:p w14:paraId="0638F617" w14:textId="77777777" w:rsidR="001E30B5" w:rsidRDefault="00000000">
            <w:pPr>
              <w:spacing w:before="40" w:after="40" w:line="276" w:lineRule="auto"/>
              <w:jc w:val="center"/>
            </w:pPr>
            <w:r>
              <w:rPr>
                <w:noProof/>
                <w:sz w:val="18"/>
                <w:szCs w:val="18"/>
              </w:rPr>
              <w:t>0.0239</w:t>
            </w:r>
          </w:p>
        </w:tc>
      </w:tr>
      <w:tr w:rsidR="001E30B5" w14:paraId="503538CA" w14:textId="77777777">
        <w:trPr>
          <w:cantSplit/>
          <w:jc w:val="center"/>
        </w:trPr>
        <w:tc>
          <w:tcPr>
            <w:tcW w:w="793" w:type="dxa"/>
            <w:tcBorders>
              <w:top w:val="nil"/>
              <w:left w:val="nil"/>
              <w:bottom w:val="nil"/>
              <w:right w:val="nil"/>
            </w:tcBorders>
            <w:vAlign w:val="center"/>
          </w:tcPr>
          <w:p w14:paraId="4ECB6077" w14:textId="77777777" w:rsidR="001E30B5" w:rsidRDefault="00000000">
            <w:pPr>
              <w:spacing w:before="40" w:after="40" w:line="276" w:lineRule="auto"/>
              <w:jc w:val="center"/>
            </w:pPr>
            <w:r>
              <w:rPr>
                <w:noProof/>
                <w:sz w:val="18"/>
                <w:szCs w:val="18"/>
              </w:rPr>
              <w:lastRenderedPageBreak/>
              <w:t>4</w:t>
            </w:r>
          </w:p>
        </w:tc>
        <w:tc>
          <w:tcPr>
            <w:tcW w:w="1247" w:type="dxa"/>
            <w:tcBorders>
              <w:top w:val="nil"/>
              <w:left w:val="nil"/>
              <w:bottom w:val="nil"/>
              <w:right w:val="nil"/>
            </w:tcBorders>
            <w:vAlign w:val="center"/>
          </w:tcPr>
          <w:p w14:paraId="6B409A9B" w14:textId="77777777" w:rsidR="001E30B5" w:rsidRDefault="00000000">
            <w:pPr>
              <w:spacing w:before="40" w:after="40" w:line="276" w:lineRule="auto"/>
              <w:jc w:val="center"/>
            </w:pPr>
            <w:r>
              <w:rPr>
                <w:noProof/>
                <w:sz w:val="18"/>
                <w:szCs w:val="18"/>
              </w:rPr>
              <w:t>医生</w:t>
            </w:r>
          </w:p>
        </w:tc>
        <w:tc>
          <w:tcPr>
            <w:tcW w:w="1134" w:type="dxa"/>
            <w:tcBorders>
              <w:top w:val="nil"/>
              <w:left w:val="nil"/>
              <w:bottom w:val="nil"/>
              <w:right w:val="nil"/>
            </w:tcBorders>
            <w:vAlign w:val="center"/>
          </w:tcPr>
          <w:p w14:paraId="2878234C" w14:textId="77777777" w:rsidR="001E30B5" w:rsidRDefault="00000000">
            <w:pPr>
              <w:spacing w:before="40" w:after="40" w:line="276" w:lineRule="auto"/>
              <w:jc w:val="center"/>
            </w:pPr>
            <w:r>
              <w:rPr>
                <w:noProof/>
                <w:sz w:val="18"/>
                <w:szCs w:val="18"/>
              </w:rPr>
              <w:t>0.0264</w:t>
            </w:r>
          </w:p>
        </w:tc>
        <w:tc>
          <w:tcPr>
            <w:tcW w:w="1247" w:type="dxa"/>
            <w:tcBorders>
              <w:top w:val="nil"/>
              <w:left w:val="nil"/>
              <w:bottom w:val="nil"/>
              <w:right w:val="nil"/>
            </w:tcBorders>
            <w:vAlign w:val="center"/>
          </w:tcPr>
          <w:p w14:paraId="23EEDF2C" w14:textId="77777777" w:rsidR="001E30B5" w:rsidRDefault="00000000">
            <w:pPr>
              <w:spacing w:before="40" w:after="40" w:line="276" w:lineRule="auto"/>
              <w:jc w:val="center"/>
            </w:pPr>
            <w:r>
              <w:rPr>
                <w:noProof/>
                <w:sz w:val="18"/>
                <w:szCs w:val="18"/>
              </w:rPr>
              <w:t>不能</w:t>
            </w:r>
          </w:p>
        </w:tc>
        <w:tc>
          <w:tcPr>
            <w:tcW w:w="1134" w:type="dxa"/>
            <w:tcBorders>
              <w:top w:val="nil"/>
              <w:left w:val="nil"/>
              <w:bottom w:val="nil"/>
              <w:right w:val="nil"/>
            </w:tcBorders>
            <w:vAlign w:val="center"/>
          </w:tcPr>
          <w:p w14:paraId="1DF4562E" w14:textId="77777777" w:rsidR="001E30B5" w:rsidRDefault="00000000">
            <w:pPr>
              <w:spacing w:before="40" w:after="40" w:line="276" w:lineRule="auto"/>
              <w:jc w:val="center"/>
            </w:pPr>
            <w:r>
              <w:rPr>
                <w:noProof/>
                <w:sz w:val="18"/>
                <w:szCs w:val="18"/>
              </w:rPr>
              <w:t>0.0274</w:t>
            </w:r>
          </w:p>
        </w:tc>
        <w:tc>
          <w:tcPr>
            <w:tcW w:w="1247" w:type="dxa"/>
            <w:tcBorders>
              <w:top w:val="nil"/>
              <w:left w:val="nil"/>
              <w:bottom w:val="nil"/>
              <w:right w:val="nil"/>
            </w:tcBorders>
            <w:vAlign w:val="center"/>
          </w:tcPr>
          <w:p w14:paraId="419AE938" w14:textId="77777777" w:rsidR="001E30B5" w:rsidRDefault="00000000">
            <w:pPr>
              <w:spacing w:before="40" w:after="40" w:line="276" w:lineRule="auto"/>
              <w:jc w:val="center"/>
            </w:pPr>
            <w:r>
              <w:rPr>
                <w:noProof/>
                <w:sz w:val="18"/>
                <w:szCs w:val="18"/>
              </w:rPr>
              <w:t>不会</w:t>
            </w:r>
          </w:p>
        </w:tc>
        <w:tc>
          <w:tcPr>
            <w:tcW w:w="1134" w:type="dxa"/>
            <w:tcBorders>
              <w:top w:val="nil"/>
              <w:left w:val="nil"/>
              <w:bottom w:val="nil"/>
              <w:right w:val="nil"/>
            </w:tcBorders>
            <w:vAlign w:val="center"/>
          </w:tcPr>
          <w:p w14:paraId="6EF1E042" w14:textId="77777777" w:rsidR="001E30B5" w:rsidRDefault="00000000">
            <w:pPr>
              <w:spacing w:before="40" w:after="40" w:line="276" w:lineRule="auto"/>
              <w:jc w:val="center"/>
            </w:pPr>
            <w:r>
              <w:rPr>
                <w:noProof/>
                <w:sz w:val="18"/>
                <w:szCs w:val="18"/>
              </w:rPr>
              <w:t>0.0224</w:t>
            </w:r>
          </w:p>
        </w:tc>
      </w:tr>
      <w:tr w:rsidR="001E30B5" w14:paraId="71978886" w14:textId="77777777">
        <w:trPr>
          <w:cantSplit/>
          <w:jc w:val="center"/>
        </w:trPr>
        <w:tc>
          <w:tcPr>
            <w:tcW w:w="793" w:type="dxa"/>
            <w:tcBorders>
              <w:top w:val="nil"/>
              <w:left w:val="nil"/>
              <w:bottom w:val="nil"/>
              <w:right w:val="nil"/>
            </w:tcBorders>
            <w:vAlign w:val="center"/>
          </w:tcPr>
          <w:p w14:paraId="24D07E1E" w14:textId="77777777" w:rsidR="001E30B5" w:rsidRDefault="00000000">
            <w:pPr>
              <w:spacing w:before="40" w:after="40" w:line="276" w:lineRule="auto"/>
              <w:jc w:val="center"/>
            </w:pPr>
            <w:r>
              <w:rPr>
                <w:noProof/>
                <w:sz w:val="18"/>
                <w:szCs w:val="18"/>
              </w:rPr>
              <w:t>5</w:t>
            </w:r>
          </w:p>
        </w:tc>
        <w:tc>
          <w:tcPr>
            <w:tcW w:w="1247" w:type="dxa"/>
            <w:tcBorders>
              <w:top w:val="nil"/>
              <w:left w:val="nil"/>
              <w:bottom w:val="nil"/>
              <w:right w:val="nil"/>
            </w:tcBorders>
            <w:vAlign w:val="center"/>
          </w:tcPr>
          <w:p w14:paraId="6D830B7A" w14:textId="77777777" w:rsidR="001E30B5" w:rsidRDefault="00000000">
            <w:pPr>
              <w:spacing w:before="40" w:after="40" w:line="276" w:lineRule="auto"/>
              <w:jc w:val="center"/>
            </w:pPr>
            <w:r>
              <w:rPr>
                <w:noProof/>
                <w:sz w:val="18"/>
                <w:szCs w:val="18"/>
              </w:rPr>
              <w:t>贴心</w:t>
            </w:r>
          </w:p>
        </w:tc>
        <w:tc>
          <w:tcPr>
            <w:tcW w:w="1134" w:type="dxa"/>
            <w:tcBorders>
              <w:top w:val="nil"/>
              <w:left w:val="nil"/>
              <w:bottom w:val="nil"/>
              <w:right w:val="nil"/>
            </w:tcBorders>
            <w:vAlign w:val="center"/>
          </w:tcPr>
          <w:p w14:paraId="575C4B91" w14:textId="77777777" w:rsidR="001E30B5" w:rsidRDefault="00000000">
            <w:pPr>
              <w:spacing w:before="40" w:after="40" w:line="276" w:lineRule="auto"/>
              <w:jc w:val="center"/>
            </w:pPr>
            <w:r>
              <w:rPr>
                <w:noProof/>
                <w:sz w:val="18"/>
                <w:szCs w:val="18"/>
              </w:rPr>
              <w:t>0.0233</w:t>
            </w:r>
          </w:p>
        </w:tc>
        <w:tc>
          <w:tcPr>
            <w:tcW w:w="1247" w:type="dxa"/>
            <w:tcBorders>
              <w:top w:val="nil"/>
              <w:left w:val="nil"/>
              <w:bottom w:val="nil"/>
              <w:right w:val="nil"/>
            </w:tcBorders>
            <w:vAlign w:val="center"/>
          </w:tcPr>
          <w:p w14:paraId="0ACBEA72" w14:textId="77777777" w:rsidR="001E30B5" w:rsidRDefault="00000000">
            <w:pPr>
              <w:spacing w:before="40" w:after="40" w:line="276" w:lineRule="auto"/>
              <w:jc w:val="center"/>
            </w:pPr>
            <w:r>
              <w:rPr>
                <w:noProof/>
                <w:sz w:val="18"/>
                <w:szCs w:val="18"/>
              </w:rPr>
              <w:t>替代</w:t>
            </w:r>
          </w:p>
        </w:tc>
        <w:tc>
          <w:tcPr>
            <w:tcW w:w="1134" w:type="dxa"/>
            <w:tcBorders>
              <w:top w:val="nil"/>
              <w:left w:val="nil"/>
              <w:bottom w:val="nil"/>
              <w:right w:val="nil"/>
            </w:tcBorders>
            <w:vAlign w:val="center"/>
          </w:tcPr>
          <w:p w14:paraId="4BEDD90D" w14:textId="77777777" w:rsidR="001E30B5" w:rsidRDefault="00000000">
            <w:pPr>
              <w:spacing w:before="40" w:after="40" w:line="276" w:lineRule="auto"/>
              <w:jc w:val="center"/>
            </w:pPr>
            <w:r>
              <w:rPr>
                <w:noProof/>
                <w:sz w:val="18"/>
                <w:szCs w:val="18"/>
              </w:rPr>
              <w:t>0.0260</w:t>
            </w:r>
          </w:p>
        </w:tc>
        <w:tc>
          <w:tcPr>
            <w:tcW w:w="1247" w:type="dxa"/>
            <w:tcBorders>
              <w:top w:val="nil"/>
              <w:left w:val="nil"/>
              <w:bottom w:val="nil"/>
              <w:right w:val="nil"/>
            </w:tcBorders>
            <w:vAlign w:val="center"/>
          </w:tcPr>
          <w:p w14:paraId="7EACA60E" w14:textId="77777777" w:rsidR="001E30B5" w:rsidRDefault="00000000">
            <w:pPr>
              <w:spacing w:before="40" w:after="40" w:line="276" w:lineRule="auto"/>
              <w:jc w:val="center"/>
            </w:pPr>
            <w:r>
              <w:rPr>
                <w:noProof/>
                <w:sz w:val="18"/>
                <w:szCs w:val="18"/>
              </w:rPr>
              <w:t>不能</w:t>
            </w:r>
          </w:p>
        </w:tc>
        <w:tc>
          <w:tcPr>
            <w:tcW w:w="1134" w:type="dxa"/>
            <w:tcBorders>
              <w:top w:val="nil"/>
              <w:left w:val="nil"/>
              <w:bottom w:val="nil"/>
              <w:right w:val="nil"/>
            </w:tcBorders>
            <w:vAlign w:val="center"/>
          </w:tcPr>
          <w:p w14:paraId="406B5B3A" w14:textId="77777777" w:rsidR="001E30B5" w:rsidRDefault="00000000">
            <w:pPr>
              <w:spacing w:before="40" w:after="40" w:line="276" w:lineRule="auto"/>
              <w:jc w:val="center"/>
            </w:pPr>
            <w:r>
              <w:rPr>
                <w:noProof/>
                <w:sz w:val="18"/>
                <w:szCs w:val="18"/>
              </w:rPr>
              <w:t>0.0210</w:t>
            </w:r>
          </w:p>
        </w:tc>
      </w:tr>
      <w:tr w:rsidR="001E30B5" w14:paraId="6339672C" w14:textId="77777777">
        <w:trPr>
          <w:cantSplit/>
          <w:jc w:val="center"/>
        </w:trPr>
        <w:tc>
          <w:tcPr>
            <w:tcW w:w="793" w:type="dxa"/>
            <w:tcBorders>
              <w:top w:val="nil"/>
              <w:left w:val="nil"/>
              <w:bottom w:val="nil"/>
              <w:right w:val="nil"/>
            </w:tcBorders>
            <w:vAlign w:val="center"/>
          </w:tcPr>
          <w:p w14:paraId="5D5D6F52" w14:textId="77777777" w:rsidR="001E30B5" w:rsidRDefault="00000000">
            <w:pPr>
              <w:spacing w:before="40" w:after="40" w:line="276" w:lineRule="auto"/>
              <w:jc w:val="center"/>
            </w:pPr>
            <w:r>
              <w:rPr>
                <w:noProof/>
                <w:sz w:val="18"/>
                <w:szCs w:val="18"/>
              </w:rPr>
              <w:t>6</w:t>
            </w:r>
          </w:p>
        </w:tc>
        <w:tc>
          <w:tcPr>
            <w:tcW w:w="1247" w:type="dxa"/>
            <w:tcBorders>
              <w:top w:val="nil"/>
              <w:left w:val="nil"/>
              <w:bottom w:val="nil"/>
              <w:right w:val="nil"/>
            </w:tcBorders>
            <w:vAlign w:val="center"/>
          </w:tcPr>
          <w:p w14:paraId="64847354" w14:textId="77777777" w:rsidR="001E30B5" w:rsidRDefault="00000000">
            <w:pPr>
              <w:spacing w:before="40" w:after="40" w:line="276" w:lineRule="auto"/>
              <w:jc w:val="center"/>
            </w:pPr>
            <w:r>
              <w:rPr>
                <w:noProof/>
                <w:sz w:val="18"/>
                <w:szCs w:val="18"/>
              </w:rPr>
              <w:t>买药</w:t>
            </w:r>
          </w:p>
        </w:tc>
        <w:tc>
          <w:tcPr>
            <w:tcW w:w="1134" w:type="dxa"/>
            <w:tcBorders>
              <w:top w:val="nil"/>
              <w:left w:val="nil"/>
              <w:bottom w:val="nil"/>
              <w:right w:val="nil"/>
            </w:tcBorders>
            <w:vAlign w:val="center"/>
          </w:tcPr>
          <w:p w14:paraId="484955DA" w14:textId="77777777" w:rsidR="001E30B5" w:rsidRDefault="00000000">
            <w:pPr>
              <w:spacing w:before="40" w:after="40" w:line="276" w:lineRule="auto"/>
              <w:jc w:val="center"/>
            </w:pPr>
            <w:r>
              <w:rPr>
                <w:noProof/>
                <w:sz w:val="18"/>
                <w:szCs w:val="18"/>
              </w:rPr>
              <w:t>0.0218</w:t>
            </w:r>
          </w:p>
        </w:tc>
        <w:tc>
          <w:tcPr>
            <w:tcW w:w="1247" w:type="dxa"/>
            <w:tcBorders>
              <w:top w:val="nil"/>
              <w:left w:val="nil"/>
              <w:bottom w:val="nil"/>
              <w:right w:val="nil"/>
            </w:tcBorders>
            <w:vAlign w:val="center"/>
          </w:tcPr>
          <w:p w14:paraId="406F5B18" w14:textId="77777777" w:rsidR="001E30B5" w:rsidRDefault="00000000">
            <w:pPr>
              <w:spacing w:before="40" w:after="40" w:line="276" w:lineRule="auto"/>
              <w:jc w:val="center"/>
            </w:pPr>
            <w:r>
              <w:rPr>
                <w:noProof/>
                <w:sz w:val="18"/>
                <w:szCs w:val="18"/>
              </w:rPr>
              <w:t>取代</w:t>
            </w:r>
          </w:p>
        </w:tc>
        <w:tc>
          <w:tcPr>
            <w:tcW w:w="1134" w:type="dxa"/>
            <w:tcBorders>
              <w:top w:val="nil"/>
              <w:left w:val="nil"/>
              <w:bottom w:val="nil"/>
              <w:right w:val="nil"/>
            </w:tcBorders>
            <w:vAlign w:val="center"/>
          </w:tcPr>
          <w:p w14:paraId="0B068BD4" w14:textId="77777777" w:rsidR="001E30B5" w:rsidRDefault="00000000">
            <w:pPr>
              <w:spacing w:before="40" w:after="40" w:line="276" w:lineRule="auto"/>
              <w:jc w:val="center"/>
            </w:pPr>
            <w:r>
              <w:rPr>
                <w:noProof/>
                <w:sz w:val="18"/>
                <w:szCs w:val="18"/>
              </w:rPr>
              <w:t>0.0242</w:t>
            </w:r>
          </w:p>
        </w:tc>
        <w:tc>
          <w:tcPr>
            <w:tcW w:w="1247" w:type="dxa"/>
            <w:tcBorders>
              <w:top w:val="nil"/>
              <w:left w:val="nil"/>
              <w:bottom w:val="nil"/>
              <w:right w:val="nil"/>
            </w:tcBorders>
            <w:vAlign w:val="center"/>
          </w:tcPr>
          <w:p w14:paraId="152EEAE8" w14:textId="77777777" w:rsidR="001E30B5" w:rsidRDefault="00000000">
            <w:pPr>
              <w:spacing w:before="40" w:after="40" w:line="276" w:lineRule="auto"/>
              <w:jc w:val="center"/>
            </w:pPr>
            <w:r>
              <w:rPr>
                <w:noProof/>
                <w:sz w:val="18"/>
                <w:szCs w:val="18"/>
              </w:rPr>
              <w:t>取代</w:t>
            </w:r>
          </w:p>
        </w:tc>
        <w:tc>
          <w:tcPr>
            <w:tcW w:w="1134" w:type="dxa"/>
            <w:tcBorders>
              <w:top w:val="nil"/>
              <w:left w:val="nil"/>
              <w:bottom w:val="nil"/>
              <w:right w:val="nil"/>
            </w:tcBorders>
            <w:vAlign w:val="center"/>
          </w:tcPr>
          <w:p w14:paraId="43F6842C" w14:textId="77777777" w:rsidR="001E30B5" w:rsidRDefault="00000000">
            <w:pPr>
              <w:spacing w:before="40" w:after="40" w:line="276" w:lineRule="auto"/>
              <w:jc w:val="center"/>
            </w:pPr>
            <w:r>
              <w:rPr>
                <w:noProof/>
                <w:sz w:val="18"/>
                <w:szCs w:val="18"/>
              </w:rPr>
              <w:t>0.0200</w:t>
            </w:r>
          </w:p>
        </w:tc>
      </w:tr>
      <w:tr w:rsidR="001E30B5" w14:paraId="7A32AD38" w14:textId="77777777">
        <w:trPr>
          <w:cantSplit/>
          <w:jc w:val="center"/>
        </w:trPr>
        <w:tc>
          <w:tcPr>
            <w:tcW w:w="793" w:type="dxa"/>
            <w:tcBorders>
              <w:top w:val="nil"/>
              <w:left w:val="nil"/>
              <w:bottom w:val="nil"/>
              <w:right w:val="nil"/>
            </w:tcBorders>
            <w:vAlign w:val="center"/>
          </w:tcPr>
          <w:p w14:paraId="2C37DEFF" w14:textId="77777777" w:rsidR="001E30B5" w:rsidRDefault="00000000">
            <w:pPr>
              <w:spacing w:before="40" w:after="40" w:line="276" w:lineRule="auto"/>
              <w:jc w:val="center"/>
            </w:pPr>
            <w:r>
              <w:rPr>
                <w:noProof/>
                <w:sz w:val="18"/>
                <w:szCs w:val="18"/>
              </w:rPr>
              <w:t>7</w:t>
            </w:r>
          </w:p>
        </w:tc>
        <w:tc>
          <w:tcPr>
            <w:tcW w:w="1247" w:type="dxa"/>
            <w:tcBorders>
              <w:top w:val="nil"/>
              <w:left w:val="nil"/>
              <w:bottom w:val="nil"/>
              <w:right w:val="nil"/>
            </w:tcBorders>
            <w:vAlign w:val="center"/>
          </w:tcPr>
          <w:p w14:paraId="7672B892" w14:textId="77777777" w:rsidR="001E30B5" w:rsidRDefault="00000000">
            <w:pPr>
              <w:spacing w:before="40" w:after="40" w:line="276" w:lineRule="auto"/>
              <w:jc w:val="center"/>
            </w:pPr>
            <w:r>
              <w:rPr>
                <w:noProof/>
                <w:sz w:val="18"/>
                <w:szCs w:val="18"/>
              </w:rPr>
              <w:t>实用</w:t>
            </w:r>
          </w:p>
        </w:tc>
        <w:tc>
          <w:tcPr>
            <w:tcW w:w="1134" w:type="dxa"/>
            <w:tcBorders>
              <w:top w:val="nil"/>
              <w:left w:val="nil"/>
              <w:bottom w:val="nil"/>
              <w:right w:val="nil"/>
            </w:tcBorders>
            <w:vAlign w:val="center"/>
          </w:tcPr>
          <w:p w14:paraId="2A1FB45F" w14:textId="77777777" w:rsidR="001E30B5" w:rsidRDefault="00000000">
            <w:pPr>
              <w:spacing w:before="40" w:after="40" w:line="276" w:lineRule="auto"/>
              <w:jc w:val="center"/>
            </w:pPr>
            <w:r>
              <w:rPr>
                <w:noProof/>
                <w:sz w:val="18"/>
                <w:szCs w:val="18"/>
              </w:rPr>
              <w:t>0.0202</w:t>
            </w:r>
          </w:p>
        </w:tc>
        <w:tc>
          <w:tcPr>
            <w:tcW w:w="1247" w:type="dxa"/>
            <w:tcBorders>
              <w:top w:val="nil"/>
              <w:left w:val="nil"/>
              <w:bottom w:val="nil"/>
              <w:right w:val="nil"/>
            </w:tcBorders>
            <w:vAlign w:val="center"/>
          </w:tcPr>
          <w:p w14:paraId="1D5779C1" w14:textId="77777777" w:rsidR="001E30B5" w:rsidRDefault="00000000">
            <w:pPr>
              <w:spacing w:before="40" w:after="40" w:line="276" w:lineRule="auto"/>
              <w:jc w:val="center"/>
            </w:pPr>
            <w:r>
              <w:rPr>
                <w:noProof/>
                <w:sz w:val="18"/>
                <w:szCs w:val="18"/>
              </w:rPr>
              <w:t>医院</w:t>
            </w:r>
          </w:p>
        </w:tc>
        <w:tc>
          <w:tcPr>
            <w:tcW w:w="1134" w:type="dxa"/>
            <w:tcBorders>
              <w:top w:val="nil"/>
              <w:left w:val="nil"/>
              <w:bottom w:val="nil"/>
              <w:right w:val="nil"/>
            </w:tcBorders>
            <w:vAlign w:val="center"/>
          </w:tcPr>
          <w:p w14:paraId="3FE6A167" w14:textId="77777777" w:rsidR="001E30B5" w:rsidRDefault="00000000">
            <w:pPr>
              <w:spacing w:before="40" w:after="40" w:line="276" w:lineRule="auto"/>
              <w:jc w:val="center"/>
            </w:pPr>
            <w:r>
              <w:rPr>
                <w:noProof/>
                <w:sz w:val="18"/>
                <w:szCs w:val="18"/>
              </w:rPr>
              <w:t>0.0207</w:t>
            </w:r>
          </w:p>
        </w:tc>
        <w:tc>
          <w:tcPr>
            <w:tcW w:w="1247" w:type="dxa"/>
            <w:tcBorders>
              <w:top w:val="nil"/>
              <w:left w:val="nil"/>
              <w:bottom w:val="nil"/>
              <w:right w:val="nil"/>
            </w:tcBorders>
            <w:vAlign w:val="center"/>
          </w:tcPr>
          <w:p w14:paraId="0DCAC06A" w14:textId="77777777" w:rsidR="001E30B5" w:rsidRDefault="00000000">
            <w:pPr>
              <w:spacing w:before="40" w:after="40" w:line="276" w:lineRule="auto"/>
              <w:jc w:val="center"/>
            </w:pPr>
            <w:r>
              <w:rPr>
                <w:noProof/>
                <w:sz w:val="18"/>
                <w:szCs w:val="18"/>
              </w:rPr>
              <w:t>看病</w:t>
            </w:r>
          </w:p>
        </w:tc>
        <w:tc>
          <w:tcPr>
            <w:tcW w:w="1134" w:type="dxa"/>
            <w:tcBorders>
              <w:top w:val="nil"/>
              <w:left w:val="nil"/>
              <w:bottom w:val="nil"/>
              <w:right w:val="nil"/>
            </w:tcBorders>
            <w:vAlign w:val="center"/>
          </w:tcPr>
          <w:p w14:paraId="36446DBD" w14:textId="77777777" w:rsidR="001E30B5" w:rsidRDefault="00000000">
            <w:pPr>
              <w:spacing w:before="40" w:after="40" w:line="276" w:lineRule="auto"/>
              <w:jc w:val="center"/>
            </w:pPr>
            <w:r>
              <w:rPr>
                <w:noProof/>
                <w:sz w:val="18"/>
                <w:szCs w:val="18"/>
              </w:rPr>
              <w:t>0.0198</w:t>
            </w:r>
          </w:p>
        </w:tc>
      </w:tr>
      <w:tr w:rsidR="001E30B5" w14:paraId="6BFFF3F0" w14:textId="77777777">
        <w:trPr>
          <w:cantSplit/>
          <w:jc w:val="center"/>
        </w:trPr>
        <w:tc>
          <w:tcPr>
            <w:tcW w:w="793" w:type="dxa"/>
            <w:tcBorders>
              <w:top w:val="nil"/>
              <w:left w:val="nil"/>
              <w:bottom w:val="nil"/>
              <w:right w:val="nil"/>
            </w:tcBorders>
            <w:vAlign w:val="center"/>
          </w:tcPr>
          <w:p w14:paraId="052C3B14" w14:textId="77777777" w:rsidR="001E30B5" w:rsidRDefault="00000000">
            <w:pPr>
              <w:spacing w:before="40" w:after="40" w:line="276" w:lineRule="auto"/>
              <w:jc w:val="center"/>
            </w:pPr>
            <w:r>
              <w:rPr>
                <w:noProof/>
                <w:sz w:val="18"/>
                <w:szCs w:val="18"/>
              </w:rPr>
              <w:t>8</w:t>
            </w:r>
          </w:p>
        </w:tc>
        <w:tc>
          <w:tcPr>
            <w:tcW w:w="1247" w:type="dxa"/>
            <w:tcBorders>
              <w:top w:val="nil"/>
              <w:left w:val="nil"/>
              <w:bottom w:val="nil"/>
              <w:right w:val="nil"/>
            </w:tcBorders>
            <w:vAlign w:val="center"/>
          </w:tcPr>
          <w:p w14:paraId="0CE319F4" w14:textId="77777777" w:rsidR="001E30B5" w:rsidRDefault="00000000">
            <w:pPr>
              <w:spacing w:before="40" w:after="40" w:line="276" w:lineRule="auto"/>
              <w:jc w:val="center"/>
            </w:pPr>
            <w:r>
              <w:rPr>
                <w:noProof/>
                <w:sz w:val="18"/>
                <w:szCs w:val="18"/>
              </w:rPr>
              <w:t>不错</w:t>
            </w:r>
          </w:p>
        </w:tc>
        <w:tc>
          <w:tcPr>
            <w:tcW w:w="1134" w:type="dxa"/>
            <w:tcBorders>
              <w:top w:val="nil"/>
              <w:left w:val="nil"/>
              <w:bottom w:val="nil"/>
              <w:right w:val="nil"/>
            </w:tcBorders>
            <w:vAlign w:val="center"/>
          </w:tcPr>
          <w:p w14:paraId="7F675524" w14:textId="77777777" w:rsidR="001E30B5" w:rsidRDefault="00000000">
            <w:pPr>
              <w:spacing w:before="40" w:after="40" w:line="276" w:lineRule="auto"/>
              <w:jc w:val="center"/>
            </w:pPr>
            <w:r>
              <w:rPr>
                <w:noProof/>
                <w:sz w:val="18"/>
                <w:szCs w:val="18"/>
              </w:rPr>
              <w:t>0.0193</w:t>
            </w:r>
          </w:p>
        </w:tc>
        <w:tc>
          <w:tcPr>
            <w:tcW w:w="1247" w:type="dxa"/>
            <w:tcBorders>
              <w:top w:val="nil"/>
              <w:left w:val="nil"/>
              <w:bottom w:val="nil"/>
              <w:right w:val="nil"/>
            </w:tcBorders>
            <w:vAlign w:val="center"/>
          </w:tcPr>
          <w:p w14:paraId="3A3A4C6D" w14:textId="77777777" w:rsidR="001E30B5" w:rsidRDefault="00000000">
            <w:pPr>
              <w:spacing w:before="40" w:after="40" w:line="276" w:lineRule="auto"/>
              <w:jc w:val="center"/>
            </w:pPr>
            <w:r>
              <w:rPr>
                <w:noProof/>
                <w:sz w:val="18"/>
                <w:szCs w:val="18"/>
              </w:rPr>
              <w:t>专业</w:t>
            </w:r>
          </w:p>
        </w:tc>
        <w:tc>
          <w:tcPr>
            <w:tcW w:w="1134" w:type="dxa"/>
            <w:tcBorders>
              <w:top w:val="nil"/>
              <w:left w:val="nil"/>
              <w:bottom w:val="nil"/>
              <w:right w:val="nil"/>
            </w:tcBorders>
            <w:vAlign w:val="center"/>
          </w:tcPr>
          <w:p w14:paraId="6992BF4C" w14:textId="77777777" w:rsidR="001E30B5" w:rsidRDefault="00000000">
            <w:pPr>
              <w:spacing w:before="40" w:after="40" w:line="276" w:lineRule="auto"/>
              <w:jc w:val="center"/>
            </w:pPr>
            <w:r>
              <w:rPr>
                <w:noProof/>
                <w:sz w:val="18"/>
                <w:szCs w:val="18"/>
              </w:rPr>
              <w:t>0.0201</w:t>
            </w:r>
          </w:p>
        </w:tc>
        <w:tc>
          <w:tcPr>
            <w:tcW w:w="1247" w:type="dxa"/>
            <w:tcBorders>
              <w:top w:val="nil"/>
              <w:left w:val="nil"/>
              <w:bottom w:val="nil"/>
              <w:right w:val="nil"/>
            </w:tcBorders>
            <w:vAlign w:val="center"/>
          </w:tcPr>
          <w:p w14:paraId="3DC1AE50" w14:textId="77777777" w:rsidR="001E30B5" w:rsidRDefault="00000000">
            <w:pPr>
              <w:spacing w:before="40" w:after="40" w:line="276" w:lineRule="auto"/>
              <w:jc w:val="center"/>
            </w:pPr>
            <w:r>
              <w:rPr>
                <w:noProof/>
                <w:sz w:val="18"/>
                <w:szCs w:val="18"/>
              </w:rPr>
              <w:t>问题</w:t>
            </w:r>
          </w:p>
        </w:tc>
        <w:tc>
          <w:tcPr>
            <w:tcW w:w="1134" w:type="dxa"/>
            <w:tcBorders>
              <w:top w:val="nil"/>
              <w:left w:val="nil"/>
              <w:bottom w:val="nil"/>
              <w:right w:val="nil"/>
            </w:tcBorders>
            <w:vAlign w:val="center"/>
          </w:tcPr>
          <w:p w14:paraId="4A48F586" w14:textId="77777777" w:rsidR="001E30B5" w:rsidRDefault="00000000">
            <w:pPr>
              <w:spacing w:before="40" w:after="40" w:line="276" w:lineRule="auto"/>
              <w:jc w:val="center"/>
            </w:pPr>
            <w:r>
              <w:rPr>
                <w:noProof/>
                <w:sz w:val="18"/>
                <w:szCs w:val="18"/>
              </w:rPr>
              <w:t>0.0162</w:t>
            </w:r>
          </w:p>
        </w:tc>
      </w:tr>
      <w:tr w:rsidR="001E30B5" w14:paraId="44D3554C" w14:textId="77777777">
        <w:trPr>
          <w:cantSplit/>
          <w:jc w:val="center"/>
        </w:trPr>
        <w:tc>
          <w:tcPr>
            <w:tcW w:w="793" w:type="dxa"/>
            <w:tcBorders>
              <w:top w:val="nil"/>
              <w:left w:val="nil"/>
              <w:bottom w:val="nil"/>
              <w:right w:val="nil"/>
            </w:tcBorders>
            <w:vAlign w:val="center"/>
          </w:tcPr>
          <w:p w14:paraId="553E2B5B" w14:textId="77777777" w:rsidR="001E30B5" w:rsidRDefault="00000000">
            <w:pPr>
              <w:spacing w:before="40" w:after="40" w:line="276" w:lineRule="auto"/>
              <w:jc w:val="center"/>
            </w:pPr>
            <w:r>
              <w:rPr>
                <w:noProof/>
                <w:sz w:val="18"/>
                <w:szCs w:val="18"/>
              </w:rPr>
              <w:t>9</w:t>
            </w:r>
          </w:p>
        </w:tc>
        <w:tc>
          <w:tcPr>
            <w:tcW w:w="1247" w:type="dxa"/>
            <w:tcBorders>
              <w:top w:val="nil"/>
              <w:left w:val="nil"/>
              <w:bottom w:val="nil"/>
              <w:right w:val="nil"/>
            </w:tcBorders>
            <w:vAlign w:val="center"/>
          </w:tcPr>
          <w:p w14:paraId="4D1234EC" w14:textId="77777777" w:rsidR="001E30B5" w:rsidRDefault="00000000">
            <w:pPr>
              <w:spacing w:before="40" w:after="40" w:line="276" w:lineRule="auto"/>
              <w:jc w:val="center"/>
            </w:pPr>
            <w:r>
              <w:rPr>
                <w:noProof/>
                <w:sz w:val="18"/>
                <w:szCs w:val="18"/>
              </w:rPr>
              <w:t>问诊</w:t>
            </w:r>
          </w:p>
        </w:tc>
        <w:tc>
          <w:tcPr>
            <w:tcW w:w="1134" w:type="dxa"/>
            <w:tcBorders>
              <w:top w:val="nil"/>
              <w:left w:val="nil"/>
              <w:bottom w:val="nil"/>
              <w:right w:val="nil"/>
            </w:tcBorders>
            <w:vAlign w:val="center"/>
          </w:tcPr>
          <w:p w14:paraId="4E852D08" w14:textId="77777777" w:rsidR="001E30B5" w:rsidRDefault="00000000">
            <w:pPr>
              <w:spacing w:before="40" w:after="40" w:line="276" w:lineRule="auto"/>
              <w:jc w:val="center"/>
            </w:pPr>
            <w:r>
              <w:rPr>
                <w:noProof/>
                <w:sz w:val="18"/>
                <w:szCs w:val="18"/>
              </w:rPr>
              <w:t>0.0163</w:t>
            </w:r>
          </w:p>
        </w:tc>
        <w:tc>
          <w:tcPr>
            <w:tcW w:w="1247" w:type="dxa"/>
            <w:tcBorders>
              <w:top w:val="nil"/>
              <w:left w:val="nil"/>
              <w:bottom w:val="nil"/>
              <w:right w:val="nil"/>
            </w:tcBorders>
            <w:vAlign w:val="center"/>
          </w:tcPr>
          <w:p w14:paraId="661D69F0" w14:textId="77777777" w:rsidR="001E30B5" w:rsidRDefault="00000000">
            <w:pPr>
              <w:spacing w:before="40" w:after="40" w:line="276" w:lineRule="auto"/>
              <w:jc w:val="center"/>
            </w:pPr>
            <w:r>
              <w:rPr>
                <w:noProof/>
                <w:sz w:val="18"/>
                <w:szCs w:val="18"/>
              </w:rPr>
              <w:t>参考</w:t>
            </w:r>
          </w:p>
        </w:tc>
        <w:tc>
          <w:tcPr>
            <w:tcW w:w="1134" w:type="dxa"/>
            <w:tcBorders>
              <w:top w:val="nil"/>
              <w:left w:val="nil"/>
              <w:bottom w:val="nil"/>
              <w:right w:val="nil"/>
            </w:tcBorders>
            <w:vAlign w:val="center"/>
          </w:tcPr>
          <w:p w14:paraId="11761AD2" w14:textId="77777777" w:rsidR="001E30B5" w:rsidRDefault="00000000">
            <w:pPr>
              <w:spacing w:before="40" w:after="40" w:line="276" w:lineRule="auto"/>
              <w:jc w:val="center"/>
            </w:pPr>
            <w:r>
              <w:rPr>
                <w:noProof/>
                <w:sz w:val="18"/>
                <w:szCs w:val="18"/>
              </w:rPr>
              <w:t>0.0185</w:t>
            </w:r>
          </w:p>
        </w:tc>
        <w:tc>
          <w:tcPr>
            <w:tcW w:w="1247" w:type="dxa"/>
            <w:tcBorders>
              <w:top w:val="nil"/>
              <w:left w:val="nil"/>
              <w:bottom w:val="nil"/>
              <w:right w:val="nil"/>
            </w:tcBorders>
            <w:vAlign w:val="center"/>
          </w:tcPr>
          <w:p w14:paraId="7AEF9CB6" w14:textId="77777777" w:rsidR="001E30B5" w:rsidRDefault="00000000">
            <w:pPr>
              <w:spacing w:before="40" w:after="40" w:line="276" w:lineRule="auto"/>
              <w:jc w:val="center"/>
            </w:pPr>
            <w:r>
              <w:rPr>
                <w:noProof/>
                <w:sz w:val="18"/>
                <w:szCs w:val="18"/>
              </w:rPr>
              <w:t>相信</w:t>
            </w:r>
          </w:p>
        </w:tc>
        <w:tc>
          <w:tcPr>
            <w:tcW w:w="1134" w:type="dxa"/>
            <w:tcBorders>
              <w:top w:val="nil"/>
              <w:left w:val="nil"/>
              <w:bottom w:val="nil"/>
              <w:right w:val="nil"/>
            </w:tcBorders>
            <w:vAlign w:val="center"/>
          </w:tcPr>
          <w:p w14:paraId="555BFBAF" w14:textId="77777777" w:rsidR="001E30B5" w:rsidRDefault="00000000">
            <w:pPr>
              <w:spacing w:before="40" w:after="40" w:line="276" w:lineRule="auto"/>
              <w:jc w:val="center"/>
            </w:pPr>
            <w:r>
              <w:rPr>
                <w:noProof/>
                <w:sz w:val="18"/>
                <w:szCs w:val="18"/>
              </w:rPr>
              <w:t>0.0160</w:t>
            </w:r>
          </w:p>
        </w:tc>
      </w:tr>
      <w:tr w:rsidR="001E30B5" w14:paraId="27A930CA" w14:textId="77777777">
        <w:trPr>
          <w:cantSplit/>
          <w:jc w:val="center"/>
        </w:trPr>
        <w:tc>
          <w:tcPr>
            <w:tcW w:w="793" w:type="dxa"/>
            <w:tcBorders>
              <w:top w:val="nil"/>
              <w:left w:val="nil"/>
              <w:bottom w:val="single" w:sz="12" w:space="0" w:color="000000"/>
              <w:right w:val="nil"/>
            </w:tcBorders>
            <w:vAlign w:val="center"/>
          </w:tcPr>
          <w:p w14:paraId="7A7C0D96" w14:textId="77777777" w:rsidR="001E30B5" w:rsidRDefault="00000000">
            <w:pPr>
              <w:spacing w:before="40" w:after="40" w:line="276" w:lineRule="auto"/>
              <w:jc w:val="center"/>
            </w:pPr>
            <w:r>
              <w:rPr>
                <w:noProof/>
                <w:sz w:val="18"/>
                <w:szCs w:val="18"/>
              </w:rPr>
              <w:t>10</w:t>
            </w:r>
          </w:p>
        </w:tc>
        <w:tc>
          <w:tcPr>
            <w:tcW w:w="1247" w:type="dxa"/>
            <w:tcBorders>
              <w:top w:val="nil"/>
              <w:left w:val="nil"/>
              <w:bottom w:val="single" w:sz="12" w:space="0" w:color="000000"/>
              <w:right w:val="nil"/>
            </w:tcBorders>
            <w:vAlign w:val="center"/>
          </w:tcPr>
          <w:p w14:paraId="0422308D" w14:textId="77777777" w:rsidR="001E30B5" w:rsidRDefault="00000000">
            <w:pPr>
              <w:spacing w:before="40" w:after="40" w:line="276" w:lineRule="auto"/>
              <w:jc w:val="center"/>
            </w:pPr>
            <w:r>
              <w:rPr>
                <w:noProof/>
                <w:sz w:val="18"/>
                <w:szCs w:val="18"/>
              </w:rPr>
              <w:t>医疗</w:t>
            </w:r>
          </w:p>
        </w:tc>
        <w:tc>
          <w:tcPr>
            <w:tcW w:w="1134" w:type="dxa"/>
            <w:tcBorders>
              <w:top w:val="nil"/>
              <w:left w:val="nil"/>
              <w:bottom w:val="single" w:sz="12" w:space="0" w:color="000000"/>
              <w:right w:val="nil"/>
            </w:tcBorders>
            <w:vAlign w:val="center"/>
          </w:tcPr>
          <w:p w14:paraId="2EAD4AD8" w14:textId="77777777" w:rsidR="001E30B5" w:rsidRDefault="00000000">
            <w:pPr>
              <w:spacing w:before="40" w:after="40" w:line="276" w:lineRule="auto"/>
              <w:jc w:val="center"/>
            </w:pPr>
            <w:r>
              <w:rPr>
                <w:noProof/>
                <w:sz w:val="18"/>
                <w:szCs w:val="18"/>
              </w:rPr>
              <w:t>0.0155</w:t>
            </w:r>
          </w:p>
        </w:tc>
        <w:tc>
          <w:tcPr>
            <w:tcW w:w="1247" w:type="dxa"/>
            <w:tcBorders>
              <w:top w:val="nil"/>
              <w:left w:val="nil"/>
              <w:bottom w:val="single" w:sz="12" w:space="0" w:color="000000"/>
              <w:right w:val="nil"/>
            </w:tcBorders>
            <w:vAlign w:val="center"/>
          </w:tcPr>
          <w:p w14:paraId="491D0E18" w14:textId="77777777" w:rsidR="001E30B5" w:rsidRDefault="00000000">
            <w:pPr>
              <w:spacing w:before="40" w:after="40" w:line="276" w:lineRule="auto"/>
              <w:jc w:val="center"/>
            </w:pPr>
            <w:r>
              <w:rPr>
                <w:noProof/>
                <w:sz w:val="18"/>
                <w:szCs w:val="18"/>
              </w:rPr>
              <w:t>不了</w:t>
            </w:r>
          </w:p>
        </w:tc>
        <w:tc>
          <w:tcPr>
            <w:tcW w:w="1134" w:type="dxa"/>
            <w:tcBorders>
              <w:top w:val="nil"/>
              <w:left w:val="nil"/>
              <w:bottom w:val="single" w:sz="12" w:space="0" w:color="000000"/>
              <w:right w:val="nil"/>
            </w:tcBorders>
            <w:vAlign w:val="center"/>
          </w:tcPr>
          <w:p w14:paraId="7AB28F73" w14:textId="77777777" w:rsidR="001E30B5" w:rsidRDefault="00000000">
            <w:pPr>
              <w:spacing w:before="40" w:after="40" w:line="276" w:lineRule="auto"/>
              <w:jc w:val="center"/>
            </w:pPr>
            <w:r>
              <w:rPr>
                <w:noProof/>
                <w:sz w:val="18"/>
                <w:szCs w:val="18"/>
              </w:rPr>
              <w:t>0.0182</w:t>
            </w:r>
          </w:p>
        </w:tc>
        <w:tc>
          <w:tcPr>
            <w:tcW w:w="1247" w:type="dxa"/>
            <w:tcBorders>
              <w:top w:val="nil"/>
              <w:left w:val="nil"/>
              <w:bottom w:val="single" w:sz="12" w:space="0" w:color="000000"/>
              <w:right w:val="nil"/>
            </w:tcBorders>
            <w:vAlign w:val="center"/>
          </w:tcPr>
          <w:p w14:paraId="2F361BB9" w14:textId="77777777" w:rsidR="001E30B5" w:rsidRDefault="00000000">
            <w:pPr>
              <w:spacing w:before="40" w:after="40" w:line="276" w:lineRule="auto"/>
              <w:jc w:val="center"/>
            </w:pPr>
            <w:r>
              <w:rPr>
                <w:noProof/>
                <w:sz w:val="18"/>
                <w:szCs w:val="18"/>
              </w:rPr>
              <w:t>可能</w:t>
            </w:r>
          </w:p>
        </w:tc>
        <w:tc>
          <w:tcPr>
            <w:tcW w:w="1134" w:type="dxa"/>
            <w:tcBorders>
              <w:top w:val="nil"/>
              <w:left w:val="nil"/>
              <w:bottom w:val="single" w:sz="12" w:space="0" w:color="000000"/>
              <w:right w:val="nil"/>
            </w:tcBorders>
            <w:vAlign w:val="center"/>
          </w:tcPr>
          <w:p w14:paraId="49D2663E" w14:textId="77777777" w:rsidR="001E30B5" w:rsidRDefault="00000000">
            <w:pPr>
              <w:spacing w:before="40" w:after="40" w:line="276" w:lineRule="auto"/>
              <w:jc w:val="center"/>
            </w:pPr>
            <w:r>
              <w:rPr>
                <w:noProof/>
                <w:sz w:val="18"/>
                <w:szCs w:val="18"/>
              </w:rPr>
              <w:t>0.0159</w:t>
            </w:r>
          </w:p>
        </w:tc>
      </w:tr>
    </w:tbl>
    <w:p w14:paraId="20C18E2D" w14:textId="77777777" w:rsidR="001E30B5" w:rsidRDefault="00000000">
      <w:pPr>
        <w:keepNext/>
        <w:keepLines/>
        <w:spacing w:before="120"/>
        <w:jc w:val="center"/>
      </w:pPr>
      <w:r>
        <w:rPr>
          <w:noProof/>
        </w:rPr>
        <w:drawing>
          <wp:inline distT="0" distB="0" distL="0" distR="0" wp14:anchorId="5C99535A" wp14:editId="011F87CE">
            <wp:extent cx="5220000" cy="22132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_三组TFIDF_Top10.png"/>
                    <pic:cNvPicPr/>
                  </pic:nvPicPr>
                  <pic:blipFill>
                    <a:blip r:embed="rId10"/>
                    <a:stretch>
                      <a:fillRect/>
                    </a:stretch>
                  </pic:blipFill>
                  <pic:spPr>
                    <a:xfrm>
                      <a:off x="0" y="0"/>
                      <a:ext cx="5220000" cy="2213268"/>
                    </a:xfrm>
                    <a:prstGeom prst="rect">
                      <a:avLst/>
                    </a:prstGeom>
                  </pic:spPr>
                </pic:pic>
              </a:graphicData>
            </a:graphic>
          </wp:inline>
        </w:drawing>
      </w:r>
    </w:p>
    <w:p w14:paraId="3C781131" w14:textId="77777777" w:rsidR="001E30B5" w:rsidRDefault="00000000">
      <w:pPr>
        <w:keepNext/>
        <w:keepLines/>
        <w:spacing w:before="60"/>
        <w:jc w:val="center"/>
      </w:pPr>
      <w:r>
        <w:rPr>
          <w:sz w:val="18"/>
          <w:szCs w:val="18"/>
        </w:rPr>
        <w:t>图</w:t>
      </w:r>
      <w:r>
        <w:rPr>
          <w:sz w:val="18"/>
          <w:szCs w:val="18"/>
        </w:rPr>
        <w:t>3</w:t>
      </w:r>
      <w:r>
        <w:rPr>
          <w:sz w:val="18"/>
          <w:szCs w:val="18"/>
        </w:rPr>
        <w:t xml:space="preserve">　三组平均</w:t>
      </w:r>
      <w:r>
        <w:rPr>
          <w:sz w:val="18"/>
          <w:szCs w:val="18"/>
        </w:rPr>
        <w:t>TF-IDF Top 10</w:t>
      </w:r>
    </w:p>
    <w:p w14:paraId="65384B28" w14:textId="77777777" w:rsidR="00C27996" w:rsidRDefault="00000000">
      <w:pPr>
        <w:spacing w:after="120"/>
        <w:jc w:val="center"/>
      </w:pPr>
      <w:r>
        <w:rPr>
          <w:rFonts w:eastAsia="Times New Roman"/>
          <w:sz w:val="18"/>
          <w:szCs w:val="18"/>
        </w:rPr>
        <w:t>Fig. 3　Top 10 average TF-IDF terms in three attitude groups</w:t>
      </w:r>
    </w:p>
    <w:p w14:paraId="3BA82CE0" w14:textId="77777777" w:rsidR="001E30B5" w:rsidRDefault="00000000">
      <w:pPr>
        <w:pStyle w:val="21"/>
      </w:pPr>
      <w:r>
        <w:rPr>
          <w:rFonts w:ascii="Times New Roman" w:eastAsia="黑体" w:hAnsi="Times New Roman" w:cs="Times New Roman"/>
          <w:szCs w:val="24"/>
        </w:rPr>
        <w:t>4.3</w:t>
      </w:r>
      <w:r>
        <w:rPr>
          <w:rFonts w:ascii="Times New Roman" w:eastAsia="黑体" w:hAnsi="Times New Roman" w:cs="Times New Roman"/>
          <w:szCs w:val="24"/>
        </w:rPr>
        <w:t xml:space="preserve">　认知结构：词共现网络与认知词簇</w:t>
      </w:r>
    </w:p>
    <w:p w14:paraId="3DCE6411" w14:textId="77777777" w:rsidR="001E30B5" w:rsidRDefault="00000000">
      <w:pPr>
        <w:ind w:firstLine="480"/>
        <w:jc w:val="both"/>
      </w:pPr>
      <w:r>
        <w:rPr>
          <w:szCs w:val="24"/>
        </w:rPr>
        <w:t>三组网络中权重最高的边均为</w:t>
      </w:r>
      <w:r>
        <w:rPr>
          <w:szCs w:val="24"/>
        </w:rPr>
        <w:t>“AI—</w:t>
      </w:r>
      <w:r>
        <w:rPr>
          <w:szCs w:val="24"/>
        </w:rPr>
        <w:t>医生</w:t>
      </w:r>
      <w:r>
        <w:rPr>
          <w:szCs w:val="24"/>
        </w:rPr>
        <w:t>”</w:t>
      </w:r>
      <w:r>
        <w:rPr>
          <w:szCs w:val="24"/>
        </w:rPr>
        <w:t>，说明人机关系是跨态度群体的共同结构轴。其后续连接却明显分化：积极组主要连接健康、方便、买药和问诊；中立组主要连接辅助、不能、替代和取代；消极组主要连接医院、看病、问题和不会。换言之，相同的</w:t>
      </w:r>
      <w:r>
        <w:rPr>
          <w:szCs w:val="24"/>
        </w:rPr>
        <w:t>“AI—</w:t>
      </w:r>
      <w:r>
        <w:rPr>
          <w:szCs w:val="24"/>
        </w:rPr>
        <w:t>医生</w:t>
      </w:r>
      <w:r>
        <w:rPr>
          <w:szCs w:val="24"/>
        </w:rPr>
        <w:t>”</w:t>
      </w:r>
      <w:r>
        <w:rPr>
          <w:szCs w:val="24"/>
        </w:rPr>
        <w:t>核心关系，在积极组被嵌入便利和功能语境，在中立组被嵌入分工与边界语境，在消极组被嵌入不信任与正规就医语境。最强共现边见表</w:t>
      </w:r>
      <w:r>
        <w:rPr>
          <w:szCs w:val="24"/>
        </w:rPr>
        <w:t>7</w:t>
      </w:r>
      <w:r>
        <w:rPr>
          <w:szCs w:val="24"/>
        </w:rPr>
        <w:t>，网络可视化见图</w:t>
      </w:r>
      <w:r>
        <w:rPr>
          <w:szCs w:val="24"/>
        </w:rPr>
        <w:t>4</w:t>
      </w:r>
      <w:r>
        <w:rPr>
          <w:szCs w:val="24"/>
        </w:rPr>
        <w:t>至图</w:t>
      </w:r>
      <w:r>
        <w:rPr>
          <w:szCs w:val="24"/>
        </w:rPr>
        <w:t>6</w:t>
      </w:r>
      <w:r>
        <w:rPr>
          <w:szCs w:val="24"/>
        </w:rPr>
        <w:t>。</w:t>
      </w:r>
    </w:p>
    <w:p w14:paraId="31E1C016" w14:textId="77777777" w:rsidR="00CF675D" w:rsidRDefault="00CF675D" w:rsidP="00900220">
      <w:pPr>
        <w:spacing w:line="240" w:lineRule="auto"/>
      </w:pPr>
    </w:p>
    <w:p w14:paraId="3C92D2A6"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7</w:t>
      </w:r>
      <w:r>
        <w:rPr>
          <w:rFonts w:eastAsia="黑体"/>
          <w:b/>
          <w:sz w:val="18"/>
          <w:szCs w:val="18"/>
        </w:rPr>
        <w:t xml:space="preserve">　三组最强共现边</w:t>
      </w:r>
      <w:r>
        <w:rPr>
          <w:rFonts w:eastAsia="黑体"/>
          <w:b/>
          <w:sz w:val="18"/>
          <w:szCs w:val="18"/>
        </w:rPr>
        <w:t>Top 8</w:t>
      </w:r>
      <w:r>
        <w:rPr>
          <w:rFonts w:eastAsia="黑体"/>
          <w:b/>
          <w:sz w:val="18"/>
          <w:szCs w:val="18"/>
        </w:rPr>
        <w:t>（评论内共现）</w:t>
      </w:r>
    </w:p>
    <w:p w14:paraId="67A80F28" w14:textId="77777777" w:rsidR="00C27996" w:rsidRDefault="00000000">
      <w:pPr>
        <w:keepNext/>
        <w:spacing w:after="60"/>
        <w:jc w:val="center"/>
      </w:pPr>
      <w:r>
        <w:rPr>
          <w:rFonts w:eastAsia="Times New Roman"/>
          <w:b/>
          <w:sz w:val="18"/>
          <w:szCs w:val="18"/>
        </w:rPr>
        <w:t>Table 7　Top 8 strongest co-occurrence edges in three groups (within-comment co-occurrence)</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875"/>
        <w:gridCol w:w="1614"/>
        <w:gridCol w:w="1143"/>
        <w:gridCol w:w="1614"/>
        <w:gridCol w:w="1143"/>
        <w:gridCol w:w="1614"/>
        <w:gridCol w:w="1143"/>
      </w:tblGrid>
      <w:tr w:rsidR="001E30B5" w14:paraId="4B698BF9" w14:textId="77777777">
        <w:trPr>
          <w:cantSplit/>
          <w:tblHeader/>
          <w:jc w:val="center"/>
        </w:trPr>
        <w:tc>
          <w:tcPr>
            <w:tcW w:w="737" w:type="dxa"/>
            <w:tcBorders>
              <w:top w:val="single" w:sz="12" w:space="0" w:color="000000"/>
              <w:left w:val="nil"/>
              <w:bottom w:val="single" w:sz="6" w:space="0" w:color="000000"/>
              <w:right w:val="nil"/>
            </w:tcBorders>
            <w:vAlign w:val="center"/>
          </w:tcPr>
          <w:p w14:paraId="355A5E1A" w14:textId="77777777" w:rsidR="001E30B5" w:rsidRDefault="00000000">
            <w:pPr>
              <w:spacing w:before="40" w:after="40" w:line="276" w:lineRule="auto"/>
              <w:jc w:val="center"/>
            </w:pPr>
            <w:r>
              <w:rPr>
                <w:rFonts w:eastAsia="黑体"/>
                <w:b/>
                <w:noProof/>
                <w:sz w:val="18"/>
                <w:szCs w:val="18"/>
              </w:rPr>
              <w:t>排名</w:t>
            </w:r>
          </w:p>
        </w:tc>
        <w:tc>
          <w:tcPr>
            <w:tcW w:w="1360" w:type="dxa"/>
            <w:tcBorders>
              <w:top w:val="single" w:sz="12" w:space="0" w:color="000000"/>
              <w:left w:val="nil"/>
              <w:bottom w:val="single" w:sz="6" w:space="0" w:color="000000"/>
              <w:right w:val="nil"/>
            </w:tcBorders>
            <w:vAlign w:val="center"/>
          </w:tcPr>
          <w:p w14:paraId="66D8ECDA" w14:textId="77777777" w:rsidR="001E30B5" w:rsidRDefault="00000000">
            <w:pPr>
              <w:spacing w:before="40" w:after="40" w:line="276" w:lineRule="auto"/>
              <w:jc w:val="center"/>
            </w:pPr>
            <w:r>
              <w:rPr>
                <w:rFonts w:eastAsia="黑体"/>
                <w:b/>
                <w:noProof/>
                <w:sz w:val="18"/>
                <w:szCs w:val="18"/>
              </w:rPr>
              <w:t>积极看待</w:t>
            </w:r>
          </w:p>
        </w:tc>
        <w:tc>
          <w:tcPr>
            <w:tcW w:w="963" w:type="dxa"/>
            <w:tcBorders>
              <w:top w:val="single" w:sz="12" w:space="0" w:color="000000"/>
              <w:left w:val="nil"/>
              <w:bottom w:val="single" w:sz="6" w:space="0" w:color="000000"/>
              <w:right w:val="nil"/>
            </w:tcBorders>
            <w:vAlign w:val="center"/>
          </w:tcPr>
          <w:p w14:paraId="2B034622" w14:textId="77777777" w:rsidR="001E30B5" w:rsidRDefault="00000000">
            <w:pPr>
              <w:spacing w:before="40" w:after="40" w:line="276" w:lineRule="auto"/>
              <w:jc w:val="center"/>
            </w:pPr>
            <w:r>
              <w:rPr>
                <w:rFonts w:eastAsia="黑体"/>
                <w:b/>
                <w:noProof/>
                <w:sz w:val="18"/>
                <w:szCs w:val="18"/>
              </w:rPr>
              <w:t>次数</w:t>
            </w:r>
          </w:p>
        </w:tc>
        <w:tc>
          <w:tcPr>
            <w:tcW w:w="1360" w:type="dxa"/>
            <w:tcBorders>
              <w:top w:val="single" w:sz="12" w:space="0" w:color="000000"/>
              <w:left w:val="nil"/>
              <w:bottom w:val="single" w:sz="6" w:space="0" w:color="000000"/>
              <w:right w:val="nil"/>
            </w:tcBorders>
            <w:vAlign w:val="center"/>
          </w:tcPr>
          <w:p w14:paraId="37A63F26" w14:textId="77777777" w:rsidR="001E30B5" w:rsidRDefault="00000000">
            <w:pPr>
              <w:spacing w:before="40" w:after="40" w:line="276" w:lineRule="auto"/>
              <w:jc w:val="center"/>
            </w:pPr>
            <w:r>
              <w:rPr>
                <w:rFonts w:eastAsia="黑体"/>
                <w:b/>
                <w:noProof/>
                <w:sz w:val="18"/>
                <w:szCs w:val="18"/>
              </w:rPr>
              <w:t>中立看待</w:t>
            </w:r>
          </w:p>
        </w:tc>
        <w:tc>
          <w:tcPr>
            <w:tcW w:w="963" w:type="dxa"/>
            <w:tcBorders>
              <w:top w:val="single" w:sz="12" w:space="0" w:color="000000"/>
              <w:left w:val="nil"/>
              <w:bottom w:val="single" w:sz="6" w:space="0" w:color="000000"/>
              <w:right w:val="nil"/>
            </w:tcBorders>
            <w:vAlign w:val="center"/>
          </w:tcPr>
          <w:p w14:paraId="7FD16280" w14:textId="77777777" w:rsidR="001E30B5" w:rsidRDefault="00000000">
            <w:pPr>
              <w:spacing w:before="40" w:after="40" w:line="276" w:lineRule="auto"/>
              <w:jc w:val="center"/>
            </w:pPr>
            <w:r>
              <w:rPr>
                <w:rFonts w:eastAsia="黑体"/>
                <w:b/>
                <w:noProof/>
                <w:sz w:val="18"/>
                <w:szCs w:val="18"/>
              </w:rPr>
              <w:t>次数</w:t>
            </w:r>
          </w:p>
        </w:tc>
        <w:tc>
          <w:tcPr>
            <w:tcW w:w="1360" w:type="dxa"/>
            <w:tcBorders>
              <w:top w:val="single" w:sz="12" w:space="0" w:color="000000"/>
              <w:left w:val="nil"/>
              <w:bottom w:val="single" w:sz="6" w:space="0" w:color="000000"/>
              <w:right w:val="nil"/>
            </w:tcBorders>
            <w:vAlign w:val="center"/>
          </w:tcPr>
          <w:p w14:paraId="1EBCD691" w14:textId="77777777" w:rsidR="001E30B5" w:rsidRDefault="00000000">
            <w:pPr>
              <w:spacing w:before="40" w:after="40" w:line="276" w:lineRule="auto"/>
              <w:jc w:val="center"/>
            </w:pPr>
            <w:r>
              <w:rPr>
                <w:rFonts w:eastAsia="黑体"/>
                <w:b/>
                <w:noProof/>
                <w:sz w:val="18"/>
                <w:szCs w:val="18"/>
              </w:rPr>
              <w:t>消极看待</w:t>
            </w:r>
          </w:p>
        </w:tc>
        <w:tc>
          <w:tcPr>
            <w:tcW w:w="963" w:type="dxa"/>
            <w:tcBorders>
              <w:top w:val="single" w:sz="12" w:space="0" w:color="000000"/>
              <w:left w:val="nil"/>
              <w:bottom w:val="single" w:sz="6" w:space="0" w:color="000000"/>
              <w:right w:val="nil"/>
            </w:tcBorders>
            <w:vAlign w:val="center"/>
          </w:tcPr>
          <w:p w14:paraId="4D803B23" w14:textId="77777777" w:rsidR="001E30B5" w:rsidRDefault="00000000">
            <w:pPr>
              <w:spacing w:before="40" w:after="40" w:line="276" w:lineRule="auto"/>
              <w:jc w:val="center"/>
            </w:pPr>
            <w:r>
              <w:rPr>
                <w:rFonts w:eastAsia="黑体"/>
                <w:b/>
                <w:noProof/>
                <w:sz w:val="18"/>
                <w:szCs w:val="18"/>
              </w:rPr>
              <w:t>次数</w:t>
            </w:r>
          </w:p>
        </w:tc>
      </w:tr>
      <w:tr w:rsidR="001E30B5" w14:paraId="558FCACD" w14:textId="77777777">
        <w:trPr>
          <w:cantSplit/>
          <w:jc w:val="center"/>
        </w:trPr>
        <w:tc>
          <w:tcPr>
            <w:tcW w:w="737" w:type="dxa"/>
            <w:tcBorders>
              <w:top w:val="nil"/>
              <w:left w:val="nil"/>
              <w:bottom w:val="nil"/>
              <w:right w:val="nil"/>
            </w:tcBorders>
            <w:vAlign w:val="center"/>
          </w:tcPr>
          <w:p w14:paraId="2B2BBCA1" w14:textId="77777777" w:rsidR="001E30B5" w:rsidRDefault="00000000">
            <w:pPr>
              <w:spacing w:before="40" w:after="40" w:line="276" w:lineRule="auto"/>
              <w:jc w:val="center"/>
            </w:pPr>
            <w:r>
              <w:rPr>
                <w:noProof/>
                <w:sz w:val="18"/>
                <w:szCs w:val="18"/>
              </w:rPr>
              <w:t>1</w:t>
            </w:r>
          </w:p>
        </w:tc>
        <w:tc>
          <w:tcPr>
            <w:tcW w:w="1360" w:type="dxa"/>
            <w:tcBorders>
              <w:top w:val="nil"/>
              <w:left w:val="nil"/>
              <w:bottom w:val="nil"/>
              <w:right w:val="nil"/>
            </w:tcBorders>
            <w:vAlign w:val="center"/>
          </w:tcPr>
          <w:p w14:paraId="47F038EA" w14:textId="77777777" w:rsidR="001E30B5" w:rsidRDefault="00000000">
            <w:pPr>
              <w:spacing w:before="40" w:after="40" w:line="276" w:lineRule="auto"/>
              <w:jc w:val="center"/>
            </w:pPr>
            <w:r>
              <w:rPr>
                <w:noProof/>
                <w:sz w:val="18"/>
                <w:szCs w:val="18"/>
              </w:rPr>
              <w:t xml:space="preserve">AI × </w:t>
            </w:r>
            <w:r>
              <w:rPr>
                <w:noProof/>
                <w:sz w:val="18"/>
                <w:szCs w:val="18"/>
              </w:rPr>
              <w:t>医生</w:t>
            </w:r>
          </w:p>
        </w:tc>
        <w:tc>
          <w:tcPr>
            <w:tcW w:w="963" w:type="dxa"/>
            <w:tcBorders>
              <w:top w:val="nil"/>
              <w:left w:val="nil"/>
              <w:bottom w:val="nil"/>
              <w:right w:val="nil"/>
            </w:tcBorders>
            <w:vAlign w:val="center"/>
          </w:tcPr>
          <w:p w14:paraId="65C44D56" w14:textId="77777777" w:rsidR="001E30B5" w:rsidRDefault="00000000">
            <w:pPr>
              <w:spacing w:before="40" w:after="40" w:line="276" w:lineRule="auto"/>
              <w:jc w:val="center"/>
            </w:pPr>
            <w:r>
              <w:rPr>
                <w:noProof/>
                <w:sz w:val="18"/>
                <w:szCs w:val="18"/>
              </w:rPr>
              <w:t>2,786</w:t>
            </w:r>
          </w:p>
        </w:tc>
        <w:tc>
          <w:tcPr>
            <w:tcW w:w="1360" w:type="dxa"/>
            <w:tcBorders>
              <w:top w:val="nil"/>
              <w:left w:val="nil"/>
              <w:bottom w:val="nil"/>
              <w:right w:val="nil"/>
            </w:tcBorders>
            <w:vAlign w:val="center"/>
          </w:tcPr>
          <w:p w14:paraId="36D7BE66" w14:textId="77777777" w:rsidR="001E30B5" w:rsidRDefault="00000000">
            <w:pPr>
              <w:spacing w:before="40" w:after="40" w:line="276" w:lineRule="auto"/>
              <w:jc w:val="center"/>
            </w:pPr>
            <w:r>
              <w:rPr>
                <w:noProof/>
                <w:sz w:val="18"/>
                <w:szCs w:val="18"/>
              </w:rPr>
              <w:t xml:space="preserve">AI × </w:t>
            </w:r>
            <w:r>
              <w:rPr>
                <w:noProof/>
                <w:sz w:val="18"/>
                <w:szCs w:val="18"/>
              </w:rPr>
              <w:t>医生</w:t>
            </w:r>
          </w:p>
        </w:tc>
        <w:tc>
          <w:tcPr>
            <w:tcW w:w="963" w:type="dxa"/>
            <w:tcBorders>
              <w:top w:val="nil"/>
              <w:left w:val="nil"/>
              <w:bottom w:val="nil"/>
              <w:right w:val="nil"/>
            </w:tcBorders>
            <w:vAlign w:val="center"/>
          </w:tcPr>
          <w:p w14:paraId="0DB026F3" w14:textId="77777777" w:rsidR="001E30B5" w:rsidRDefault="00000000">
            <w:pPr>
              <w:spacing w:before="40" w:after="40" w:line="276" w:lineRule="auto"/>
              <w:jc w:val="center"/>
            </w:pPr>
            <w:r>
              <w:rPr>
                <w:noProof/>
                <w:sz w:val="18"/>
                <w:szCs w:val="18"/>
              </w:rPr>
              <w:t>2,791</w:t>
            </w:r>
          </w:p>
        </w:tc>
        <w:tc>
          <w:tcPr>
            <w:tcW w:w="1360" w:type="dxa"/>
            <w:tcBorders>
              <w:top w:val="nil"/>
              <w:left w:val="nil"/>
              <w:bottom w:val="nil"/>
              <w:right w:val="nil"/>
            </w:tcBorders>
            <w:vAlign w:val="center"/>
          </w:tcPr>
          <w:p w14:paraId="39D2EE3A" w14:textId="77777777" w:rsidR="001E30B5" w:rsidRDefault="00000000">
            <w:pPr>
              <w:spacing w:before="40" w:after="40" w:line="276" w:lineRule="auto"/>
              <w:jc w:val="center"/>
            </w:pPr>
            <w:r>
              <w:rPr>
                <w:noProof/>
                <w:sz w:val="18"/>
                <w:szCs w:val="18"/>
              </w:rPr>
              <w:t xml:space="preserve">AI × </w:t>
            </w:r>
            <w:r>
              <w:rPr>
                <w:noProof/>
                <w:sz w:val="18"/>
                <w:szCs w:val="18"/>
              </w:rPr>
              <w:t>医生</w:t>
            </w:r>
          </w:p>
        </w:tc>
        <w:tc>
          <w:tcPr>
            <w:tcW w:w="963" w:type="dxa"/>
            <w:tcBorders>
              <w:top w:val="nil"/>
              <w:left w:val="nil"/>
              <w:bottom w:val="nil"/>
              <w:right w:val="nil"/>
            </w:tcBorders>
            <w:vAlign w:val="center"/>
          </w:tcPr>
          <w:p w14:paraId="6C09F884" w14:textId="77777777" w:rsidR="001E30B5" w:rsidRDefault="00000000">
            <w:pPr>
              <w:spacing w:before="40" w:after="40" w:line="276" w:lineRule="auto"/>
              <w:jc w:val="center"/>
            </w:pPr>
            <w:r>
              <w:rPr>
                <w:noProof/>
                <w:sz w:val="18"/>
                <w:szCs w:val="18"/>
              </w:rPr>
              <w:t>926</w:t>
            </w:r>
          </w:p>
        </w:tc>
      </w:tr>
      <w:tr w:rsidR="001E30B5" w14:paraId="65E4DA6A" w14:textId="77777777">
        <w:trPr>
          <w:cantSplit/>
          <w:jc w:val="center"/>
        </w:trPr>
        <w:tc>
          <w:tcPr>
            <w:tcW w:w="737" w:type="dxa"/>
            <w:tcBorders>
              <w:top w:val="nil"/>
              <w:left w:val="nil"/>
              <w:bottom w:val="nil"/>
              <w:right w:val="nil"/>
            </w:tcBorders>
            <w:vAlign w:val="center"/>
          </w:tcPr>
          <w:p w14:paraId="0863F537" w14:textId="77777777" w:rsidR="001E30B5" w:rsidRDefault="00000000">
            <w:pPr>
              <w:spacing w:before="40" w:after="40" w:line="276" w:lineRule="auto"/>
              <w:jc w:val="center"/>
            </w:pPr>
            <w:r>
              <w:rPr>
                <w:noProof/>
                <w:sz w:val="18"/>
                <w:szCs w:val="18"/>
              </w:rPr>
              <w:t>2</w:t>
            </w:r>
          </w:p>
        </w:tc>
        <w:tc>
          <w:tcPr>
            <w:tcW w:w="1360" w:type="dxa"/>
            <w:tcBorders>
              <w:top w:val="nil"/>
              <w:left w:val="nil"/>
              <w:bottom w:val="nil"/>
              <w:right w:val="nil"/>
            </w:tcBorders>
            <w:vAlign w:val="center"/>
          </w:tcPr>
          <w:p w14:paraId="7DC2F12E" w14:textId="77777777" w:rsidR="001E30B5" w:rsidRDefault="00000000">
            <w:pPr>
              <w:spacing w:before="40" w:after="40" w:line="276" w:lineRule="auto"/>
              <w:jc w:val="center"/>
            </w:pPr>
            <w:r>
              <w:rPr>
                <w:noProof/>
                <w:sz w:val="18"/>
                <w:szCs w:val="18"/>
              </w:rPr>
              <w:t xml:space="preserve">AI × </w:t>
            </w:r>
            <w:r>
              <w:rPr>
                <w:noProof/>
                <w:sz w:val="18"/>
                <w:szCs w:val="18"/>
              </w:rPr>
              <w:t>健康</w:t>
            </w:r>
          </w:p>
        </w:tc>
        <w:tc>
          <w:tcPr>
            <w:tcW w:w="963" w:type="dxa"/>
            <w:tcBorders>
              <w:top w:val="nil"/>
              <w:left w:val="nil"/>
              <w:bottom w:val="nil"/>
              <w:right w:val="nil"/>
            </w:tcBorders>
            <w:vAlign w:val="center"/>
          </w:tcPr>
          <w:p w14:paraId="3AAB6660" w14:textId="77777777" w:rsidR="001E30B5" w:rsidRDefault="00000000">
            <w:pPr>
              <w:spacing w:before="40" w:after="40" w:line="276" w:lineRule="auto"/>
              <w:jc w:val="center"/>
            </w:pPr>
            <w:r>
              <w:rPr>
                <w:noProof/>
                <w:sz w:val="18"/>
                <w:szCs w:val="18"/>
              </w:rPr>
              <w:t>1,838</w:t>
            </w:r>
          </w:p>
        </w:tc>
        <w:tc>
          <w:tcPr>
            <w:tcW w:w="1360" w:type="dxa"/>
            <w:tcBorders>
              <w:top w:val="nil"/>
              <w:left w:val="nil"/>
              <w:bottom w:val="nil"/>
              <w:right w:val="nil"/>
            </w:tcBorders>
            <w:vAlign w:val="center"/>
          </w:tcPr>
          <w:p w14:paraId="5C8343AB" w14:textId="77777777" w:rsidR="001E30B5" w:rsidRDefault="00000000">
            <w:pPr>
              <w:spacing w:before="40" w:after="40" w:line="276" w:lineRule="auto"/>
              <w:jc w:val="center"/>
            </w:pPr>
            <w:r>
              <w:rPr>
                <w:noProof/>
                <w:sz w:val="18"/>
                <w:szCs w:val="18"/>
              </w:rPr>
              <w:t xml:space="preserve">AI × </w:t>
            </w:r>
            <w:r>
              <w:rPr>
                <w:noProof/>
                <w:sz w:val="18"/>
                <w:szCs w:val="18"/>
              </w:rPr>
              <w:t>辅助</w:t>
            </w:r>
          </w:p>
        </w:tc>
        <w:tc>
          <w:tcPr>
            <w:tcW w:w="963" w:type="dxa"/>
            <w:tcBorders>
              <w:top w:val="nil"/>
              <w:left w:val="nil"/>
              <w:bottom w:val="nil"/>
              <w:right w:val="nil"/>
            </w:tcBorders>
            <w:vAlign w:val="center"/>
          </w:tcPr>
          <w:p w14:paraId="32C7EC4F" w14:textId="77777777" w:rsidR="001E30B5" w:rsidRDefault="00000000">
            <w:pPr>
              <w:spacing w:before="40" w:after="40" w:line="276" w:lineRule="auto"/>
              <w:jc w:val="center"/>
            </w:pPr>
            <w:r>
              <w:rPr>
                <w:noProof/>
                <w:sz w:val="18"/>
                <w:szCs w:val="18"/>
              </w:rPr>
              <w:t>842</w:t>
            </w:r>
          </w:p>
        </w:tc>
        <w:tc>
          <w:tcPr>
            <w:tcW w:w="1360" w:type="dxa"/>
            <w:tcBorders>
              <w:top w:val="nil"/>
              <w:left w:val="nil"/>
              <w:bottom w:val="nil"/>
              <w:right w:val="nil"/>
            </w:tcBorders>
            <w:vAlign w:val="center"/>
          </w:tcPr>
          <w:p w14:paraId="3AC16FD6" w14:textId="77777777" w:rsidR="001E30B5" w:rsidRDefault="00000000">
            <w:pPr>
              <w:spacing w:before="40" w:after="40" w:line="276" w:lineRule="auto"/>
              <w:jc w:val="center"/>
            </w:pPr>
            <w:r>
              <w:rPr>
                <w:noProof/>
                <w:sz w:val="18"/>
                <w:szCs w:val="18"/>
              </w:rPr>
              <w:t xml:space="preserve">AI × </w:t>
            </w:r>
            <w:r>
              <w:rPr>
                <w:noProof/>
                <w:sz w:val="18"/>
                <w:szCs w:val="18"/>
              </w:rPr>
              <w:t>医院</w:t>
            </w:r>
          </w:p>
        </w:tc>
        <w:tc>
          <w:tcPr>
            <w:tcW w:w="963" w:type="dxa"/>
            <w:tcBorders>
              <w:top w:val="nil"/>
              <w:left w:val="nil"/>
              <w:bottom w:val="nil"/>
              <w:right w:val="nil"/>
            </w:tcBorders>
            <w:vAlign w:val="center"/>
          </w:tcPr>
          <w:p w14:paraId="29EC361E" w14:textId="77777777" w:rsidR="001E30B5" w:rsidRDefault="00000000">
            <w:pPr>
              <w:spacing w:before="40" w:after="40" w:line="276" w:lineRule="auto"/>
              <w:jc w:val="center"/>
            </w:pPr>
            <w:r>
              <w:rPr>
                <w:noProof/>
                <w:sz w:val="18"/>
                <w:szCs w:val="18"/>
              </w:rPr>
              <w:t>270</w:t>
            </w:r>
          </w:p>
        </w:tc>
      </w:tr>
      <w:tr w:rsidR="001E30B5" w14:paraId="64C319B5" w14:textId="77777777">
        <w:trPr>
          <w:cantSplit/>
          <w:jc w:val="center"/>
        </w:trPr>
        <w:tc>
          <w:tcPr>
            <w:tcW w:w="737" w:type="dxa"/>
            <w:tcBorders>
              <w:top w:val="nil"/>
              <w:left w:val="nil"/>
              <w:bottom w:val="nil"/>
              <w:right w:val="nil"/>
            </w:tcBorders>
            <w:vAlign w:val="center"/>
          </w:tcPr>
          <w:p w14:paraId="179BF338" w14:textId="77777777" w:rsidR="001E30B5" w:rsidRDefault="00000000">
            <w:pPr>
              <w:spacing w:before="40" w:after="40" w:line="276" w:lineRule="auto"/>
              <w:jc w:val="center"/>
            </w:pPr>
            <w:r>
              <w:rPr>
                <w:noProof/>
                <w:sz w:val="18"/>
                <w:szCs w:val="18"/>
              </w:rPr>
              <w:lastRenderedPageBreak/>
              <w:t>3</w:t>
            </w:r>
          </w:p>
        </w:tc>
        <w:tc>
          <w:tcPr>
            <w:tcW w:w="1360" w:type="dxa"/>
            <w:tcBorders>
              <w:top w:val="nil"/>
              <w:left w:val="nil"/>
              <w:bottom w:val="nil"/>
              <w:right w:val="nil"/>
            </w:tcBorders>
            <w:vAlign w:val="center"/>
          </w:tcPr>
          <w:p w14:paraId="54CE7599" w14:textId="77777777" w:rsidR="001E30B5" w:rsidRDefault="00000000">
            <w:pPr>
              <w:spacing w:before="40" w:after="40" w:line="276" w:lineRule="auto"/>
              <w:jc w:val="center"/>
            </w:pPr>
            <w:r>
              <w:rPr>
                <w:noProof/>
                <w:sz w:val="18"/>
                <w:szCs w:val="18"/>
              </w:rPr>
              <w:t xml:space="preserve">AI × </w:t>
            </w:r>
            <w:r>
              <w:rPr>
                <w:noProof/>
                <w:sz w:val="18"/>
                <w:szCs w:val="18"/>
              </w:rPr>
              <w:t>方便</w:t>
            </w:r>
          </w:p>
        </w:tc>
        <w:tc>
          <w:tcPr>
            <w:tcW w:w="963" w:type="dxa"/>
            <w:tcBorders>
              <w:top w:val="nil"/>
              <w:left w:val="nil"/>
              <w:bottom w:val="nil"/>
              <w:right w:val="nil"/>
            </w:tcBorders>
            <w:vAlign w:val="center"/>
          </w:tcPr>
          <w:p w14:paraId="0F8248A6" w14:textId="77777777" w:rsidR="001E30B5" w:rsidRDefault="00000000">
            <w:pPr>
              <w:spacing w:before="40" w:after="40" w:line="276" w:lineRule="auto"/>
              <w:jc w:val="center"/>
            </w:pPr>
            <w:r>
              <w:rPr>
                <w:noProof/>
                <w:sz w:val="18"/>
                <w:szCs w:val="18"/>
              </w:rPr>
              <w:t>1,646</w:t>
            </w:r>
          </w:p>
        </w:tc>
        <w:tc>
          <w:tcPr>
            <w:tcW w:w="1360" w:type="dxa"/>
            <w:tcBorders>
              <w:top w:val="nil"/>
              <w:left w:val="nil"/>
              <w:bottom w:val="nil"/>
              <w:right w:val="nil"/>
            </w:tcBorders>
            <w:vAlign w:val="center"/>
          </w:tcPr>
          <w:p w14:paraId="1429C885" w14:textId="77777777" w:rsidR="001E30B5" w:rsidRDefault="00000000">
            <w:pPr>
              <w:spacing w:before="40" w:after="40" w:line="276" w:lineRule="auto"/>
              <w:jc w:val="center"/>
            </w:pPr>
            <w:r>
              <w:rPr>
                <w:noProof/>
                <w:sz w:val="18"/>
                <w:szCs w:val="18"/>
              </w:rPr>
              <w:t xml:space="preserve">AI × </w:t>
            </w:r>
            <w:r>
              <w:rPr>
                <w:noProof/>
                <w:sz w:val="18"/>
                <w:szCs w:val="18"/>
              </w:rPr>
              <w:t>不能</w:t>
            </w:r>
          </w:p>
        </w:tc>
        <w:tc>
          <w:tcPr>
            <w:tcW w:w="963" w:type="dxa"/>
            <w:tcBorders>
              <w:top w:val="nil"/>
              <w:left w:val="nil"/>
              <w:bottom w:val="nil"/>
              <w:right w:val="nil"/>
            </w:tcBorders>
            <w:vAlign w:val="center"/>
          </w:tcPr>
          <w:p w14:paraId="21FE6358" w14:textId="77777777" w:rsidR="001E30B5" w:rsidRDefault="00000000">
            <w:pPr>
              <w:spacing w:before="40" w:after="40" w:line="276" w:lineRule="auto"/>
              <w:jc w:val="center"/>
            </w:pPr>
            <w:r>
              <w:rPr>
                <w:noProof/>
                <w:sz w:val="18"/>
                <w:szCs w:val="18"/>
              </w:rPr>
              <w:t>628</w:t>
            </w:r>
          </w:p>
        </w:tc>
        <w:tc>
          <w:tcPr>
            <w:tcW w:w="1360" w:type="dxa"/>
            <w:tcBorders>
              <w:top w:val="nil"/>
              <w:left w:val="nil"/>
              <w:bottom w:val="nil"/>
              <w:right w:val="nil"/>
            </w:tcBorders>
            <w:vAlign w:val="center"/>
          </w:tcPr>
          <w:p w14:paraId="3735F652" w14:textId="77777777" w:rsidR="001E30B5" w:rsidRDefault="00000000">
            <w:pPr>
              <w:spacing w:before="40" w:after="40" w:line="276" w:lineRule="auto"/>
              <w:jc w:val="center"/>
            </w:pPr>
            <w:r>
              <w:rPr>
                <w:noProof/>
                <w:sz w:val="18"/>
                <w:szCs w:val="18"/>
              </w:rPr>
              <w:t xml:space="preserve">AI × </w:t>
            </w:r>
            <w:r>
              <w:rPr>
                <w:noProof/>
                <w:sz w:val="18"/>
                <w:szCs w:val="18"/>
              </w:rPr>
              <w:t>看病</w:t>
            </w:r>
          </w:p>
        </w:tc>
        <w:tc>
          <w:tcPr>
            <w:tcW w:w="963" w:type="dxa"/>
            <w:tcBorders>
              <w:top w:val="nil"/>
              <w:left w:val="nil"/>
              <w:bottom w:val="nil"/>
              <w:right w:val="nil"/>
            </w:tcBorders>
            <w:vAlign w:val="center"/>
          </w:tcPr>
          <w:p w14:paraId="2C3768FA" w14:textId="77777777" w:rsidR="001E30B5" w:rsidRDefault="00000000">
            <w:pPr>
              <w:spacing w:before="40" w:after="40" w:line="276" w:lineRule="auto"/>
              <w:jc w:val="center"/>
            </w:pPr>
            <w:r>
              <w:rPr>
                <w:noProof/>
                <w:sz w:val="18"/>
                <w:szCs w:val="18"/>
              </w:rPr>
              <w:t>239</w:t>
            </w:r>
          </w:p>
        </w:tc>
      </w:tr>
      <w:tr w:rsidR="001E30B5" w14:paraId="4A1AABFD" w14:textId="77777777">
        <w:trPr>
          <w:cantSplit/>
          <w:jc w:val="center"/>
        </w:trPr>
        <w:tc>
          <w:tcPr>
            <w:tcW w:w="737" w:type="dxa"/>
            <w:tcBorders>
              <w:top w:val="nil"/>
              <w:left w:val="nil"/>
              <w:bottom w:val="nil"/>
              <w:right w:val="nil"/>
            </w:tcBorders>
            <w:vAlign w:val="center"/>
          </w:tcPr>
          <w:p w14:paraId="2BBE1B42" w14:textId="77777777" w:rsidR="001E30B5" w:rsidRDefault="00000000">
            <w:pPr>
              <w:spacing w:before="40" w:after="40" w:line="276" w:lineRule="auto"/>
              <w:jc w:val="center"/>
            </w:pPr>
            <w:r>
              <w:rPr>
                <w:noProof/>
                <w:sz w:val="18"/>
                <w:szCs w:val="18"/>
              </w:rPr>
              <w:t>4</w:t>
            </w:r>
          </w:p>
        </w:tc>
        <w:tc>
          <w:tcPr>
            <w:tcW w:w="1360" w:type="dxa"/>
            <w:tcBorders>
              <w:top w:val="nil"/>
              <w:left w:val="nil"/>
              <w:bottom w:val="nil"/>
              <w:right w:val="nil"/>
            </w:tcBorders>
            <w:vAlign w:val="center"/>
          </w:tcPr>
          <w:p w14:paraId="37287909" w14:textId="77777777" w:rsidR="001E30B5" w:rsidRDefault="00000000">
            <w:pPr>
              <w:spacing w:before="40" w:after="40" w:line="276" w:lineRule="auto"/>
              <w:jc w:val="center"/>
            </w:pPr>
            <w:r>
              <w:rPr>
                <w:noProof/>
                <w:sz w:val="18"/>
                <w:szCs w:val="18"/>
              </w:rPr>
              <w:t xml:space="preserve">AI × </w:t>
            </w:r>
            <w:r>
              <w:rPr>
                <w:noProof/>
                <w:sz w:val="18"/>
                <w:szCs w:val="18"/>
              </w:rPr>
              <w:t>医疗</w:t>
            </w:r>
          </w:p>
        </w:tc>
        <w:tc>
          <w:tcPr>
            <w:tcW w:w="963" w:type="dxa"/>
            <w:tcBorders>
              <w:top w:val="nil"/>
              <w:left w:val="nil"/>
              <w:bottom w:val="nil"/>
              <w:right w:val="nil"/>
            </w:tcBorders>
            <w:vAlign w:val="center"/>
          </w:tcPr>
          <w:p w14:paraId="26B821BE" w14:textId="77777777" w:rsidR="001E30B5" w:rsidRDefault="00000000">
            <w:pPr>
              <w:spacing w:before="40" w:after="40" w:line="276" w:lineRule="auto"/>
              <w:jc w:val="center"/>
            </w:pPr>
            <w:r>
              <w:rPr>
                <w:noProof/>
                <w:sz w:val="18"/>
                <w:szCs w:val="18"/>
              </w:rPr>
              <w:t>1,434</w:t>
            </w:r>
          </w:p>
        </w:tc>
        <w:tc>
          <w:tcPr>
            <w:tcW w:w="1360" w:type="dxa"/>
            <w:tcBorders>
              <w:top w:val="nil"/>
              <w:left w:val="nil"/>
              <w:bottom w:val="nil"/>
              <w:right w:val="nil"/>
            </w:tcBorders>
            <w:vAlign w:val="center"/>
          </w:tcPr>
          <w:p w14:paraId="00F336D7" w14:textId="77777777" w:rsidR="001E30B5" w:rsidRDefault="00000000">
            <w:pPr>
              <w:spacing w:before="40" w:after="40" w:line="276" w:lineRule="auto"/>
              <w:jc w:val="center"/>
            </w:pPr>
            <w:r>
              <w:rPr>
                <w:noProof/>
                <w:sz w:val="18"/>
                <w:szCs w:val="18"/>
              </w:rPr>
              <w:t xml:space="preserve">AI × </w:t>
            </w:r>
            <w:r>
              <w:rPr>
                <w:noProof/>
                <w:sz w:val="18"/>
                <w:szCs w:val="18"/>
              </w:rPr>
              <w:t>医疗</w:t>
            </w:r>
          </w:p>
        </w:tc>
        <w:tc>
          <w:tcPr>
            <w:tcW w:w="963" w:type="dxa"/>
            <w:tcBorders>
              <w:top w:val="nil"/>
              <w:left w:val="nil"/>
              <w:bottom w:val="nil"/>
              <w:right w:val="nil"/>
            </w:tcBorders>
            <w:vAlign w:val="center"/>
          </w:tcPr>
          <w:p w14:paraId="0D8B8E28" w14:textId="77777777" w:rsidR="001E30B5" w:rsidRDefault="00000000">
            <w:pPr>
              <w:spacing w:before="40" w:after="40" w:line="276" w:lineRule="auto"/>
              <w:jc w:val="center"/>
            </w:pPr>
            <w:r>
              <w:rPr>
                <w:noProof/>
                <w:sz w:val="18"/>
                <w:szCs w:val="18"/>
              </w:rPr>
              <w:t>606</w:t>
            </w:r>
          </w:p>
        </w:tc>
        <w:tc>
          <w:tcPr>
            <w:tcW w:w="1360" w:type="dxa"/>
            <w:tcBorders>
              <w:top w:val="nil"/>
              <w:left w:val="nil"/>
              <w:bottom w:val="nil"/>
              <w:right w:val="nil"/>
            </w:tcBorders>
            <w:vAlign w:val="center"/>
          </w:tcPr>
          <w:p w14:paraId="3DD942EA" w14:textId="77777777" w:rsidR="001E30B5" w:rsidRDefault="00000000">
            <w:pPr>
              <w:spacing w:before="40" w:after="40" w:line="276" w:lineRule="auto"/>
              <w:jc w:val="center"/>
            </w:pPr>
            <w:r>
              <w:rPr>
                <w:noProof/>
                <w:sz w:val="18"/>
                <w:szCs w:val="18"/>
              </w:rPr>
              <w:t xml:space="preserve">AI × </w:t>
            </w:r>
            <w:r>
              <w:rPr>
                <w:noProof/>
                <w:sz w:val="18"/>
                <w:szCs w:val="18"/>
              </w:rPr>
              <w:t>问题</w:t>
            </w:r>
          </w:p>
        </w:tc>
        <w:tc>
          <w:tcPr>
            <w:tcW w:w="963" w:type="dxa"/>
            <w:tcBorders>
              <w:top w:val="nil"/>
              <w:left w:val="nil"/>
              <w:bottom w:val="nil"/>
              <w:right w:val="nil"/>
            </w:tcBorders>
            <w:vAlign w:val="center"/>
          </w:tcPr>
          <w:p w14:paraId="52E8DAB1" w14:textId="77777777" w:rsidR="001E30B5" w:rsidRDefault="00000000">
            <w:pPr>
              <w:spacing w:before="40" w:after="40" w:line="276" w:lineRule="auto"/>
              <w:jc w:val="center"/>
            </w:pPr>
            <w:r>
              <w:rPr>
                <w:noProof/>
                <w:sz w:val="18"/>
                <w:szCs w:val="18"/>
              </w:rPr>
              <w:t>239</w:t>
            </w:r>
          </w:p>
        </w:tc>
      </w:tr>
      <w:tr w:rsidR="001E30B5" w14:paraId="67BEEE6D" w14:textId="77777777">
        <w:trPr>
          <w:cantSplit/>
          <w:jc w:val="center"/>
        </w:trPr>
        <w:tc>
          <w:tcPr>
            <w:tcW w:w="737" w:type="dxa"/>
            <w:tcBorders>
              <w:top w:val="nil"/>
              <w:left w:val="nil"/>
              <w:bottom w:val="nil"/>
              <w:right w:val="nil"/>
            </w:tcBorders>
            <w:vAlign w:val="center"/>
          </w:tcPr>
          <w:p w14:paraId="7C44F421" w14:textId="77777777" w:rsidR="001E30B5" w:rsidRDefault="00000000">
            <w:pPr>
              <w:spacing w:before="40" w:after="40" w:line="276" w:lineRule="auto"/>
              <w:jc w:val="center"/>
            </w:pPr>
            <w:r>
              <w:rPr>
                <w:noProof/>
                <w:sz w:val="18"/>
                <w:szCs w:val="18"/>
              </w:rPr>
              <w:t>5</w:t>
            </w:r>
          </w:p>
        </w:tc>
        <w:tc>
          <w:tcPr>
            <w:tcW w:w="1360" w:type="dxa"/>
            <w:tcBorders>
              <w:top w:val="nil"/>
              <w:left w:val="nil"/>
              <w:bottom w:val="nil"/>
              <w:right w:val="nil"/>
            </w:tcBorders>
            <w:vAlign w:val="center"/>
          </w:tcPr>
          <w:p w14:paraId="7C56936A" w14:textId="77777777" w:rsidR="001E30B5" w:rsidRDefault="00000000">
            <w:pPr>
              <w:spacing w:before="40" w:after="40" w:line="276" w:lineRule="auto"/>
              <w:jc w:val="center"/>
            </w:pPr>
            <w:r>
              <w:rPr>
                <w:noProof/>
                <w:sz w:val="18"/>
                <w:szCs w:val="18"/>
              </w:rPr>
              <w:t>买药</w:t>
            </w:r>
            <w:r>
              <w:rPr>
                <w:noProof/>
                <w:sz w:val="18"/>
                <w:szCs w:val="18"/>
              </w:rPr>
              <w:t xml:space="preserve"> × </w:t>
            </w:r>
            <w:r>
              <w:rPr>
                <w:noProof/>
                <w:sz w:val="18"/>
                <w:szCs w:val="18"/>
              </w:rPr>
              <w:t>方便</w:t>
            </w:r>
          </w:p>
        </w:tc>
        <w:tc>
          <w:tcPr>
            <w:tcW w:w="963" w:type="dxa"/>
            <w:tcBorders>
              <w:top w:val="nil"/>
              <w:left w:val="nil"/>
              <w:bottom w:val="nil"/>
              <w:right w:val="nil"/>
            </w:tcBorders>
            <w:vAlign w:val="center"/>
          </w:tcPr>
          <w:p w14:paraId="20624C69" w14:textId="77777777" w:rsidR="001E30B5" w:rsidRDefault="00000000">
            <w:pPr>
              <w:spacing w:before="40" w:after="40" w:line="276" w:lineRule="auto"/>
              <w:jc w:val="center"/>
            </w:pPr>
            <w:r>
              <w:rPr>
                <w:noProof/>
                <w:sz w:val="18"/>
                <w:szCs w:val="18"/>
              </w:rPr>
              <w:t>1,201</w:t>
            </w:r>
          </w:p>
        </w:tc>
        <w:tc>
          <w:tcPr>
            <w:tcW w:w="1360" w:type="dxa"/>
            <w:tcBorders>
              <w:top w:val="nil"/>
              <w:left w:val="nil"/>
              <w:bottom w:val="nil"/>
              <w:right w:val="nil"/>
            </w:tcBorders>
            <w:vAlign w:val="center"/>
          </w:tcPr>
          <w:p w14:paraId="761A1835" w14:textId="77777777" w:rsidR="001E30B5" w:rsidRDefault="00000000">
            <w:pPr>
              <w:spacing w:before="40" w:after="40" w:line="276" w:lineRule="auto"/>
              <w:jc w:val="center"/>
            </w:pPr>
            <w:r>
              <w:rPr>
                <w:noProof/>
                <w:sz w:val="18"/>
                <w:szCs w:val="18"/>
              </w:rPr>
              <w:t xml:space="preserve">AI × </w:t>
            </w:r>
            <w:r>
              <w:rPr>
                <w:noProof/>
                <w:sz w:val="18"/>
                <w:szCs w:val="18"/>
              </w:rPr>
              <w:t>替代</w:t>
            </w:r>
          </w:p>
        </w:tc>
        <w:tc>
          <w:tcPr>
            <w:tcW w:w="963" w:type="dxa"/>
            <w:tcBorders>
              <w:top w:val="nil"/>
              <w:left w:val="nil"/>
              <w:bottom w:val="nil"/>
              <w:right w:val="nil"/>
            </w:tcBorders>
            <w:vAlign w:val="center"/>
          </w:tcPr>
          <w:p w14:paraId="621F8EB4" w14:textId="77777777" w:rsidR="001E30B5" w:rsidRDefault="00000000">
            <w:pPr>
              <w:spacing w:before="40" w:after="40" w:line="276" w:lineRule="auto"/>
              <w:jc w:val="center"/>
            </w:pPr>
            <w:r>
              <w:rPr>
                <w:noProof/>
                <w:sz w:val="18"/>
                <w:szCs w:val="18"/>
              </w:rPr>
              <w:t>545</w:t>
            </w:r>
          </w:p>
        </w:tc>
        <w:tc>
          <w:tcPr>
            <w:tcW w:w="1360" w:type="dxa"/>
            <w:tcBorders>
              <w:top w:val="nil"/>
              <w:left w:val="nil"/>
              <w:bottom w:val="nil"/>
              <w:right w:val="nil"/>
            </w:tcBorders>
            <w:vAlign w:val="center"/>
          </w:tcPr>
          <w:p w14:paraId="6FB28D7E" w14:textId="77777777" w:rsidR="001E30B5" w:rsidRDefault="00000000">
            <w:pPr>
              <w:spacing w:before="40" w:after="40" w:line="276" w:lineRule="auto"/>
              <w:jc w:val="center"/>
            </w:pPr>
            <w:r>
              <w:rPr>
                <w:noProof/>
                <w:sz w:val="18"/>
                <w:szCs w:val="18"/>
              </w:rPr>
              <w:t xml:space="preserve">AI × </w:t>
            </w:r>
            <w:r>
              <w:rPr>
                <w:noProof/>
                <w:sz w:val="18"/>
                <w:szCs w:val="18"/>
              </w:rPr>
              <w:t>取代</w:t>
            </w:r>
          </w:p>
        </w:tc>
        <w:tc>
          <w:tcPr>
            <w:tcW w:w="963" w:type="dxa"/>
            <w:tcBorders>
              <w:top w:val="nil"/>
              <w:left w:val="nil"/>
              <w:bottom w:val="nil"/>
              <w:right w:val="nil"/>
            </w:tcBorders>
            <w:vAlign w:val="center"/>
          </w:tcPr>
          <w:p w14:paraId="2FEB0F83" w14:textId="77777777" w:rsidR="001E30B5" w:rsidRDefault="00000000">
            <w:pPr>
              <w:spacing w:before="40" w:after="40" w:line="276" w:lineRule="auto"/>
              <w:jc w:val="center"/>
            </w:pPr>
            <w:r>
              <w:rPr>
                <w:noProof/>
                <w:sz w:val="18"/>
                <w:szCs w:val="18"/>
              </w:rPr>
              <w:t>211</w:t>
            </w:r>
          </w:p>
        </w:tc>
      </w:tr>
      <w:tr w:rsidR="001E30B5" w14:paraId="59165B89" w14:textId="77777777">
        <w:trPr>
          <w:cantSplit/>
          <w:jc w:val="center"/>
        </w:trPr>
        <w:tc>
          <w:tcPr>
            <w:tcW w:w="737" w:type="dxa"/>
            <w:tcBorders>
              <w:top w:val="nil"/>
              <w:left w:val="nil"/>
              <w:bottom w:val="nil"/>
              <w:right w:val="nil"/>
            </w:tcBorders>
            <w:vAlign w:val="center"/>
          </w:tcPr>
          <w:p w14:paraId="22CDC3A3" w14:textId="77777777" w:rsidR="001E30B5" w:rsidRDefault="00000000">
            <w:pPr>
              <w:spacing w:before="40" w:after="40" w:line="276" w:lineRule="auto"/>
              <w:jc w:val="center"/>
            </w:pPr>
            <w:r>
              <w:rPr>
                <w:noProof/>
                <w:sz w:val="18"/>
                <w:szCs w:val="18"/>
              </w:rPr>
              <w:t>6</w:t>
            </w:r>
          </w:p>
        </w:tc>
        <w:tc>
          <w:tcPr>
            <w:tcW w:w="1360" w:type="dxa"/>
            <w:tcBorders>
              <w:top w:val="nil"/>
              <w:left w:val="nil"/>
              <w:bottom w:val="nil"/>
              <w:right w:val="nil"/>
            </w:tcBorders>
            <w:vAlign w:val="center"/>
          </w:tcPr>
          <w:p w14:paraId="4AD6F73E" w14:textId="77777777" w:rsidR="001E30B5" w:rsidRDefault="00000000">
            <w:pPr>
              <w:spacing w:before="40" w:after="40" w:line="276" w:lineRule="auto"/>
              <w:jc w:val="center"/>
            </w:pPr>
            <w:r>
              <w:rPr>
                <w:noProof/>
                <w:sz w:val="18"/>
                <w:szCs w:val="18"/>
              </w:rPr>
              <w:t xml:space="preserve">AI × </w:t>
            </w:r>
            <w:r>
              <w:rPr>
                <w:noProof/>
                <w:sz w:val="18"/>
                <w:szCs w:val="18"/>
              </w:rPr>
              <w:t>看病</w:t>
            </w:r>
          </w:p>
        </w:tc>
        <w:tc>
          <w:tcPr>
            <w:tcW w:w="963" w:type="dxa"/>
            <w:tcBorders>
              <w:top w:val="nil"/>
              <w:left w:val="nil"/>
              <w:bottom w:val="nil"/>
              <w:right w:val="nil"/>
            </w:tcBorders>
            <w:vAlign w:val="center"/>
          </w:tcPr>
          <w:p w14:paraId="33D7D3C0" w14:textId="77777777" w:rsidR="001E30B5" w:rsidRDefault="00000000">
            <w:pPr>
              <w:spacing w:before="40" w:after="40" w:line="276" w:lineRule="auto"/>
              <w:jc w:val="center"/>
            </w:pPr>
            <w:r>
              <w:rPr>
                <w:noProof/>
                <w:sz w:val="18"/>
                <w:szCs w:val="18"/>
              </w:rPr>
              <w:t>856</w:t>
            </w:r>
          </w:p>
        </w:tc>
        <w:tc>
          <w:tcPr>
            <w:tcW w:w="1360" w:type="dxa"/>
            <w:tcBorders>
              <w:top w:val="nil"/>
              <w:left w:val="nil"/>
              <w:bottom w:val="nil"/>
              <w:right w:val="nil"/>
            </w:tcBorders>
            <w:vAlign w:val="center"/>
          </w:tcPr>
          <w:p w14:paraId="79E33880" w14:textId="77777777" w:rsidR="001E30B5" w:rsidRDefault="00000000">
            <w:pPr>
              <w:spacing w:before="40" w:after="40" w:line="276" w:lineRule="auto"/>
              <w:jc w:val="center"/>
            </w:pPr>
            <w:r>
              <w:rPr>
                <w:noProof/>
                <w:sz w:val="18"/>
                <w:szCs w:val="18"/>
              </w:rPr>
              <w:t xml:space="preserve">AI × </w:t>
            </w:r>
            <w:r>
              <w:rPr>
                <w:noProof/>
                <w:sz w:val="18"/>
                <w:szCs w:val="18"/>
              </w:rPr>
              <w:t>取代</w:t>
            </w:r>
          </w:p>
        </w:tc>
        <w:tc>
          <w:tcPr>
            <w:tcW w:w="963" w:type="dxa"/>
            <w:tcBorders>
              <w:top w:val="nil"/>
              <w:left w:val="nil"/>
              <w:bottom w:val="nil"/>
              <w:right w:val="nil"/>
            </w:tcBorders>
            <w:vAlign w:val="center"/>
          </w:tcPr>
          <w:p w14:paraId="1CFB78D8" w14:textId="77777777" w:rsidR="001E30B5" w:rsidRDefault="00000000">
            <w:pPr>
              <w:spacing w:before="40" w:after="40" w:line="276" w:lineRule="auto"/>
              <w:jc w:val="center"/>
            </w:pPr>
            <w:r>
              <w:rPr>
                <w:noProof/>
                <w:sz w:val="18"/>
                <w:szCs w:val="18"/>
              </w:rPr>
              <w:t>445</w:t>
            </w:r>
          </w:p>
        </w:tc>
        <w:tc>
          <w:tcPr>
            <w:tcW w:w="1360" w:type="dxa"/>
            <w:tcBorders>
              <w:top w:val="nil"/>
              <w:left w:val="nil"/>
              <w:bottom w:val="nil"/>
              <w:right w:val="nil"/>
            </w:tcBorders>
            <w:vAlign w:val="center"/>
          </w:tcPr>
          <w:p w14:paraId="7657B122" w14:textId="77777777" w:rsidR="001E30B5" w:rsidRDefault="00000000">
            <w:pPr>
              <w:spacing w:before="40" w:after="40" w:line="276" w:lineRule="auto"/>
              <w:jc w:val="center"/>
            </w:pPr>
            <w:r>
              <w:rPr>
                <w:noProof/>
                <w:sz w:val="18"/>
                <w:szCs w:val="18"/>
              </w:rPr>
              <w:t xml:space="preserve">AI × </w:t>
            </w:r>
            <w:r>
              <w:rPr>
                <w:noProof/>
                <w:sz w:val="18"/>
                <w:szCs w:val="18"/>
              </w:rPr>
              <w:t>不能</w:t>
            </w:r>
          </w:p>
        </w:tc>
        <w:tc>
          <w:tcPr>
            <w:tcW w:w="963" w:type="dxa"/>
            <w:tcBorders>
              <w:top w:val="nil"/>
              <w:left w:val="nil"/>
              <w:bottom w:val="nil"/>
              <w:right w:val="nil"/>
            </w:tcBorders>
            <w:vAlign w:val="center"/>
          </w:tcPr>
          <w:p w14:paraId="1D336E2C" w14:textId="77777777" w:rsidR="001E30B5" w:rsidRDefault="00000000">
            <w:pPr>
              <w:spacing w:before="40" w:after="40" w:line="276" w:lineRule="auto"/>
              <w:jc w:val="center"/>
            </w:pPr>
            <w:r>
              <w:rPr>
                <w:noProof/>
                <w:sz w:val="18"/>
                <w:szCs w:val="18"/>
              </w:rPr>
              <w:t>208</w:t>
            </w:r>
          </w:p>
        </w:tc>
      </w:tr>
      <w:tr w:rsidR="001E30B5" w14:paraId="69E0317B" w14:textId="77777777">
        <w:trPr>
          <w:cantSplit/>
          <w:jc w:val="center"/>
        </w:trPr>
        <w:tc>
          <w:tcPr>
            <w:tcW w:w="737" w:type="dxa"/>
            <w:tcBorders>
              <w:top w:val="nil"/>
              <w:left w:val="nil"/>
              <w:bottom w:val="nil"/>
              <w:right w:val="nil"/>
            </w:tcBorders>
            <w:vAlign w:val="center"/>
          </w:tcPr>
          <w:p w14:paraId="49C27089" w14:textId="77777777" w:rsidR="001E30B5" w:rsidRDefault="00000000">
            <w:pPr>
              <w:spacing w:before="40" w:after="40" w:line="276" w:lineRule="auto"/>
              <w:jc w:val="center"/>
            </w:pPr>
            <w:r>
              <w:rPr>
                <w:noProof/>
                <w:sz w:val="18"/>
                <w:szCs w:val="18"/>
              </w:rPr>
              <w:t>7</w:t>
            </w:r>
          </w:p>
        </w:tc>
        <w:tc>
          <w:tcPr>
            <w:tcW w:w="1360" w:type="dxa"/>
            <w:tcBorders>
              <w:top w:val="nil"/>
              <w:left w:val="nil"/>
              <w:bottom w:val="nil"/>
              <w:right w:val="nil"/>
            </w:tcBorders>
            <w:vAlign w:val="center"/>
          </w:tcPr>
          <w:p w14:paraId="43640279" w14:textId="77777777" w:rsidR="001E30B5" w:rsidRDefault="00000000">
            <w:pPr>
              <w:spacing w:before="40" w:after="40" w:line="276" w:lineRule="auto"/>
              <w:jc w:val="center"/>
            </w:pPr>
            <w:r>
              <w:rPr>
                <w:noProof/>
                <w:sz w:val="18"/>
                <w:szCs w:val="18"/>
              </w:rPr>
              <w:t>方便</w:t>
            </w:r>
            <w:r>
              <w:rPr>
                <w:noProof/>
                <w:sz w:val="18"/>
                <w:szCs w:val="18"/>
              </w:rPr>
              <w:t xml:space="preserve"> × </w:t>
            </w:r>
            <w:r>
              <w:rPr>
                <w:noProof/>
                <w:sz w:val="18"/>
                <w:szCs w:val="18"/>
              </w:rPr>
              <w:t>问诊</w:t>
            </w:r>
          </w:p>
        </w:tc>
        <w:tc>
          <w:tcPr>
            <w:tcW w:w="963" w:type="dxa"/>
            <w:tcBorders>
              <w:top w:val="nil"/>
              <w:left w:val="nil"/>
              <w:bottom w:val="nil"/>
              <w:right w:val="nil"/>
            </w:tcBorders>
            <w:vAlign w:val="center"/>
          </w:tcPr>
          <w:p w14:paraId="6EBFB977" w14:textId="77777777" w:rsidR="001E30B5" w:rsidRDefault="00000000">
            <w:pPr>
              <w:spacing w:before="40" w:after="40" w:line="276" w:lineRule="auto"/>
              <w:jc w:val="center"/>
            </w:pPr>
            <w:r>
              <w:rPr>
                <w:noProof/>
                <w:sz w:val="18"/>
                <w:szCs w:val="18"/>
              </w:rPr>
              <w:t>700</w:t>
            </w:r>
          </w:p>
        </w:tc>
        <w:tc>
          <w:tcPr>
            <w:tcW w:w="1360" w:type="dxa"/>
            <w:tcBorders>
              <w:top w:val="nil"/>
              <w:left w:val="nil"/>
              <w:bottom w:val="nil"/>
              <w:right w:val="nil"/>
            </w:tcBorders>
            <w:vAlign w:val="center"/>
          </w:tcPr>
          <w:p w14:paraId="4C3AFE72" w14:textId="77777777" w:rsidR="001E30B5" w:rsidRDefault="00000000">
            <w:pPr>
              <w:spacing w:before="40" w:after="40" w:line="276" w:lineRule="auto"/>
              <w:jc w:val="center"/>
            </w:pPr>
            <w:r>
              <w:rPr>
                <w:noProof/>
                <w:sz w:val="18"/>
                <w:szCs w:val="18"/>
              </w:rPr>
              <w:t>医生</w:t>
            </w:r>
            <w:r>
              <w:rPr>
                <w:noProof/>
                <w:sz w:val="18"/>
                <w:szCs w:val="18"/>
              </w:rPr>
              <w:t xml:space="preserve"> × </w:t>
            </w:r>
            <w:r>
              <w:rPr>
                <w:noProof/>
                <w:sz w:val="18"/>
                <w:szCs w:val="18"/>
              </w:rPr>
              <w:t>辅助</w:t>
            </w:r>
          </w:p>
        </w:tc>
        <w:tc>
          <w:tcPr>
            <w:tcW w:w="963" w:type="dxa"/>
            <w:tcBorders>
              <w:top w:val="nil"/>
              <w:left w:val="nil"/>
              <w:bottom w:val="nil"/>
              <w:right w:val="nil"/>
            </w:tcBorders>
            <w:vAlign w:val="center"/>
          </w:tcPr>
          <w:p w14:paraId="0E402AC4" w14:textId="77777777" w:rsidR="001E30B5" w:rsidRDefault="00000000">
            <w:pPr>
              <w:spacing w:before="40" w:after="40" w:line="276" w:lineRule="auto"/>
              <w:jc w:val="center"/>
            </w:pPr>
            <w:r>
              <w:rPr>
                <w:noProof/>
                <w:sz w:val="18"/>
                <w:szCs w:val="18"/>
              </w:rPr>
              <w:t>439</w:t>
            </w:r>
          </w:p>
        </w:tc>
        <w:tc>
          <w:tcPr>
            <w:tcW w:w="1360" w:type="dxa"/>
            <w:tcBorders>
              <w:top w:val="nil"/>
              <w:left w:val="nil"/>
              <w:bottom w:val="nil"/>
              <w:right w:val="nil"/>
            </w:tcBorders>
            <w:vAlign w:val="center"/>
          </w:tcPr>
          <w:p w14:paraId="4EB56264" w14:textId="77777777" w:rsidR="001E30B5" w:rsidRDefault="00000000">
            <w:pPr>
              <w:spacing w:before="40" w:after="40" w:line="276" w:lineRule="auto"/>
              <w:jc w:val="center"/>
            </w:pPr>
            <w:r>
              <w:rPr>
                <w:noProof/>
                <w:sz w:val="18"/>
                <w:szCs w:val="18"/>
              </w:rPr>
              <w:t xml:space="preserve">AI × </w:t>
            </w:r>
            <w:r>
              <w:rPr>
                <w:noProof/>
                <w:sz w:val="18"/>
                <w:szCs w:val="18"/>
              </w:rPr>
              <w:t>不会</w:t>
            </w:r>
          </w:p>
        </w:tc>
        <w:tc>
          <w:tcPr>
            <w:tcW w:w="963" w:type="dxa"/>
            <w:tcBorders>
              <w:top w:val="nil"/>
              <w:left w:val="nil"/>
              <w:bottom w:val="nil"/>
              <w:right w:val="nil"/>
            </w:tcBorders>
            <w:vAlign w:val="center"/>
          </w:tcPr>
          <w:p w14:paraId="1F8C7138" w14:textId="77777777" w:rsidR="001E30B5" w:rsidRDefault="00000000">
            <w:pPr>
              <w:spacing w:before="40" w:after="40" w:line="276" w:lineRule="auto"/>
              <w:jc w:val="center"/>
            </w:pPr>
            <w:r>
              <w:rPr>
                <w:noProof/>
                <w:sz w:val="18"/>
                <w:szCs w:val="18"/>
              </w:rPr>
              <w:t>190</w:t>
            </w:r>
          </w:p>
        </w:tc>
      </w:tr>
      <w:tr w:rsidR="001E30B5" w14:paraId="7368D053" w14:textId="77777777">
        <w:trPr>
          <w:cantSplit/>
          <w:jc w:val="center"/>
        </w:trPr>
        <w:tc>
          <w:tcPr>
            <w:tcW w:w="737" w:type="dxa"/>
            <w:tcBorders>
              <w:top w:val="nil"/>
              <w:left w:val="nil"/>
              <w:bottom w:val="single" w:sz="12" w:space="0" w:color="000000"/>
              <w:right w:val="nil"/>
            </w:tcBorders>
            <w:vAlign w:val="center"/>
          </w:tcPr>
          <w:p w14:paraId="58D7281B" w14:textId="77777777" w:rsidR="001E30B5" w:rsidRDefault="00000000">
            <w:pPr>
              <w:spacing w:before="40" w:after="40" w:line="276" w:lineRule="auto"/>
              <w:jc w:val="center"/>
            </w:pPr>
            <w:r>
              <w:rPr>
                <w:noProof/>
                <w:sz w:val="18"/>
                <w:szCs w:val="18"/>
              </w:rPr>
              <w:t>8</w:t>
            </w:r>
          </w:p>
        </w:tc>
        <w:tc>
          <w:tcPr>
            <w:tcW w:w="1360" w:type="dxa"/>
            <w:tcBorders>
              <w:top w:val="nil"/>
              <w:left w:val="nil"/>
              <w:bottom w:val="single" w:sz="12" w:space="0" w:color="000000"/>
              <w:right w:val="nil"/>
            </w:tcBorders>
            <w:vAlign w:val="center"/>
          </w:tcPr>
          <w:p w14:paraId="512A6747" w14:textId="77777777" w:rsidR="001E30B5" w:rsidRDefault="00000000">
            <w:pPr>
              <w:spacing w:before="40" w:after="40" w:line="276" w:lineRule="auto"/>
              <w:jc w:val="center"/>
            </w:pPr>
            <w:r>
              <w:rPr>
                <w:noProof/>
                <w:sz w:val="18"/>
                <w:szCs w:val="18"/>
              </w:rPr>
              <w:t xml:space="preserve">AI × </w:t>
            </w:r>
            <w:r>
              <w:rPr>
                <w:noProof/>
                <w:sz w:val="18"/>
                <w:szCs w:val="18"/>
              </w:rPr>
              <w:t>问诊</w:t>
            </w:r>
          </w:p>
        </w:tc>
        <w:tc>
          <w:tcPr>
            <w:tcW w:w="963" w:type="dxa"/>
            <w:tcBorders>
              <w:top w:val="nil"/>
              <w:left w:val="nil"/>
              <w:bottom w:val="single" w:sz="12" w:space="0" w:color="000000"/>
              <w:right w:val="nil"/>
            </w:tcBorders>
            <w:vAlign w:val="center"/>
          </w:tcPr>
          <w:p w14:paraId="62C8F5F8" w14:textId="77777777" w:rsidR="001E30B5" w:rsidRDefault="00000000">
            <w:pPr>
              <w:spacing w:before="40" w:after="40" w:line="276" w:lineRule="auto"/>
              <w:jc w:val="center"/>
            </w:pPr>
            <w:r>
              <w:rPr>
                <w:noProof/>
                <w:sz w:val="18"/>
                <w:szCs w:val="18"/>
              </w:rPr>
              <w:t>678</w:t>
            </w:r>
          </w:p>
        </w:tc>
        <w:tc>
          <w:tcPr>
            <w:tcW w:w="1360" w:type="dxa"/>
            <w:tcBorders>
              <w:top w:val="nil"/>
              <w:left w:val="nil"/>
              <w:bottom w:val="single" w:sz="12" w:space="0" w:color="000000"/>
              <w:right w:val="nil"/>
            </w:tcBorders>
            <w:vAlign w:val="center"/>
          </w:tcPr>
          <w:p w14:paraId="52910981" w14:textId="77777777" w:rsidR="001E30B5" w:rsidRDefault="00000000">
            <w:pPr>
              <w:spacing w:before="40" w:after="40" w:line="276" w:lineRule="auto"/>
              <w:jc w:val="center"/>
            </w:pPr>
            <w:r>
              <w:rPr>
                <w:noProof/>
                <w:sz w:val="18"/>
                <w:szCs w:val="18"/>
              </w:rPr>
              <w:t>医生</w:t>
            </w:r>
            <w:r>
              <w:rPr>
                <w:noProof/>
                <w:sz w:val="18"/>
                <w:szCs w:val="18"/>
              </w:rPr>
              <w:t xml:space="preserve"> × </w:t>
            </w:r>
            <w:r>
              <w:rPr>
                <w:noProof/>
                <w:sz w:val="18"/>
                <w:szCs w:val="18"/>
              </w:rPr>
              <w:t>替代</w:t>
            </w:r>
          </w:p>
        </w:tc>
        <w:tc>
          <w:tcPr>
            <w:tcW w:w="963" w:type="dxa"/>
            <w:tcBorders>
              <w:top w:val="nil"/>
              <w:left w:val="nil"/>
              <w:bottom w:val="single" w:sz="12" w:space="0" w:color="000000"/>
              <w:right w:val="nil"/>
            </w:tcBorders>
            <w:vAlign w:val="center"/>
          </w:tcPr>
          <w:p w14:paraId="21266E9C" w14:textId="77777777" w:rsidR="001E30B5" w:rsidRDefault="00000000">
            <w:pPr>
              <w:spacing w:before="40" w:after="40" w:line="276" w:lineRule="auto"/>
              <w:jc w:val="center"/>
            </w:pPr>
            <w:r>
              <w:rPr>
                <w:noProof/>
                <w:sz w:val="18"/>
                <w:szCs w:val="18"/>
              </w:rPr>
              <w:t>419</w:t>
            </w:r>
          </w:p>
        </w:tc>
        <w:tc>
          <w:tcPr>
            <w:tcW w:w="1360" w:type="dxa"/>
            <w:tcBorders>
              <w:top w:val="nil"/>
              <w:left w:val="nil"/>
              <w:bottom w:val="single" w:sz="12" w:space="0" w:color="000000"/>
              <w:right w:val="nil"/>
            </w:tcBorders>
            <w:vAlign w:val="center"/>
          </w:tcPr>
          <w:p w14:paraId="5A6E1ADB" w14:textId="77777777" w:rsidR="001E30B5" w:rsidRDefault="00000000">
            <w:pPr>
              <w:spacing w:before="40" w:after="40" w:line="276" w:lineRule="auto"/>
              <w:jc w:val="center"/>
            </w:pPr>
            <w:r>
              <w:rPr>
                <w:noProof/>
                <w:sz w:val="18"/>
                <w:szCs w:val="18"/>
              </w:rPr>
              <w:t xml:space="preserve">AI × </w:t>
            </w:r>
            <w:r>
              <w:rPr>
                <w:noProof/>
                <w:sz w:val="18"/>
                <w:szCs w:val="18"/>
              </w:rPr>
              <w:t>医疗</w:t>
            </w:r>
          </w:p>
        </w:tc>
        <w:tc>
          <w:tcPr>
            <w:tcW w:w="963" w:type="dxa"/>
            <w:tcBorders>
              <w:top w:val="nil"/>
              <w:left w:val="nil"/>
              <w:bottom w:val="single" w:sz="12" w:space="0" w:color="000000"/>
              <w:right w:val="nil"/>
            </w:tcBorders>
            <w:vAlign w:val="center"/>
          </w:tcPr>
          <w:p w14:paraId="4D0928A3" w14:textId="77777777" w:rsidR="001E30B5" w:rsidRDefault="00000000">
            <w:pPr>
              <w:spacing w:before="40" w:after="40" w:line="276" w:lineRule="auto"/>
              <w:jc w:val="center"/>
            </w:pPr>
            <w:r>
              <w:rPr>
                <w:noProof/>
                <w:sz w:val="18"/>
                <w:szCs w:val="18"/>
              </w:rPr>
              <w:t>189</w:t>
            </w:r>
          </w:p>
        </w:tc>
      </w:tr>
    </w:tbl>
    <w:p w14:paraId="170CFB90" w14:textId="77777777" w:rsidR="001E30B5" w:rsidRDefault="00000000">
      <w:pPr>
        <w:keepNext/>
        <w:keepLines/>
        <w:spacing w:before="120"/>
        <w:jc w:val="center"/>
      </w:pPr>
      <w:r>
        <w:rPr>
          <w:noProof/>
        </w:rPr>
        <w:drawing>
          <wp:inline distT="0" distB="0" distL="0" distR="0" wp14:anchorId="31A990BA" wp14:editId="5121ED76">
            <wp:extent cx="5220000" cy="39067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词共现网络.png"/>
                    <pic:cNvPicPr/>
                  </pic:nvPicPr>
                  <pic:blipFill>
                    <a:blip r:embed="rId11"/>
                    <a:stretch>
                      <a:fillRect/>
                    </a:stretch>
                  </pic:blipFill>
                  <pic:spPr>
                    <a:xfrm>
                      <a:off x="0" y="0"/>
                      <a:ext cx="5220000" cy="3906792"/>
                    </a:xfrm>
                    <a:prstGeom prst="rect">
                      <a:avLst/>
                    </a:prstGeom>
                  </pic:spPr>
                </pic:pic>
              </a:graphicData>
            </a:graphic>
          </wp:inline>
        </w:drawing>
      </w:r>
    </w:p>
    <w:p w14:paraId="681B7D15" w14:textId="77777777" w:rsidR="001E30B5" w:rsidRDefault="00000000">
      <w:pPr>
        <w:keepNext/>
        <w:keepLines/>
        <w:spacing w:before="60"/>
        <w:jc w:val="center"/>
      </w:pPr>
      <w:r>
        <w:rPr>
          <w:sz w:val="18"/>
          <w:szCs w:val="18"/>
        </w:rPr>
        <w:t>图</w:t>
      </w:r>
      <w:r>
        <w:rPr>
          <w:sz w:val="18"/>
          <w:szCs w:val="18"/>
        </w:rPr>
        <w:t>4</w:t>
      </w:r>
      <w:r>
        <w:rPr>
          <w:sz w:val="18"/>
          <w:szCs w:val="18"/>
        </w:rPr>
        <w:t xml:space="preserve">　积极看待组的词共现网络（加权度最高的</w:t>
      </w:r>
      <w:r>
        <w:rPr>
          <w:sz w:val="18"/>
          <w:szCs w:val="18"/>
        </w:rPr>
        <w:t>40</w:t>
      </w:r>
      <w:r>
        <w:rPr>
          <w:sz w:val="18"/>
          <w:szCs w:val="18"/>
        </w:rPr>
        <w:t>个节点，颜色为</w:t>
      </w:r>
      <w:r>
        <w:rPr>
          <w:sz w:val="18"/>
          <w:szCs w:val="18"/>
        </w:rPr>
        <w:t>Louvain</w:t>
      </w:r>
      <w:r>
        <w:rPr>
          <w:sz w:val="18"/>
          <w:szCs w:val="18"/>
        </w:rPr>
        <w:t>社区）</w:t>
      </w:r>
    </w:p>
    <w:p w14:paraId="019A6A32" w14:textId="77777777" w:rsidR="00C27996" w:rsidRDefault="00000000">
      <w:pPr>
        <w:spacing w:after="120"/>
        <w:jc w:val="center"/>
      </w:pPr>
      <w:r>
        <w:rPr>
          <w:rFonts w:eastAsia="Times New Roman"/>
          <w:sz w:val="18"/>
          <w:szCs w:val="18"/>
        </w:rPr>
        <w:t>Fig. 4　Word co-occurrence network of the positive group (top 40 nodes by weighted degree; colors denote Louvain communities)</w:t>
      </w:r>
    </w:p>
    <w:p w14:paraId="1BE8B24B" w14:textId="77777777" w:rsidR="001E30B5" w:rsidRDefault="00000000">
      <w:pPr>
        <w:keepNext/>
        <w:keepLines/>
        <w:spacing w:before="120"/>
        <w:jc w:val="center"/>
      </w:pPr>
      <w:r>
        <w:rPr>
          <w:noProof/>
        </w:rPr>
        <w:lastRenderedPageBreak/>
        <w:drawing>
          <wp:inline distT="0" distB="0" distL="0" distR="0" wp14:anchorId="1D9FAE8F" wp14:editId="11F86849">
            <wp:extent cx="5220000" cy="39067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词共现网络.png"/>
                    <pic:cNvPicPr/>
                  </pic:nvPicPr>
                  <pic:blipFill>
                    <a:blip r:embed="rId12"/>
                    <a:stretch>
                      <a:fillRect/>
                    </a:stretch>
                  </pic:blipFill>
                  <pic:spPr>
                    <a:xfrm>
                      <a:off x="0" y="0"/>
                      <a:ext cx="5220000" cy="3906792"/>
                    </a:xfrm>
                    <a:prstGeom prst="rect">
                      <a:avLst/>
                    </a:prstGeom>
                  </pic:spPr>
                </pic:pic>
              </a:graphicData>
            </a:graphic>
          </wp:inline>
        </w:drawing>
      </w:r>
    </w:p>
    <w:p w14:paraId="490CAE94" w14:textId="77777777" w:rsidR="001E30B5" w:rsidRDefault="00000000">
      <w:pPr>
        <w:keepNext/>
        <w:keepLines/>
        <w:spacing w:before="60"/>
        <w:jc w:val="center"/>
      </w:pPr>
      <w:r>
        <w:rPr>
          <w:sz w:val="18"/>
          <w:szCs w:val="18"/>
        </w:rPr>
        <w:t>图</w:t>
      </w:r>
      <w:r>
        <w:rPr>
          <w:sz w:val="18"/>
          <w:szCs w:val="18"/>
        </w:rPr>
        <w:t>5</w:t>
      </w:r>
      <w:r>
        <w:rPr>
          <w:sz w:val="18"/>
          <w:szCs w:val="18"/>
        </w:rPr>
        <w:t xml:space="preserve">　中立看待组的词共现网络（加权度最高的</w:t>
      </w:r>
      <w:r>
        <w:rPr>
          <w:sz w:val="18"/>
          <w:szCs w:val="18"/>
        </w:rPr>
        <w:t>40</w:t>
      </w:r>
      <w:r>
        <w:rPr>
          <w:sz w:val="18"/>
          <w:szCs w:val="18"/>
        </w:rPr>
        <w:t>个节点，颜色为</w:t>
      </w:r>
      <w:r>
        <w:rPr>
          <w:sz w:val="18"/>
          <w:szCs w:val="18"/>
        </w:rPr>
        <w:t>Louvain</w:t>
      </w:r>
      <w:r>
        <w:rPr>
          <w:sz w:val="18"/>
          <w:szCs w:val="18"/>
        </w:rPr>
        <w:t>社区）</w:t>
      </w:r>
    </w:p>
    <w:p w14:paraId="0692461D" w14:textId="77777777" w:rsidR="00C27996" w:rsidRDefault="00000000">
      <w:pPr>
        <w:spacing w:after="120"/>
        <w:jc w:val="center"/>
      </w:pPr>
      <w:r>
        <w:rPr>
          <w:rFonts w:eastAsia="Times New Roman"/>
          <w:sz w:val="18"/>
          <w:szCs w:val="18"/>
        </w:rPr>
        <w:t>Fig. 5　Word co-occurrence network of the neutral group (top 40 nodes by weighted degree; colors denote Louvain communities)</w:t>
      </w:r>
    </w:p>
    <w:p w14:paraId="34987657" w14:textId="77777777" w:rsidR="001E30B5" w:rsidRDefault="00000000">
      <w:pPr>
        <w:keepNext/>
        <w:keepLines/>
        <w:spacing w:before="120"/>
        <w:jc w:val="center"/>
      </w:pPr>
      <w:r>
        <w:rPr>
          <w:noProof/>
        </w:rPr>
        <w:lastRenderedPageBreak/>
        <w:drawing>
          <wp:inline distT="0" distB="0" distL="0" distR="0" wp14:anchorId="01C5852D" wp14:editId="1192BBDC">
            <wp:extent cx="5220000" cy="39067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词共现网络.png"/>
                    <pic:cNvPicPr/>
                  </pic:nvPicPr>
                  <pic:blipFill>
                    <a:blip r:embed="rId13"/>
                    <a:stretch>
                      <a:fillRect/>
                    </a:stretch>
                  </pic:blipFill>
                  <pic:spPr>
                    <a:xfrm>
                      <a:off x="0" y="0"/>
                      <a:ext cx="5220000" cy="3906792"/>
                    </a:xfrm>
                    <a:prstGeom prst="rect">
                      <a:avLst/>
                    </a:prstGeom>
                  </pic:spPr>
                </pic:pic>
              </a:graphicData>
            </a:graphic>
          </wp:inline>
        </w:drawing>
      </w:r>
    </w:p>
    <w:p w14:paraId="5800BD19" w14:textId="77777777" w:rsidR="001E30B5" w:rsidRDefault="00000000">
      <w:pPr>
        <w:keepNext/>
        <w:keepLines/>
        <w:spacing w:before="60"/>
        <w:jc w:val="center"/>
      </w:pPr>
      <w:r>
        <w:rPr>
          <w:sz w:val="18"/>
          <w:szCs w:val="18"/>
        </w:rPr>
        <w:t>图</w:t>
      </w:r>
      <w:r>
        <w:rPr>
          <w:sz w:val="18"/>
          <w:szCs w:val="18"/>
        </w:rPr>
        <w:t>6</w:t>
      </w:r>
      <w:r>
        <w:rPr>
          <w:sz w:val="18"/>
          <w:szCs w:val="18"/>
        </w:rPr>
        <w:t xml:space="preserve">　消极看待组的词共现网络（加权度最高的</w:t>
      </w:r>
      <w:r>
        <w:rPr>
          <w:sz w:val="18"/>
          <w:szCs w:val="18"/>
        </w:rPr>
        <w:t>40</w:t>
      </w:r>
      <w:r>
        <w:rPr>
          <w:sz w:val="18"/>
          <w:szCs w:val="18"/>
        </w:rPr>
        <w:t>个节点，颜色为</w:t>
      </w:r>
      <w:r>
        <w:rPr>
          <w:sz w:val="18"/>
          <w:szCs w:val="18"/>
        </w:rPr>
        <w:t>Louvain</w:t>
      </w:r>
      <w:r>
        <w:rPr>
          <w:sz w:val="18"/>
          <w:szCs w:val="18"/>
        </w:rPr>
        <w:t>社区）</w:t>
      </w:r>
    </w:p>
    <w:p w14:paraId="2F634B97" w14:textId="77777777" w:rsidR="00C27996" w:rsidRDefault="00000000">
      <w:pPr>
        <w:spacing w:after="120"/>
        <w:jc w:val="center"/>
      </w:pPr>
      <w:r>
        <w:rPr>
          <w:rFonts w:eastAsia="Times New Roman"/>
          <w:sz w:val="18"/>
          <w:szCs w:val="18"/>
        </w:rPr>
        <w:t>Fig. 6　Word co-occurrence network of the negative group (top 40 nodes by weighted degree; colors denote Louvain communities)</w:t>
      </w:r>
    </w:p>
    <w:p w14:paraId="0F579BBA" w14:textId="77777777" w:rsidR="001E30B5" w:rsidRDefault="00000000">
      <w:pPr>
        <w:ind w:firstLine="480"/>
        <w:jc w:val="both"/>
      </w:pPr>
      <w:r>
        <w:rPr>
          <w:szCs w:val="24"/>
        </w:rPr>
        <w:t>图</w:t>
      </w:r>
      <w:r>
        <w:rPr>
          <w:szCs w:val="24"/>
        </w:rPr>
        <w:t>4</w:t>
      </w:r>
      <w:r>
        <w:rPr>
          <w:szCs w:val="24"/>
        </w:rPr>
        <w:t>至图</w:t>
      </w:r>
      <w:r>
        <w:rPr>
          <w:szCs w:val="24"/>
        </w:rPr>
        <w:t>6</w:t>
      </w:r>
      <w:r>
        <w:rPr>
          <w:szCs w:val="24"/>
        </w:rPr>
        <w:t>展示各组加权度最高的</w:t>
      </w:r>
      <w:r>
        <w:rPr>
          <w:szCs w:val="24"/>
        </w:rPr>
        <w:t>40</w:t>
      </w:r>
      <w:r>
        <w:rPr>
          <w:szCs w:val="24"/>
        </w:rPr>
        <w:t>个节点。积极组中，</w:t>
      </w:r>
      <w:r>
        <w:rPr>
          <w:szCs w:val="24"/>
        </w:rPr>
        <w:t>AI</w:t>
      </w:r>
      <w:r>
        <w:rPr>
          <w:szCs w:val="24"/>
        </w:rPr>
        <w:t>与方便、健康和医生共同处于网络中心，购药问诊与技术便利形成不同社区；中立组中，</w:t>
      </w:r>
      <w:r>
        <w:rPr>
          <w:szCs w:val="24"/>
        </w:rPr>
        <w:t>AI</w:t>
      </w:r>
      <w:r>
        <w:rPr>
          <w:szCs w:val="24"/>
        </w:rPr>
        <w:t>与医生高度接近，一侧连接辅助、参考和工具，另一侧连接替代、不能和人类；消极组同样以</w:t>
      </w:r>
      <w:r>
        <w:rPr>
          <w:szCs w:val="24"/>
        </w:rPr>
        <w:t>AI—</w:t>
      </w:r>
      <w:r>
        <w:rPr>
          <w:szCs w:val="24"/>
        </w:rPr>
        <w:t>医生为中心，但医院看病、替代机器人和误诊负责分别形成局部结构。上述差异表明，态度分化不仅表现为褒贬词不同，也表现为医生、技术、场景和风险之间连接方式不同。</w:t>
      </w:r>
    </w:p>
    <w:p w14:paraId="2EFDE711" w14:textId="77777777" w:rsidR="001E30B5" w:rsidRDefault="00000000">
      <w:pPr>
        <w:ind w:firstLine="480"/>
        <w:jc w:val="both"/>
      </w:pPr>
      <w:r>
        <w:rPr>
          <w:szCs w:val="24"/>
        </w:rPr>
        <w:t>Louvain</w:t>
      </w:r>
      <w:r>
        <w:rPr>
          <w:szCs w:val="24"/>
        </w:rPr>
        <w:t>社区划分共得到</w:t>
      </w:r>
      <w:r>
        <w:rPr>
          <w:szCs w:val="24"/>
        </w:rPr>
        <w:t>14</w:t>
      </w:r>
      <w:r>
        <w:rPr>
          <w:szCs w:val="24"/>
        </w:rPr>
        <w:t>个规模不低于</w:t>
      </w:r>
      <w:r>
        <w:rPr>
          <w:szCs w:val="24"/>
        </w:rPr>
        <w:t>10</w:t>
      </w:r>
      <w:r>
        <w:rPr>
          <w:szCs w:val="24"/>
        </w:rPr>
        <w:t>词的认知词簇，其中积极组</w:t>
      </w:r>
      <w:r>
        <w:rPr>
          <w:szCs w:val="24"/>
        </w:rPr>
        <w:t>5</w:t>
      </w:r>
      <w:r>
        <w:rPr>
          <w:szCs w:val="24"/>
        </w:rPr>
        <w:t>个、中立组</w:t>
      </w:r>
      <w:r>
        <w:rPr>
          <w:szCs w:val="24"/>
        </w:rPr>
        <w:t>5</w:t>
      </w:r>
      <w:r>
        <w:rPr>
          <w:szCs w:val="24"/>
        </w:rPr>
        <w:t>个、消极组</w:t>
      </w:r>
      <w:r>
        <w:rPr>
          <w:szCs w:val="24"/>
        </w:rPr>
        <w:t>4</w:t>
      </w:r>
      <w:r>
        <w:rPr>
          <w:szCs w:val="24"/>
        </w:rPr>
        <w:t>个（表</w:t>
      </w:r>
      <w:r>
        <w:rPr>
          <w:szCs w:val="24"/>
        </w:rPr>
        <w:t>8</w:t>
      </w:r>
      <w:r>
        <w:rPr>
          <w:szCs w:val="24"/>
        </w:rPr>
        <w:t>）。积极组包括</w:t>
      </w:r>
      <w:r>
        <w:rPr>
          <w:szCs w:val="24"/>
        </w:rPr>
        <w:t>AI</w:t>
      </w:r>
      <w:r>
        <w:rPr>
          <w:szCs w:val="24"/>
        </w:rPr>
        <w:t>能力赞叹、便利就医、实用功能认可、技术前景乐观和健康咨询五个词簇。</w:t>
      </w:r>
      <w:r>
        <w:rPr>
          <w:szCs w:val="24"/>
        </w:rPr>
        <w:t>AI</w:t>
      </w:r>
      <w:r>
        <w:rPr>
          <w:szCs w:val="24"/>
        </w:rPr>
        <w:t>能力赞叹簇以</w:t>
      </w:r>
      <w:r>
        <w:rPr>
          <w:szCs w:val="24"/>
        </w:rPr>
        <w:t>“</w:t>
      </w:r>
      <w:r>
        <w:rPr>
          <w:szCs w:val="24"/>
        </w:rPr>
        <w:t>靠谱、专业、厉害、全面、诊断</w:t>
      </w:r>
      <w:r>
        <w:rPr>
          <w:szCs w:val="24"/>
        </w:rPr>
        <w:t>”</w:t>
      </w:r>
      <w:r>
        <w:rPr>
          <w:szCs w:val="24"/>
        </w:rPr>
        <w:t>为主，典型说法如</w:t>
      </w:r>
      <w:r>
        <w:rPr>
          <w:szCs w:val="24"/>
        </w:rPr>
        <w:t>“</w:t>
      </w:r>
      <w:r>
        <w:rPr>
          <w:szCs w:val="24"/>
        </w:rPr>
        <w:t>随时可以得到最专业的诊断</w:t>
      </w:r>
      <w:r>
        <w:rPr>
          <w:szCs w:val="24"/>
        </w:rPr>
        <w:t>”</w:t>
      </w:r>
      <w:r>
        <w:rPr>
          <w:szCs w:val="24"/>
        </w:rPr>
        <w:t>，表现为对系统能力的扩张性评价；便利就医簇连接</w:t>
      </w:r>
      <w:r>
        <w:rPr>
          <w:szCs w:val="24"/>
        </w:rPr>
        <w:t>“</w:t>
      </w:r>
      <w:r>
        <w:rPr>
          <w:szCs w:val="24"/>
        </w:rPr>
        <w:t>方便、买药、问诊、不用出门</w:t>
      </w:r>
      <w:r>
        <w:rPr>
          <w:szCs w:val="24"/>
        </w:rPr>
        <w:t>”</w:t>
      </w:r>
      <w:r>
        <w:rPr>
          <w:szCs w:val="24"/>
        </w:rPr>
        <w:t>，如</w:t>
      </w:r>
      <w:r>
        <w:rPr>
          <w:szCs w:val="24"/>
        </w:rPr>
        <w:t>“</w:t>
      </w:r>
      <w:r>
        <w:rPr>
          <w:szCs w:val="24"/>
        </w:rPr>
        <w:t>京东在线问诊方便不用出门解决流感问题</w:t>
      </w:r>
      <w:r>
        <w:rPr>
          <w:szCs w:val="24"/>
        </w:rPr>
        <w:t>”</w:t>
      </w:r>
      <w:r>
        <w:rPr>
          <w:szCs w:val="24"/>
        </w:rPr>
        <w:t>，集中呈现服务可及性；其余三个词簇分别围绕助手功能、技术前景和报告解读展开。</w:t>
      </w:r>
    </w:p>
    <w:p w14:paraId="5D964F5D" w14:textId="77777777" w:rsidR="001E30B5" w:rsidRDefault="00000000">
      <w:pPr>
        <w:ind w:firstLine="480"/>
        <w:jc w:val="both"/>
      </w:pPr>
      <w:r>
        <w:rPr>
          <w:szCs w:val="24"/>
        </w:rPr>
        <w:lastRenderedPageBreak/>
        <w:t>中立组包括</w:t>
      </w:r>
      <w:r>
        <w:rPr>
          <w:szCs w:val="24"/>
        </w:rPr>
        <w:t>AI</w:t>
      </w:r>
      <w:r>
        <w:rPr>
          <w:szCs w:val="24"/>
        </w:rPr>
        <w:t>辅助应用、诊断场景、能力边界、技术应用效率和辅助参考五个词簇。虽然具体主题不同，但共同语义是承认技术价值并限定其适用范围：最大簇强调</w:t>
      </w:r>
      <w:r>
        <w:rPr>
          <w:szCs w:val="24"/>
        </w:rPr>
        <w:t>“AI</w:t>
      </w:r>
      <w:r>
        <w:rPr>
          <w:szCs w:val="24"/>
        </w:rPr>
        <w:t>是助手真医生才是关键</w:t>
      </w:r>
      <w:r>
        <w:rPr>
          <w:szCs w:val="24"/>
        </w:rPr>
        <w:t>”</w:t>
      </w:r>
      <w:r>
        <w:rPr>
          <w:szCs w:val="24"/>
        </w:rPr>
        <w:t>；复杂病情需要专业判断；数据处理可以交由</w:t>
      </w:r>
      <w:r>
        <w:rPr>
          <w:szCs w:val="24"/>
        </w:rPr>
        <w:t>AI</w:t>
      </w:r>
      <w:r>
        <w:rPr>
          <w:szCs w:val="24"/>
        </w:rPr>
        <w:t>，</w:t>
      </w:r>
      <w:r>
        <w:rPr>
          <w:szCs w:val="24"/>
        </w:rPr>
        <w:t>“</w:t>
      </w:r>
      <w:r>
        <w:rPr>
          <w:szCs w:val="24"/>
        </w:rPr>
        <w:t>数据交给</w:t>
      </w:r>
      <w:r>
        <w:rPr>
          <w:szCs w:val="24"/>
        </w:rPr>
        <w:t>AI</w:t>
      </w:r>
      <w:r>
        <w:rPr>
          <w:szCs w:val="24"/>
        </w:rPr>
        <w:t>，人文关怀还得靠医生</w:t>
      </w:r>
      <w:r>
        <w:rPr>
          <w:szCs w:val="24"/>
        </w:rPr>
        <w:t>”</w:t>
      </w:r>
      <w:r>
        <w:rPr>
          <w:szCs w:val="24"/>
        </w:rPr>
        <w:t>；</w:t>
      </w:r>
      <w:r>
        <w:rPr>
          <w:szCs w:val="24"/>
        </w:rPr>
        <w:t>AI</w:t>
      </w:r>
      <w:r>
        <w:rPr>
          <w:szCs w:val="24"/>
        </w:rPr>
        <w:t>被定位为助手、参考或工具。这些词簇为后续识别人机协同模式提供了直接的经验依据。</w:t>
      </w:r>
    </w:p>
    <w:p w14:paraId="6A6F9AF8" w14:textId="77777777" w:rsidR="001E30B5" w:rsidRDefault="00000000">
      <w:pPr>
        <w:ind w:firstLine="480"/>
        <w:jc w:val="both"/>
        <w:rPr>
          <w:noProof/>
        </w:rPr>
      </w:pPr>
      <w:r>
        <w:rPr>
          <w:szCs w:val="24"/>
        </w:rPr>
        <w:t>消极组包括</w:t>
      </w:r>
      <w:r>
        <w:rPr>
          <w:szCs w:val="24"/>
        </w:rPr>
        <w:t>AI</w:t>
      </w:r>
      <w:r>
        <w:rPr>
          <w:szCs w:val="24"/>
        </w:rPr>
        <w:t>能力质疑、医生不可替代、风险责任和替代焦虑四个词簇。前三者分别围绕</w:t>
      </w:r>
      <w:r>
        <w:rPr>
          <w:szCs w:val="24"/>
        </w:rPr>
        <w:t>“</w:t>
      </w:r>
      <w:r>
        <w:rPr>
          <w:szCs w:val="24"/>
        </w:rPr>
        <w:t>不行、不敢、瞎编</w:t>
      </w:r>
      <w:r>
        <w:rPr>
          <w:szCs w:val="24"/>
        </w:rPr>
        <w:t>”</w:t>
      </w:r>
      <w:r>
        <w:rPr>
          <w:szCs w:val="24"/>
        </w:rPr>
        <w:t>，</w:t>
      </w:r>
      <w:r>
        <w:rPr>
          <w:szCs w:val="24"/>
        </w:rPr>
        <w:t>“</w:t>
      </w:r>
      <w:r>
        <w:rPr>
          <w:szCs w:val="24"/>
        </w:rPr>
        <w:t>医院、网上、正规就诊</w:t>
      </w:r>
      <w:r>
        <w:rPr>
          <w:szCs w:val="24"/>
        </w:rPr>
        <w:t>”</w:t>
      </w:r>
      <w:r>
        <w:rPr>
          <w:szCs w:val="24"/>
        </w:rPr>
        <w:t>以及</w:t>
      </w:r>
      <w:r>
        <w:rPr>
          <w:szCs w:val="24"/>
        </w:rPr>
        <w:t>“</w:t>
      </w:r>
      <w:r>
        <w:rPr>
          <w:szCs w:val="24"/>
        </w:rPr>
        <w:t>误诊、背锅、负责</w:t>
      </w:r>
      <w:r>
        <w:rPr>
          <w:szCs w:val="24"/>
        </w:rPr>
        <w:t>”</w:t>
      </w:r>
      <w:r>
        <w:rPr>
          <w:szCs w:val="24"/>
        </w:rPr>
        <w:t>展开；风险责任簇虽仅</w:t>
      </w:r>
      <w:r>
        <w:rPr>
          <w:szCs w:val="24"/>
        </w:rPr>
        <w:t>28</w:t>
      </w:r>
      <w:r>
        <w:rPr>
          <w:szCs w:val="24"/>
        </w:rPr>
        <w:t>词，但已出现</w:t>
      </w:r>
      <w:r>
        <w:rPr>
          <w:szCs w:val="24"/>
        </w:rPr>
        <w:t>“</w:t>
      </w:r>
      <w:r>
        <w:rPr>
          <w:szCs w:val="24"/>
        </w:rPr>
        <w:t>误诊了算谁的？</w:t>
      </w:r>
      <w:r>
        <w:rPr>
          <w:szCs w:val="24"/>
        </w:rPr>
        <w:t>AI</w:t>
      </w:r>
      <w:r>
        <w:rPr>
          <w:szCs w:val="24"/>
        </w:rPr>
        <w:t>能负责吗？</w:t>
      </w:r>
      <w:r>
        <w:rPr>
          <w:szCs w:val="24"/>
        </w:rPr>
        <w:t>”</w:t>
      </w:r>
      <w:r>
        <w:rPr>
          <w:szCs w:val="24"/>
        </w:rPr>
        <w:t>一类问句。替代焦虑簇则连接</w:t>
      </w:r>
      <w:r>
        <w:rPr>
          <w:szCs w:val="24"/>
        </w:rPr>
        <w:t>“</w:t>
      </w:r>
      <w:r>
        <w:rPr>
          <w:szCs w:val="24"/>
        </w:rPr>
        <w:t>取代、机器人、无法</w:t>
      </w:r>
      <w:r>
        <w:rPr>
          <w:szCs w:val="24"/>
        </w:rPr>
        <w:t>”</w:t>
      </w:r>
      <w:r>
        <w:rPr>
          <w:szCs w:val="24"/>
        </w:rPr>
        <w:t>。责任追问在结构上不同于一般能力否定；社区词数不等于评论规模，本文不据此判断该模式在人群中的比例。</w:t>
      </w:r>
    </w:p>
    <w:p w14:paraId="5699036B" w14:textId="77777777" w:rsidR="00900220" w:rsidRDefault="00900220">
      <w:pPr>
        <w:spacing w:line="240" w:lineRule="auto"/>
      </w:pPr>
    </w:p>
    <w:p w14:paraId="47250C38"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8</w:t>
      </w:r>
      <w:r>
        <w:rPr>
          <w:rFonts w:eastAsia="黑体"/>
          <w:b/>
          <w:sz w:val="18"/>
          <w:szCs w:val="18"/>
        </w:rPr>
        <w:t xml:space="preserve">　态度组内认知词簇（簇规模</w:t>
      </w:r>
      <w:r>
        <w:rPr>
          <w:rFonts w:eastAsia="黑体"/>
          <w:b/>
          <w:sz w:val="18"/>
          <w:szCs w:val="18"/>
        </w:rPr>
        <w:t>≥10</w:t>
      </w:r>
      <w:r>
        <w:rPr>
          <w:rFonts w:eastAsia="黑体"/>
          <w:b/>
          <w:sz w:val="18"/>
          <w:szCs w:val="18"/>
        </w:rPr>
        <w:t>词）</w:t>
      </w:r>
    </w:p>
    <w:p w14:paraId="73528CD8" w14:textId="77777777" w:rsidR="00C27996" w:rsidRDefault="00000000">
      <w:pPr>
        <w:keepNext/>
        <w:spacing w:after="60"/>
        <w:jc w:val="center"/>
      </w:pPr>
      <w:r>
        <w:rPr>
          <w:rFonts w:eastAsia="Times New Roman"/>
          <w:b/>
          <w:sz w:val="18"/>
          <w:szCs w:val="18"/>
        </w:rPr>
        <w:t>Table 8　Cognitive word clusters within attitude groups (cluster size ≥ 10)</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1425"/>
        <w:gridCol w:w="772"/>
        <w:gridCol w:w="2019"/>
        <w:gridCol w:w="891"/>
        <w:gridCol w:w="4039"/>
      </w:tblGrid>
      <w:tr w:rsidR="001E30B5" w14:paraId="0627AB59" w14:textId="77777777">
        <w:trPr>
          <w:cantSplit/>
          <w:tblHeader/>
          <w:jc w:val="center"/>
        </w:trPr>
        <w:tc>
          <w:tcPr>
            <w:tcW w:w="1360" w:type="dxa"/>
            <w:tcBorders>
              <w:top w:val="single" w:sz="12" w:space="0" w:color="000000"/>
              <w:left w:val="nil"/>
              <w:bottom w:val="single" w:sz="6" w:space="0" w:color="000000"/>
              <w:right w:val="nil"/>
            </w:tcBorders>
            <w:vAlign w:val="center"/>
          </w:tcPr>
          <w:p w14:paraId="40F225C4" w14:textId="77777777" w:rsidR="001E30B5" w:rsidRDefault="00000000">
            <w:pPr>
              <w:spacing w:before="40" w:after="40" w:line="276" w:lineRule="auto"/>
              <w:jc w:val="center"/>
            </w:pPr>
            <w:r>
              <w:rPr>
                <w:rFonts w:eastAsia="黑体"/>
                <w:b/>
                <w:noProof/>
                <w:sz w:val="18"/>
                <w:szCs w:val="18"/>
              </w:rPr>
              <w:t>态度组</w:t>
            </w:r>
          </w:p>
        </w:tc>
        <w:tc>
          <w:tcPr>
            <w:tcW w:w="737" w:type="dxa"/>
            <w:tcBorders>
              <w:top w:val="single" w:sz="12" w:space="0" w:color="000000"/>
              <w:left w:val="nil"/>
              <w:bottom w:val="single" w:sz="6" w:space="0" w:color="000000"/>
              <w:right w:val="nil"/>
            </w:tcBorders>
            <w:vAlign w:val="center"/>
          </w:tcPr>
          <w:p w14:paraId="249FAE3D" w14:textId="77777777" w:rsidR="001E30B5" w:rsidRDefault="00000000">
            <w:pPr>
              <w:spacing w:before="40" w:after="40" w:line="276" w:lineRule="auto"/>
              <w:jc w:val="center"/>
            </w:pPr>
            <w:r>
              <w:rPr>
                <w:rFonts w:eastAsia="黑体"/>
                <w:b/>
                <w:noProof/>
                <w:sz w:val="18"/>
                <w:szCs w:val="18"/>
              </w:rPr>
              <w:t>簇号</w:t>
            </w:r>
          </w:p>
        </w:tc>
        <w:tc>
          <w:tcPr>
            <w:tcW w:w="1927" w:type="dxa"/>
            <w:tcBorders>
              <w:top w:val="single" w:sz="12" w:space="0" w:color="000000"/>
              <w:left w:val="nil"/>
              <w:bottom w:val="single" w:sz="6" w:space="0" w:color="000000"/>
              <w:right w:val="nil"/>
            </w:tcBorders>
            <w:vAlign w:val="center"/>
          </w:tcPr>
          <w:p w14:paraId="1CEC326E" w14:textId="77777777" w:rsidR="001E30B5" w:rsidRDefault="00000000">
            <w:pPr>
              <w:spacing w:before="40" w:after="40" w:line="276" w:lineRule="auto"/>
              <w:jc w:val="center"/>
            </w:pPr>
            <w:r>
              <w:rPr>
                <w:rFonts w:eastAsia="黑体"/>
                <w:b/>
                <w:noProof/>
                <w:sz w:val="18"/>
                <w:szCs w:val="18"/>
              </w:rPr>
              <w:t>簇名</w:t>
            </w:r>
          </w:p>
        </w:tc>
        <w:tc>
          <w:tcPr>
            <w:tcW w:w="850" w:type="dxa"/>
            <w:tcBorders>
              <w:top w:val="single" w:sz="12" w:space="0" w:color="000000"/>
              <w:left w:val="nil"/>
              <w:bottom w:val="single" w:sz="6" w:space="0" w:color="000000"/>
              <w:right w:val="nil"/>
            </w:tcBorders>
            <w:vAlign w:val="center"/>
          </w:tcPr>
          <w:p w14:paraId="2C575864" w14:textId="77777777" w:rsidR="001E30B5" w:rsidRDefault="00000000">
            <w:pPr>
              <w:spacing w:before="40" w:after="40" w:line="276" w:lineRule="auto"/>
              <w:jc w:val="center"/>
            </w:pPr>
            <w:r>
              <w:rPr>
                <w:rFonts w:eastAsia="黑体"/>
                <w:b/>
                <w:noProof/>
                <w:sz w:val="18"/>
                <w:szCs w:val="18"/>
              </w:rPr>
              <w:t>词数</w:t>
            </w:r>
          </w:p>
        </w:tc>
        <w:tc>
          <w:tcPr>
            <w:tcW w:w="3855" w:type="dxa"/>
            <w:tcBorders>
              <w:top w:val="single" w:sz="12" w:space="0" w:color="000000"/>
              <w:left w:val="nil"/>
              <w:bottom w:val="single" w:sz="6" w:space="0" w:color="000000"/>
              <w:right w:val="nil"/>
            </w:tcBorders>
            <w:vAlign w:val="center"/>
          </w:tcPr>
          <w:p w14:paraId="2DE6B12C" w14:textId="77777777" w:rsidR="001E30B5" w:rsidRDefault="00000000">
            <w:pPr>
              <w:spacing w:before="40" w:after="40" w:line="276" w:lineRule="auto"/>
              <w:jc w:val="center"/>
            </w:pPr>
            <w:r>
              <w:rPr>
                <w:rFonts w:eastAsia="黑体"/>
                <w:b/>
                <w:noProof/>
                <w:sz w:val="18"/>
                <w:szCs w:val="18"/>
              </w:rPr>
              <w:t>主导用语</w:t>
            </w:r>
          </w:p>
        </w:tc>
      </w:tr>
      <w:tr w:rsidR="001E30B5" w14:paraId="5ABE6B10" w14:textId="77777777">
        <w:trPr>
          <w:cantSplit/>
          <w:jc w:val="center"/>
        </w:trPr>
        <w:tc>
          <w:tcPr>
            <w:tcW w:w="1360" w:type="dxa"/>
            <w:tcBorders>
              <w:top w:val="nil"/>
              <w:left w:val="nil"/>
              <w:bottom w:val="nil"/>
              <w:right w:val="nil"/>
            </w:tcBorders>
            <w:vAlign w:val="center"/>
          </w:tcPr>
          <w:p w14:paraId="3AE517F3" w14:textId="77777777" w:rsidR="001E30B5" w:rsidRDefault="00000000">
            <w:pPr>
              <w:spacing w:before="40" w:after="40" w:line="276" w:lineRule="auto"/>
            </w:pPr>
            <w:r>
              <w:rPr>
                <w:noProof/>
                <w:sz w:val="18"/>
                <w:szCs w:val="18"/>
              </w:rPr>
              <w:t>积极看待</w:t>
            </w:r>
          </w:p>
        </w:tc>
        <w:tc>
          <w:tcPr>
            <w:tcW w:w="737" w:type="dxa"/>
            <w:tcBorders>
              <w:top w:val="nil"/>
              <w:left w:val="nil"/>
              <w:bottom w:val="nil"/>
              <w:right w:val="nil"/>
            </w:tcBorders>
            <w:vAlign w:val="center"/>
          </w:tcPr>
          <w:p w14:paraId="01D49BF9" w14:textId="77777777" w:rsidR="001E30B5" w:rsidRDefault="00000000">
            <w:pPr>
              <w:spacing w:before="40" w:after="40" w:line="276" w:lineRule="auto"/>
            </w:pPr>
            <w:r>
              <w:rPr>
                <w:noProof/>
                <w:sz w:val="18"/>
                <w:szCs w:val="18"/>
              </w:rPr>
              <w:t>1</w:t>
            </w:r>
          </w:p>
        </w:tc>
        <w:tc>
          <w:tcPr>
            <w:tcW w:w="1927" w:type="dxa"/>
            <w:tcBorders>
              <w:top w:val="nil"/>
              <w:left w:val="nil"/>
              <w:bottom w:val="nil"/>
              <w:right w:val="nil"/>
            </w:tcBorders>
            <w:vAlign w:val="center"/>
          </w:tcPr>
          <w:p w14:paraId="54705900" w14:textId="77777777" w:rsidR="001E30B5" w:rsidRDefault="00000000">
            <w:pPr>
              <w:spacing w:before="40" w:after="40" w:line="276" w:lineRule="auto"/>
            </w:pPr>
            <w:r>
              <w:rPr>
                <w:noProof/>
                <w:sz w:val="18"/>
                <w:szCs w:val="18"/>
              </w:rPr>
              <w:t>AI</w:t>
            </w:r>
            <w:r>
              <w:rPr>
                <w:noProof/>
                <w:sz w:val="18"/>
                <w:szCs w:val="18"/>
              </w:rPr>
              <w:t>能力赞叹型</w:t>
            </w:r>
          </w:p>
        </w:tc>
        <w:tc>
          <w:tcPr>
            <w:tcW w:w="850" w:type="dxa"/>
            <w:tcBorders>
              <w:top w:val="nil"/>
              <w:left w:val="nil"/>
              <w:bottom w:val="nil"/>
              <w:right w:val="nil"/>
            </w:tcBorders>
            <w:vAlign w:val="center"/>
          </w:tcPr>
          <w:p w14:paraId="75134205" w14:textId="77777777" w:rsidR="001E30B5" w:rsidRDefault="00000000">
            <w:pPr>
              <w:spacing w:before="40" w:after="40" w:line="276" w:lineRule="auto"/>
            </w:pPr>
            <w:r>
              <w:rPr>
                <w:noProof/>
                <w:sz w:val="18"/>
                <w:szCs w:val="18"/>
              </w:rPr>
              <w:t>583</w:t>
            </w:r>
          </w:p>
        </w:tc>
        <w:tc>
          <w:tcPr>
            <w:tcW w:w="3855" w:type="dxa"/>
            <w:tcBorders>
              <w:top w:val="nil"/>
              <w:left w:val="nil"/>
              <w:bottom w:val="nil"/>
              <w:right w:val="nil"/>
            </w:tcBorders>
            <w:vAlign w:val="center"/>
          </w:tcPr>
          <w:p w14:paraId="7ED8B5AB" w14:textId="77777777" w:rsidR="001E30B5" w:rsidRDefault="00000000">
            <w:pPr>
              <w:spacing w:before="40" w:after="40" w:line="276" w:lineRule="auto"/>
            </w:pPr>
            <w:r>
              <w:rPr>
                <w:noProof/>
                <w:sz w:val="18"/>
                <w:szCs w:val="18"/>
              </w:rPr>
              <w:t>靠谱、专业、厉害、全面、诊断</w:t>
            </w:r>
          </w:p>
        </w:tc>
      </w:tr>
      <w:tr w:rsidR="001E30B5" w14:paraId="348CD057" w14:textId="77777777">
        <w:trPr>
          <w:cantSplit/>
          <w:jc w:val="center"/>
        </w:trPr>
        <w:tc>
          <w:tcPr>
            <w:tcW w:w="1360" w:type="dxa"/>
            <w:tcBorders>
              <w:top w:val="nil"/>
              <w:left w:val="nil"/>
              <w:bottom w:val="nil"/>
              <w:right w:val="nil"/>
            </w:tcBorders>
            <w:vAlign w:val="center"/>
          </w:tcPr>
          <w:p w14:paraId="561E2E16" w14:textId="77777777" w:rsidR="001E30B5" w:rsidRDefault="00000000">
            <w:pPr>
              <w:spacing w:before="40" w:after="40" w:line="276" w:lineRule="auto"/>
            </w:pPr>
            <w:r>
              <w:rPr>
                <w:noProof/>
                <w:sz w:val="18"/>
                <w:szCs w:val="18"/>
              </w:rPr>
              <w:t>积极看待</w:t>
            </w:r>
          </w:p>
        </w:tc>
        <w:tc>
          <w:tcPr>
            <w:tcW w:w="737" w:type="dxa"/>
            <w:tcBorders>
              <w:top w:val="nil"/>
              <w:left w:val="nil"/>
              <w:bottom w:val="nil"/>
              <w:right w:val="nil"/>
            </w:tcBorders>
            <w:vAlign w:val="center"/>
          </w:tcPr>
          <w:p w14:paraId="5EDAE3B2" w14:textId="77777777" w:rsidR="001E30B5" w:rsidRDefault="00000000">
            <w:pPr>
              <w:spacing w:before="40" w:after="40" w:line="276" w:lineRule="auto"/>
            </w:pPr>
            <w:r>
              <w:rPr>
                <w:noProof/>
                <w:sz w:val="18"/>
                <w:szCs w:val="18"/>
              </w:rPr>
              <w:t>2</w:t>
            </w:r>
          </w:p>
        </w:tc>
        <w:tc>
          <w:tcPr>
            <w:tcW w:w="1927" w:type="dxa"/>
            <w:tcBorders>
              <w:top w:val="nil"/>
              <w:left w:val="nil"/>
              <w:bottom w:val="nil"/>
              <w:right w:val="nil"/>
            </w:tcBorders>
            <w:vAlign w:val="center"/>
          </w:tcPr>
          <w:p w14:paraId="0E5E1E7A" w14:textId="77777777" w:rsidR="001E30B5" w:rsidRDefault="00000000">
            <w:pPr>
              <w:spacing w:before="40" w:after="40" w:line="276" w:lineRule="auto"/>
            </w:pPr>
            <w:r>
              <w:rPr>
                <w:noProof/>
                <w:sz w:val="18"/>
                <w:szCs w:val="18"/>
              </w:rPr>
              <w:t>便利就医型</w:t>
            </w:r>
          </w:p>
        </w:tc>
        <w:tc>
          <w:tcPr>
            <w:tcW w:w="850" w:type="dxa"/>
            <w:tcBorders>
              <w:top w:val="nil"/>
              <w:left w:val="nil"/>
              <w:bottom w:val="nil"/>
              <w:right w:val="nil"/>
            </w:tcBorders>
            <w:vAlign w:val="center"/>
          </w:tcPr>
          <w:p w14:paraId="4BC3D6A2" w14:textId="77777777" w:rsidR="001E30B5" w:rsidRDefault="00000000">
            <w:pPr>
              <w:spacing w:before="40" w:after="40" w:line="276" w:lineRule="auto"/>
            </w:pPr>
            <w:r>
              <w:rPr>
                <w:noProof/>
                <w:sz w:val="18"/>
                <w:szCs w:val="18"/>
              </w:rPr>
              <w:t>279</w:t>
            </w:r>
          </w:p>
        </w:tc>
        <w:tc>
          <w:tcPr>
            <w:tcW w:w="3855" w:type="dxa"/>
            <w:tcBorders>
              <w:top w:val="nil"/>
              <w:left w:val="nil"/>
              <w:bottom w:val="nil"/>
              <w:right w:val="nil"/>
            </w:tcBorders>
            <w:vAlign w:val="center"/>
          </w:tcPr>
          <w:p w14:paraId="330DD40D" w14:textId="77777777" w:rsidR="001E30B5" w:rsidRDefault="00000000">
            <w:pPr>
              <w:spacing w:before="40" w:after="40" w:line="276" w:lineRule="auto"/>
            </w:pPr>
            <w:r>
              <w:rPr>
                <w:noProof/>
                <w:sz w:val="18"/>
                <w:szCs w:val="18"/>
              </w:rPr>
              <w:t>方便、买药、问诊、不用出门</w:t>
            </w:r>
          </w:p>
        </w:tc>
      </w:tr>
      <w:tr w:rsidR="001E30B5" w14:paraId="609A25EB" w14:textId="77777777">
        <w:trPr>
          <w:cantSplit/>
          <w:jc w:val="center"/>
        </w:trPr>
        <w:tc>
          <w:tcPr>
            <w:tcW w:w="1360" w:type="dxa"/>
            <w:tcBorders>
              <w:top w:val="nil"/>
              <w:left w:val="nil"/>
              <w:bottom w:val="nil"/>
              <w:right w:val="nil"/>
            </w:tcBorders>
            <w:vAlign w:val="center"/>
          </w:tcPr>
          <w:p w14:paraId="19215660" w14:textId="77777777" w:rsidR="001E30B5" w:rsidRDefault="00000000">
            <w:pPr>
              <w:spacing w:before="40" w:after="40" w:line="276" w:lineRule="auto"/>
            </w:pPr>
            <w:r>
              <w:rPr>
                <w:noProof/>
                <w:sz w:val="18"/>
                <w:szCs w:val="18"/>
              </w:rPr>
              <w:t>积极看待</w:t>
            </w:r>
          </w:p>
        </w:tc>
        <w:tc>
          <w:tcPr>
            <w:tcW w:w="737" w:type="dxa"/>
            <w:tcBorders>
              <w:top w:val="nil"/>
              <w:left w:val="nil"/>
              <w:bottom w:val="nil"/>
              <w:right w:val="nil"/>
            </w:tcBorders>
            <w:vAlign w:val="center"/>
          </w:tcPr>
          <w:p w14:paraId="2EFB6044" w14:textId="77777777" w:rsidR="001E30B5" w:rsidRDefault="00000000">
            <w:pPr>
              <w:spacing w:before="40" w:after="40" w:line="276" w:lineRule="auto"/>
            </w:pPr>
            <w:r>
              <w:rPr>
                <w:noProof/>
                <w:sz w:val="18"/>
                <w:szCs w:val="18"/>
              </w:rPr>
              <w:t>3</w:t>
            </w:r>
          </w:p>
        </w:tc>
        <w:tc>
          <w:tcPr>
            <w:tcW w:w="1927" w:type="dxa"/>
            <w:tcBorders>
              <w:top w:val="nil"/>
              <w:left w:val="nil"/>
              <w:bottom w:val="nil"/>
              <w:right w:val="nil"/>
            </w:tcBorders>
            <w:vAlign w:val="center"/>
          </w:tcPr>
          <w:p w14:paraId="7CA8DDCD" w14:textId="77777777" w:rsidR="001E30B5" w:rsidRDefault="00000000">
            <w:pPr>
              <w:spacing w:before="40" w:after="40" w:line="276" w:lineRule="auto"/>
            </w:pPr>
            <w:r>
              <w:rPr>
                <w:noProof/>
                <w:sz w:val="18"/>
                <w:szCs w:val="18"/>
              </w:rPr>
              <w:t>实用功能认可型</w:t>
            </w:r>
          </w:p>
        </w:tc>
        <w:tc>
          <w:tcPr>
            <w:tcW w:w="850" w:type="dxa"/>
            <w:tcBorders>
              <w:top w:val="nil"/>
              <w:left w:val="nil"/>
              <w:bottom w:val="nil"/>
              <w:right w:val="nil"/>
            </w:tcBorders>
            <w:vAlign w:val="center"/>
          </w:tcPr>
          <w:p w14:paraId="7551FE27" w14:textId="77777777" w:rsidR="001E30B5" w:rsidRDefault="00000000">
            <w:pPr>
              <w:spacing w:before="40" w:after="40" w:line="276" w:lineRule="auto"/>
            </w:pPr>
            <w:r>
              <w:rPr>
                <w:noProof/>
                <w:sz w:val="18"/>
                <w:szCs w:val="18"/>
              </w:rPr>
              <w:t>177</w:t>
            </w:r>
          </w:p>
        </w:tc>
        <w:tc>
          <w:tcPr>
            <w:tcW w:w="3855" w:type="dxa"/>
            <w:tcBorders>
              <w:top w:val="nil"/>
              <w:left w:val="nil"/>
              <w:bottom w:val="nil"/>
              <w:right w:val="nil"/>
            </w:tcBorders>
            <w:vAlign w:val="center"/>
          </w:tcPr>
          <w:p w14:paraId="65900199" w14:textId="77777777" w:rsidR="001E30B5" w:rsidRDefault="00000000">
            <w:pPr>
              <w:spacing w:before="40" w:after="40" w:line="276" w:lineRule="auto"/>
            </w:pPr>
            <w:r>
              <w:rPr>
                <w:noProof/>
                <w:sz w:val="18"/>
                <w:szCs w:val="18"/>
              </w:rPr>
              <w:t>助手、贴心、实用</w:t>
            </w:r>
          </w:p>
        </w:tc>
      </w:tr>
      <w:tr w:rsidR="001E30B5" w14:paraId="723639D3" w14:textId="77777777">
        <w:trPr>
          <w:cantSplit/>
          <w:jc w:val="center"/>
        </w:trPr>
        <w:tc>
          <w:tcPr>
            <w:tcW w:w="1360" w:type="dxa"/>
            <w:tcBorders>
              <w:top w:val="nil"/>
              <w:left w:val="nil"/>
              <w:bottom w:val="nil"/>
              <w:right w:val="nil"/>
            </w:tcBorders>
            <w:vAlign w:val="center"/>
          </w:tcPr>
          <w:p w14:paraId="14AD9253" w14:textId="77777777" w:rsidR="001E30B5" w:rsidRDefault="00000000">
            <w:pPr>
              <w:spacing w:before="40" w:after="40" w:line="276" w:lineRule="auto"/>
            </w:pPr>
            <w:r>
              <w:rPr>
                <w:noProof/>
                <w:sz w:val="18"/>
                <w:szCs w:val="18"/>
              </w:rPr>
              <w:t>积极看待</w:t>
            </w:r>
          </w:p>
        </w:tc>
        <w:tc>
          <w:tcPr>
            <w:tcW w:w="737" w:type="dxa"/>
            <w:tcBorders>
              <w:top w:val="nil"/>
              <w:left w:val="nil"/>
              <w:bottom w:val="nil"/>
              <w:right w:val="nil"/>
            </w:tcBorders>
            <w:vAlign w:val="center"/>
          </w:tcPr>
          <w:p w14:paraId="61D3277B" w14:textId="77777777" w:rsidR="001E30B5" w:rsidRDefault="00000000">
            <w:pPr>
              <w:spacing w:before="40" w:after="40" w:line="276" w:lineRule="auto"/>
            </w:pPr>
            <w:r>
              <w:rPr>
                <w:noProof/>
                <w:sz w:val="18"/>
                <w:szCs w:val="18"/>
              </w:rPr>
              <w:t>4</w:t>
            </w:r>
          </w:p>
        </w:tc>
        <w:tc>
          <w:tcPr>
            <w:tcW w:w="1927" w:type="dxa"/>
            <w:tcBorders>
              <w:top w:val="nil"/>
              <w:left w:val="nil"/>
              <w:bottom w:val="nil"/>
              <w:right w:val="nil"/>
            </w:tcBorders>
            <w:vAlign w:val="center"/>
          </w:tcPr>
          <w:p w14:paraId="7C9E95C3" w14:textId="77777777" w:rsidR="001E30B5" w:rsidRDefault="00000000">
            <w:pPr>
              <w:spacing w:before="40" w:after="40" w:line="276" w:lineRule="auto"/>
            </w:pPr>
            <w:r>
              <w:rPr>
                <w:noProof/>
                <w:sz w:val="18"/>
                <w:szCs w:val="18"/>
              </w:rPr>
              <w:t>技术前景乐观型</w:t>
            </w:r>
          </w:p>
        </w:tc>
        <w:tc>
          <w:tcPr>
            <w:tcW w:w="850" w:type="dxa"/>
            <w:tcBorders>
              <w:top w:val="nil"/>
              <w:left w:val="nil"/>
              <w:bottom w:val="nil"/>
              <w:right w:val="nil"/>
            </w:tcBorders>
            <w:vAlign w:val="center"/>
          </w:tcPr>
          <w:p w14:paraId="6AE4523F" w14:textId="77777777" w:rsidR="001E30B5" w:rsidRDefault="00000000">
            <w:pPr>
              <w:spacing w:before="40" w:after="40" w:line="276" w:lineRule="auto"/>
            </w:pPr>
            <w:r>
              <w:rPr>
                <w:noProof/>
                <w:sz w:val="18"/>
                <w:szCs w:val="18"/>
              </w:rPr>
              <w:t>156</w:t>
            </w:r>
          </w:p>
        </w:tc>
        <w:tc>
          <w:tcPr>
            <w:tcW w:w="3855" w:type="dxa"/>
            <w:tcBorders>
              <w:top w:val="nil"/>
              <w:left w:val="nil"/>
              <w:bottom w:val="nil"/>
              <w:right w:val="nil"/>
            </w:tcBorders>
            <w:vAlign w:val="center"/>
          </w:tcPr>
          <w:p w14:paraId="54343731" w14:textId="77777777" w:rsidR="001E30B5" w:rsidRDefault="00000000">
            <w:pPr>
              <w:spacing w:before="40" w:after="40" w:line="276" w:lineRule="auto"/>
            </w:pPr>
            <w:r>
              <w:rPr>
                <w:noProof/>
                <w:sz w:val="18"/>
                <w:szCs w:val="18"/>
              </w:rPr>
              <w:t>科技、希望、便利</w:t>
            </w:r>
          </w:p>
        </w:tc>
      </w:tr>
      <w:tr w:rsidR="001E30B5" w14:paraId="641C6E2F" w14:textId="77777777">
        <w:trPr>
          <w:cantSplit/>
          <w:jc w:val="center"/>
        </w:trPr>
        <w:tc>
          <w:tcPr>
            <w:tcW w:w="1360" w:type="dxa"/>
            <w:tcBorders>
              <w:top w:val="nil"/>
              <w:left w:val="nil"/>
              <w:bottom w:val="nil"/>
              <w:right w:val="nil"/>
            </w:tcBorders>
            <w:vAlign w:val="center"/>
          </w:tcPr>
          <w:p w14:paraId="25554A7E" w14:textId="77777777" w:rsidR="001E30B5" w:rsidRDefault="00000000">
            <w:pPr>
              <w:spacing w:before="40" w:after="40" w:line="276" w:lineRule="auto"/>
            </w:pPr>
            <w:r>
              <w:rPr>
                <w:noProof/>
                <w:sz w:val="18"/>
                <w:szCs w:val="18"/>
              </w:rPr>
              <w:t>积极看待</w:t>
            </w:r>
          </w:p>
        </w:tc>
        <w:tc>
          <w:tcPr>
            <w:tcW w:w="737" w:type="dxa"/>
            <w:tcBorders>
              <w:top w:val="nil"/>
              <w:left w:val="nil"/>
              <w:bottom w:val="nil"/>
              <w:right w:val="nil"/>
            </w:tcBorders>
            <w:vAlign w:val="center"/>
          </w:tcPr>
          <w:p w14:paraId="54177A8C" w14:textId="77777777" w:rsidR="001E30B5" w:rsidRDefault="00000000">
            <w:pPr>
              <w:spacing w:before="40" w:after="40" w:line="276" w:lineRule="auto"/>
            </w:pPr>
            <w:r>
              <w:rPr>
                <w:noProof/>
                <w:sz w:val="18"/>
                <w:szCs w:val="18"/>
              </w:rPr>
              <w:t>5</w:t>
            </w:r>
          </w:p>
        </w:tc>
        <w:tc>
          <w:tcPr>
            <w:tcW w:w="1927" w:type="dxa"/>
            <w:tcBorders>
              <w:top w:val="nil"/>
              <w:left w:val="nil"/>
              <w:bottom w:val="nil"/>
              <w:right w:val="nil"/>
            </w:tcBorders>
            <w:vAlign w:val="center"/>
          </w:tcPr>
          <w:p w14:paraId="23C51E3C" w14:textId="77777777" w:rsidR="001E30B5" w:rsidRDefault="00000000">
            <w:pPr>
              <w:spacing w:before="40" w:after="40" w:line="276" w:lineRule="auto"/>
            </w:pPr>
            <w:r>
              <w:rPr>
                <w:noProof/>
                <w:sz w:val="18"/>
                <w:szCs w:val="18"/>
              </w:rPr>
              <w:t>健康咨询型</w:t>
            </w:r>
          </w:p>
        </w:tc>
        <w:tc>
          <w:tcPr>
            <w:tcW w:w="850" w:type="dxa"/>
            <w:tcBorders>
              <w:top w:val="nil"/>
              <w:left w:val="nil"/>
              <w:bottom w:val="nil"/>
              <w:right w:val="nil"/>
            </w:tcBorders>
            <w:vAlign w:val="center"/>
          </w:tcPr>
          <w:p w14:paraId="5C25A150" w14:textId="77777777" w:rsidR="001E30B5" w:rsidRDefault="00000000">
            <w:pPr>
              <w:spacing w:before="40" w:after="40" w:line="276" w:lineRule="auto"/>
            </w:pPr>
            <w:r>
              <w:rPr>
                <w:noProof/>
                <w:sz w:val="18"/>
                <w:szCs w:val="18"/>
              </w:rPr>
              <w:t>37</w:t>
            </w:r>
          </w:p>
        </w:tc>
        <w:tc>
          <w:tcPr>
            <w:tcW w:w="3855" w:type="dxa"/>
            <w:tcBorders>
              <w:top w:val="nil"/>
              <w:left w:val="nil"/>
              <w:bottom w:val="nil"/>
              <w:right w:val="nil"/>
            </w:tcBorders>
            <w:vAlign w:val="center"/>
          </w:tcPr>
          <w:p w14:paraId="2AAA58C6" w14:textId="77777777" w:rsidR="001E30B5" w:rsidRDefault="00000000">
            <w:pPr>
              <w:spacing w:before="40" w:after="40" w:line="276" w:lineRule="auto"/>
            </w:pPr>
            <w:r>
              <w:rPr>
                <w:noProof/>
                <w:sz w:val="18"/>
                <w:szCs w:val="18"/>
              </w:rPr>
              <w:t>报告、解读、追问</w:t>
            </w:r>
          </w:p>
        </w:tc>
      </w:tr>
      <w:tr w:rsidR="001E30B5" w14:paraId="6B48405B" w14:textId="77777777">
        <w:trPr>
          <w:cantSplit/>
          <w:jc w:val="center"/>
        </w:trPr>
        <w:tc>
          <w:tcPr>
            <w:tcW w:w="1360" w:type="dxa"/>
            <w:tcBorders>
              <w:top w:val="nil"/>
              <w:left w:val="nil"/>
              <w:bottom w:val="nil"/>
              <w:right w:val="nil"/>
            </w:tcBorders>
            <w:vAlign w:val="center"/>
          </w:tcPr>
          <w:p w14:paraId="31BBDB24" w14:textId="77777777" w:rsidR="001E30B5" w:rsidRDefault="00000000">
            <w:pPr>
              <w:spacing w:before="40" w:after="40" w:line="276" w:lineRule="auto"/>
            </w:pPr>
            <w:r>
              <w:rPr>
                <w:noProof/>
                <w:sz w:val="18"/>
                <w:szCs w:val="18"/>
              </w:rPr>
              <w:t>中立看待</w:t>
            </w:r>
          </w:p>
        </w:tc>
        <w:tc>
          <w:tcPr>
            <w:tcW w:w="737" w:type="dxa"/>
            <w:tcBorders>
              <w:top w:val="nil"/>
              <w:left w:val="nil"/>
              <w:bottom w:val="nil"/>
              <w:right w:val="nil"/>
            </w:tcBorders>
            <w:vAlign w:val="center"/>
          </w:tcPr>
          <w:p w14:paraId="0ED2B44C" w14:textId="77777777" w:rsidR="001E30B5" w:rsidRDefault="00000000">
            <w:pPr>
              <w:spacing w:before="40" w:after="40" w:line="276" w:lineRule="auto"/>
            </w:pPr>
            <w:r>
              <w:rPr>
                <w:noProof/>
                <w:sz w:val="18"/>
                <w:szCs w:val="18"/>
              </w:rPr>
              <w:t>1</w:t>
            </w:r>
          </w:p>
        </w:tc>
        <w:tc>
          <w:tcPr>
            <w:tcW w:w="1927" w:type="dxa"/>
            <w:tcBorders>
              <w:top w:val="nil"/>
              <w:left w:val="nil"/>
              <w:bottom w:val="nil"/>
              <w:right w:val="nil"/>
            </w:tcBorders>
            <w:vAlign w:val="center"/>
          </w:tcPr>
          <w:p w14:paraId="445B6E46" w14:textId="77777777" w:rsidR="001E30B5" w:rsidRDefault="00000000">
            <w:pPr>
              <w:spacing w:before="40" w:after="40" w:line="276" w:lineRule="auto"/>
            </w:pPr>
            <w:r>
              <w:rPr>
                <w:noProof/>
                <w:sz w:val="18"/>
                <w:szCs w:val="18"/>
              </w:rPr>
              <w:t>AI</w:t>
            </w:r>
            <w:r>
              <w:rPr>
                <w:noProof/>
                <w:sz w:val="18"/>
                <w:szCs w:val="18"/>
              </w:rPr>
              <w:t>辅助应用型</w:t>
            </w:r>
          </w:p>
        </w:tc>
        <w:tc>
          <w:tcPr>
            <w:tcW w:w="850" w:type="dxa"/>
            <w:tcBorders>
              <w:top w:val="nil"/>
              <w:left w:val="nil"/>
              <w:bottom w:val="nil"/>
              <w:right w:val="nil"/>
            </w:tcBorders>
            <w:vAlign w:val="center"/>
          </w:tcPr>
          <w:p w14:paraId="02A242C8" w14:textId="77777777" w:rsidR="001E30B5" w:rsidRDefault="00000000">
            <w:pPr>
              <w:spacing w:before="40" w:after="40" w:line="276" w:lineRule="auto"/>
            </w:pPr>
            <w:r>
              <w:rPr>
                <w:noProof/>
                <w:sz w:val="18"/>
                <w:szCs w:val="18"/>
              </w:rPr>
              <w:t>472</w:t>
            </w:r>
          </w:p>
        </w:tc>
        <w:tc>
          <w:tcPr>
            <w:tcW w:w="3855" w:type="dxa"/>
            <w:tcBorders>
              <w:top w:val="nil"/>
              <w:left w:val="nil"/>
              <w:bottom w:val="nil"/>
              <w:right w:val="nil"/>
            </w:tcBorders>
            <w:vAlign w:val="center"/>
          </w:tcPr>
          <w:p w14:paraId="25E8B3D9" w14:textId="77777777" w:rsidR="001E30B5" w:rsidRDefault="00000000">
            <w:pPr>
              <w:spacing w:before="40" w:after="40" w:line="276" w:lineRule="auto"/>
            </w:pPr>
            <w:r>
              <w:rPr>
                <w:noProof/>
                <w:sz w:val="18"/>
                <w:szCs w:val="18"/>
              </w:rPr>
              <w:t>助手、真人、关键</w:t>
            </w:r>
          </w:p>
        </w:tc>
      </w:tr>
      <w:tr w:rsidR="001E30B5" w14:paraId="45C1FCC5" w14:textId="77777777">
        <w:trPr>
          <w:cantSplit/>
          <w:jc w:val="center"/>
        </w:trPr>
        <w:tc>
          <w:tcPr>
            <w:tcW w:w="1360" w:type="dxa"/>
            <w:tcBorders>
              <w:top w:val="nil"/>
              <w:left w:val="nil"/>
              <w:bottom w:val="nil"/>
              <w:right w:val="nil"/>
            </w:tcBorders>
            <w:vAlign w:val="center"/>
          </w:tcPr>
          <w:p w14:paraId="4DD9E090" w14:textId="77777777" w:rsidR="001E30B5" w:rsidRDefault="00000000">
            <w:pPr>
              <w:spacing w:before="40" w:after="40" w:line="276" w:lineRule="auto"/>
            </w:pPr>
            <w:r>
              <w:rPr>
                <w:noProof/>
                <w:sz w:val="18"/>
                <w:szCs w:val="18"/>
              </w:rPr>
              <w:t>中立看待</w:t>
            </w:r>
          </w:p>
        </w:tc>
        <w:tc>
          <w:tcPr>
            <w:tcW w:w="737" w:type="dxa"/>
            <w:tcBorders>
              <w:top w:val="nil"/>
              <w:left w:val="nil"/>
              <w:bottom w:val="nil"/>
              <w:right w:val="nil"/>
            </w:tcBorders>
            <w:vAlign w:val="center"/>
          </w:tcPr>
          <w:p w14:paraId="3A88D7BE" w14:textId="77777777" w:rsidR="001E30B5" w:rsidRDefault="00000000">
            <w:pPr>
              <w:spacing w:before="40" w:after="40" w:line="276" w:lineRule="auto"/>
            </w:pPr>
            <w:r>
              <w:rPr>
                <w:noProof/>
                <w:sz w:val="18"/>
                <w:szCs w:val="18"/>
              </w:rPr>
              <w:t>2</w:t>
            </w:r>
          </w:p>
        </w:tc>
        <w:tc>
          <w:tcPr>
            <w:tcW w:w="1927" w:type="dxa"/>
            <w:tcBorders>
              <w:top w:val="nil"/>
              <w:left w:val="nil"/>
              <w:bottom w:val="nil"/>
              <w:right w:val="nil"/>
            </w:tcBorders>
            <w:vAlign w:val="center"/>
          </w:tcPr>
          <w:p w14:paraId="2EC96F4A" w14:textId="77777777" w:rsidR="001E30B5" w:rsidRDefault="00000000">
            <w:pPr>
              <w:spacing w:before="40" w:after="40" w:line="276" w:lineRule="auto"/>
            </w:pPr>
            <w:r>
              <w:rPr>
                <w:noProof/>
                <w:sz w:val="18"/>
                <w:szCs w:val="18"/>
              </w:rPr>
              <w:t>诊断场景型</w:t>
            </w:r>
          </w:p>
        </w:tc>
        <w:tc>
          <w:tcPr>
            <w:tcW w:w="850" w:type="dxa"/>
            <w:tcBorders>
              <w:top w:val="nil"/>
              <w:left w:val="nil"/>
              <w:bottom w:val="nil"/>
              <w:right w:val="nil"/>
            </w:tcBorders>
            <w:vAlign w:val="center"/>
          </w:tcPr>
          <w:p w14:paraId="00BF2681" w14:textId="77777777" w:rsidR="001E30B5" w:rsidRDefault="00000000">
            <w:pPr>
              <w:spacing w:before="40" w:after="40" w:line="276" w:lineRule="auto"/>
            </w:pPr>
            <w:r>
              <w:rPr>
                <w:noProof/>
                <w:sz w:val="18"/>
                <w:szCs w:val="18"/>
              </w:rPr>
              <w:t>67</w:t>
            </w:r>
          </w:p>
        </w:tc>
        <w:tc>
          <w:tcPr>
            <w:tcW w:w="3855" w:type="dxa"/>
            <w:tcBorders>
              <w:top w:val="nil"/>
              <w:left w:val="nil"/>
              <w:bottom w:val="nil"/>
              <w:right w:val="nil"/>
            </w:tcBorders>
            <w:vAlign w:val="center"/>
          </w:tcPr>
          <w:p w14:paraId="4034D451" w14:textId="77777777" w:rsidR="001E30B5" w:rsidRDefault="00000000">
            <w:pPr>
              <w:spacing w:before="40" w:after="40" w:line="276" w:lineRule="auto"/>
            </w:pPr>
            <w:r>
              <w:rPr>
                <w:noProof/>
                <w:sz w:val="18"/>
                <w:szCs w:val="18"/>
              </w:rPr>
              <w:t>复杂病情、专业判断</w:t>
            </w:r>
          </w:p>
        </w:tc>
      </w:tr>
      <w:tr w:rsidR="001E30B5" w14:paraId="61615B4D" w14:textId="77777777">
        <w:trPr>
          <w:cantSplit/>
          <w:jc w:val="center"/>
        </w:trPr>
        <w:tc>
          <w:tcPr>
            <w:tcW w:w="1360" w:type="dxa"/>
            <w:tcBorders>
              <w:top w:val="nil"/>
              <w:left w:val="nil"/>
              <w:bottom w:val="nil"/>
              <w:right w:val="nil"/>
            </w:tcBorders>
            <w:vAlign w:val="center"/>
          </w:tcPr>
          <w:p w14:paraId="3E0AF299" w14:textId="77777777" w:rsidR="001E30B5" w:rsidRDefault="00000000">
            <w:pPr>
              <w:spacing w:before="40" w:after="40" w:line="276" w:lineRule="auto"/>
            </w:pPr>
            <w:r>
              <w:rPr>
                <w:noProof/>
                <w:sz w:val="18"/>
                <w:szCs w:val="18"/>
              </w:rPr>
              <w:t>中立看待</w:t>
            </w:r>
          </w:p>
        </w:tc>
        <w:tc>
          <w:tcPr>
            <w:tcW w:w="737" w:type="dxa"/>
            <w:tcBorders>
              <w:top w:val="nil"/>
              <w:left w:val="nil"/>
              <w:bottom w:val="nil"/>
              <w:right w:val="nil"/>
            </w:tcBorders>
            <w:vAlign w:val="center"/>
          </w:tcPr>
          <w:p w14:paraId="4509BA0A" w14:textId="77777777" w:rsidR="001E30B5" w:rsidRDefault="00000000">
            <w:pPr>
              <w:spacing w:before="40" w:after="40" w:line="276" w:lineRule="auto"/>
            </w:pPr>
            <w:r>
              <w:rPr>
                <w:noProof/>
                <w:sz w:val="18"/>
                <w:szCs w:val="18"/>
              </w:rPr>
              <w:t>3</w:t>
            </w:r>
          </w:p>
        </w:tc>
        <w:tc>
          <w:tcPr>
            <w:tcW w:w="1927" w:type="dxa"/>
            <w:tcBorders>
              <w:top w:val="nil"/>
              <w:left w:val="nil"/>
              <w:bottom w:val="nil"/>
              <w:right w:val="nil"/>
            </w:tcBorders>
            <w:vAlign w:val="center"/>
          </w:tcPr>
          <w:p w14:paraId="2132DF09" w14:textId="77777777" w:rsidR="001E30B5" w:rsidRDefault="00000000">
            <w:pPr>
              <w:spacing w:before="40" w:after="40" w:line="276" w:lineRule="auto"/>
            </w:pPr>
            <w:r>
              <w:rPr>
                <w:noProof/>
                <w:sz w:val="18"/>
                <w:szCs w:val="18"/>
              </w:rPr>
              <w:t>能力边界型</w:t>
            </w:r>
          </w:p>
        </w:tc>
        <w:tc>
          <w:tcPr>
            <w:tcW w:w="850" w:type="dxa"/>
            <w:tcBorders>
              <w:top w:val="nil"/>
              <w:left w:val="nil"/>
              <w:bottom w:val="nil"/>
              <w:right w:val="nil"/>
            </w:tcBorders>
            <w:vAlign w:val="center"/>
          </w:tcPr>
          <w:p w14:paraId="37A32819" w14:textId="77777777" w:rsidR="001E30B5" w:rsidRDefault="00000000">
            <w:pPr>
              <w:spacing w:before="40" w:after="40" w:line="276" w:lineRule="auto"/>
            </w:pPr>
            <w:r>
              <w:rPr>
                <w:noProof/>
                <w:sz w:val="18"/>
                <w:szCs w:val="18"/>
              </w:rPr>
              <w:t>57</w:t>
            </w:r>
          </w:p>
        </w:tc>
        <w:tc>
          <w:tcPr>
            <w:tcW w:w="3855" w:type="dxa"/>
            <w:tcBorders>
              <w:top w:val="nil"/>
              <w:left w:val="nil"/>
              <w:bottom w:val="nil"/>
              <w:right w:val="nil"/>
            </w:tcBorders>
            <w:vAlign w:val="center"/>
          </w:tcPr>
          <w:p w14:paraId="09461A08" w14:textId="77777777" w:rsidR="001E30B5" w:rsidRDefault="00000000">
            <w:pPr>
              <w:spacing w:before="40" w:after="40" w:line="276" w:lineRule="auto"/>
            </w:pPr>
            <w:r>
              <w:rPr>
                <w:noProof/>
                <w:sz w:val="18"/>
                <w:szCs w:val="18"/>
              </w:rPr>
              <w:t>不能、替代、人类</w:t>
            </w:r>
          </w:p>
        </w:tc>
      </w:tr>
      <w:tr w:rsidR="001E30B5" w14:paraId="09378FD8" w14:textId="77777777">
        <w:trPr>
          <w:cantSplit/>
          <w:jc w:val="center"/>
        </w:trPr>
        <w:tc>
          <w:tcPr>
            <w:tcW w:w="1360" w:type="dxa"/>
            <w:tcBorders>
              <w:top w:val="nil"/>
              <w:left w:val="nil"/>
              <w:bottom w:val="nil"/>
              <w:right w:val="nil"/>
            </w:tcBorders>
            <w:vAlign w:val="center"/>
          </w:tcPr>
          <w:p w14:paraId="6EF8943A" w14:textId="77777777" w:rsidR="001E30B5" w:rsidRDefault="00000000">
            <w:pPr>
              <w:spacing w:before="40" w:after="40" w:line="276" w:lineRule="auto"/>
            </w:pPr>
            <w:r>
              <w:rPr>
                <w:noProof/>
                <w:sz w:val="18"/>
                <w:szCs w:val="18"/>
              </w:rPr>
              <w:t>中立看待</w:t>
            </w:r>
          </w:p>
        </w:tc>
        <w:tc>
          <w:tcPr>
            <w:tcW w:w="737" w:type="dxa"/>
            <w:tcBorders>
              <w:top w:val="nil"/>
              <w:left w:val="nil"/>
              <w:bottom w:val="nil"/>
              <w:right w:val="nil"/>
            </w:tcBorders>
            <w:vAlign w:val="center"/>
          </w:tcPr>
          <w:p w14:paraId="515B6D8E" w14:textId="77777777" w:rsidR="001E30B5" w:rsidRDefault="00000000">
            <w:pPr>
              <w:spacing w:before="40" w:after="40" w:line="276" w:lineRule="auto"/>
            </w:pPr>
            <w:r>
              <w:rPr>
                <w:noProof/>
                <w:sz w:val="18"/>
                <w:szCs w:val="18"/>
              </w:rPr>
              <w:t>4</w:t>
            </w:r>
          </w:p>
        </w:tc>
        <w:tc>
          <w:tcPr>
            <w:tcW w:w="1927" w:type="dxa"/>
            <w:tcBorders>
              <w:top w:val="nil"/>
              <w:left w:val="nil"/>
              <w:bottom w:val="nil"/>
              <w:right w:val="nil"/>
            </w:tcBorders>
            <w:vAlign w:val="center"/>
          </w:tcPr>
          <w:p w14:paraId="3B86BD6C" w14:textId="77777777" w:rsidR="001E30B5" w:rsidRDefault="00000000">
            <w:pPr>
              <w:spacing w:before="40" w:after="40" w:line="276" w:lineRule="auto"/>
            </w:pPr>
            <w:r>
              <w:rPr>
                <w:noProof/>
                <w:sz w:val="18"/>
                <w:szCs w:val="18"/>
              </w:rPr>
              <w:t>技术应用效率型</w:t>
            </w:r>
          </w:p>
        </w:tc>
        <w:tc>
          <w:tcPr>
            <w:tcW w:w="850" w:type="dxa"/>
            <w:tcBorders>
              <w:top w:val="nil"/>
              <w:left w:val="nil"/>
              <w:bottom w:val="nil"/>
              <w:right w:val="nil"/>
            </w:tcBorders>
            <w:vAlign w:val="center"/>
          </w:tcPr>
          <w:p w14:paraId="3B1DB419" w14:textId="77777777" w:rsidR="001E30B5" w:rsidRDefault="00000000">
            <w:pPr>
              <w:spacing w:before="40" w:after="40" w:line="276" w:lineRule="auto"/>
            </w:pPr>
            <w:r>
              <w:rPr>
                <w:noProof/>
                <w:sz w:val="18"/>
                <w:szCs w:val="18"/>
              </w:rPr>
              <w:t>45</w:t>
            </w:r>
          </w:p>
        </w:tc>
        <w:tc>
          <w:tcPr>
            <w:tcW w:w="3855" w:type="dxa"/>
            <w:tcBorders>
              <w:top w:val="nil"/>
              <w:left w:val="nil"/>
              <w:bottom w:val="nil"/>
              <w:right w:val="nil"/>
            </w:tcBorders>
            <w:vAlign w:val="center"/>
          </w:tcPr>
          <w:p w14:paraId="7D92F114" w14:textId="77777777" w:rsidR="001E30B5" w:rsidRDefault="00000000">
            <w:pPr>
              <w:spacing w:before="40" w:after="40" w:line="276" w:lineRule="auto"/>
            </w:pPr>
            <w:r>
              <w:rPr>
                <w:noProof/>
                <w:sz w:val="18"/>
                <w:szCs w:val="18"/>
              </w:rPr>
              <w:t>数据、人文</w:t>
            </w:r>
          </w:p>
        </w:tc>
      </w:tr>
      <w:tr w:rsidR="001E30B5" w14:paraId="715F06EA" w14:textId="77777777">
        <w:trPr>
          <w:cantSplit/>
          <w:jc w:val="center"/>
        </w:trPr>
        <w:tc>
          <w:tcPr>
            <w:tcW w:w="1360" w:type="dxa"/>
            <w:tcBorders>
              <w:top w:val="nil"/>
              <w:left w:val="nil"/>
              <w:bottom w:val="nil"/>
              <w:right w:val="nil"/>
            </w:tcBorders>
            <w:vAlign w:val="center"/>
          </w:tcPr>
          <w:p w14:paraId="33960372" w14:textId="77777777" w:rsidR="001E30B5" w:rsidRDefault="00000000">
            <w:pPr>
              <w:spacing w:before="40" w:after="40" w:line="276" w:lineRule="auto"/>
            </w:pPr>
            <w:r>
              <w:rPr>
                <w:noProof/>
                <w:sz w:val="18"/>
                <w:szCs w:val="18"/>
              </w:rPr>
              <w:t>中立看待</w:t>
            </w:r>
          </w:p>
        </w:tc>
        <w:tc>
          <w:tcPr>
            <w:tcW w:w="737" w:type="dxa"/>
            <w:tcBorders>
              <w:top w:val="nil"/>
              <w:left w:val="nil"/>
              <w:bottom w:val="nil"/>
              <w:right w:val="nil"/>
            </w:tcBorders>
            <w:vAlign w:val="center"/>
          </w:tcPr>
          <w:p w14:paraId="1D0F0C2D" w14:textId="77777777" w:rsidR="001E30B5" w:rsidRDefault="00000000">
            <w:pPr>
              <w:spacing w:before="40" w:after="40" w:line="276" w:lineRule="auto"/>
            </w:pPr>
            <w:r>
              <w:rPr>
                <w:noProof/>
                <w:sz w:val="18"/>
                <w:szCs w:val="18"/>
              </w:rPr>
              <w:t>5</w:t>
            </w:r>
          </w:p>
        </w:tc>
        <w:tc>
          <w:tcPr>
            <w:tcW w:w="1927" w:type="dxa"/>
            <w:tcBorders>
              <w:top w:val="nil"/>
              <w:left w:val="nil"/>
              <w:bottom w:val="nil"/>
              <w:right w:val="nil"/>
            </w:tcBorders>
            <w:vAlign w:val="center"/>
          </w:tcPr>
          <w:p w14:paraId="6552D311" w14:textId="77777777" w:rsidR="001E30B5" w:rsidRDefault="00000000">
            <w:pPr>
              <w:spacing w:before="40" w:after="40" w:line="276" w:lineRule="auto"/>
            </w:pPr>
            <w:r>
              <w:rPr>
                <w:noProof/>
                <w:sz w:val="18"/>
                <w:szCs w:val="18"/>
              </w:rPr>
              <w:t>辅助参考型</w:t>
            </w:r>
          </w:p>
        </w:tc>
        <w:tc>
          <w:tcPr>
            <w:tcW w:w="850" w:type="dxa"/>
            <w:tcBorders>
              <w:top w:val="nil"/>
              <w:left w:val="nil"/>
              <w:bottom w:val="nil"/>
              <w:right w:val="nil"/>
            </w:tcBorders>
            <w:vAlign w:val="center"/>
          </w:tcPr>
          <w:p w14:paraId="35782046" w14:textId="77777777" w:rsidR="001E30B5" w:rsidRDefault="00000000">
            <w:pPr>
              <w:spacing w:before="40" w:after="40" w:line="276" w:lineRule="auto"/>
            </w:pPr>
            <w:r>
              <w:rPr>
                <w:noProof/>
                <w:sz w:val="18"/>
                <w:szCs w:val="18"/>
              </w:rPr>
              <w:t>16</w:t>
            </w:r>
          </w:p>
        </w:tc>
        <w:tc>
          <w:tcPr>
            <w:tcW w:w="3855" w:type="dxa"/>
            <w:tcBorders>
              <w:top w:val="nil"/>
              <w:left w:val="nil"/>
              <w:bottom w:val="nil"/>
              <w:right w:val="nil"/>
            </w:tcBorders>
            <w:vAlign w:val="center"/>
          </w:tcPr>
          <w:p w14:paraId="5C7AE2E3" w14:textId="77777777" w:rsidR="001E30B5" w:rsidRDefault="00000000">
            <w:pPr>
              <w:spacing w:before="40" w:after="40" w:line="276" w:lineRule="auto"/>
            </w:pPr>
            <w:r>
              <w:rPr>
                <w:noProof/>
                <w:sz w:val="18"/>
                <w:szCs w:val="18"/>
              </w:rPr>
              <w:t>只是、参考、工具</w:t>
            </w:r>
          </w:p>
        </w:tc>
      </w:tr>
      <w:tr w:rsidR="001E30B5" w14:paraId="57CDDD5A" w14:textId="77777777">
        <w:trPr>
          <w:cantSplit/>
          <w:jc w:val="center"/>
        </w:trPr>
        <w:tc>
          <w:tcPr>
            <w:tcW w:w="1360" w:type="dxa"/>
            <w:tcBorders>
              <w:top w:val="nil"/>
              <w:left w:val="nil"/>
              <w:bottom w:val="nil"/>
              <w:right w:val="nil"/>
            </w:tcBorders>
            <w:vAlign w:val="center"/>
          </w:tcPr>
          <w:p w14:paraId="659920CA" w14:textId="77777777" w:rsidR="001E30B5" w:rsidRDefault="00000000">
            <w:pPr>
              <w:spacing w:before="40" w:after="40" w:line="276" w:lineRule="auto"/>
            </w:pPr>
            <w:r>
              <w:rPr>
                <w:noProof/>
                <w:sz w:val="18"/>
                <w:szCs w:val="18"/>
              </w:rPr>
              <w:t>消极看待</w:t>
            </w:r>
          </w:p>
        </w:tc>
        <w:tc>
          <w:tcPr>
            <w:tcW w:w="737" w:type="dxa"/>
            <w:tcBorders>
              <w:top w:val="nil"/>
              <w:left w:val="nil"/>
              <w:bottom w:val="nil"/>
              <w:right w:val="nil"/>
            </w:tcBorders>
            <w:vAlign w:val="center"/>
          </w:tcPr>
          <w:p w14:paraId="3E8BC0DF" w14:textId="77777777" w:rsidR="001E30B5" w:rsidRDefault="00000000">
            <w:pPr>
              <w:spacing w:before="40" w:after="40" w:line="276" w:lineRule="auto"/>
            </w:pPr>
            <w:r>
              <w:rPr>
                <w:noProof/>
                <w:sz w:val="18"/>
                <w:szCs w:val="18"/>
              </w:rPr>
              <w:t>1</w:t>
            </w:r>
          </w:p>
        </w:tc>
        <w:tc>
          <w:tcPr>
            <w:tcW w:w="1927" w:type="dxa"/>
            <w:tcBorders>
              <w:top w:val="nil"/>
              <w:left w:val="nil"/>
              <w:bottom w:val="nil"/>
              <w:right w:val="nil"/>
            </w:tcBorders>
            <w:vAlign w:val="center"/>
          </w:tcPr>
          <w:p w14:paraId="1272FC89" w14:textId="77777777" w:rsidR="001E30B5" w:rsidRDefault="00000000">
            <w:pPr>
              <w:spacing w:before="40" w:after="40" w:line="276" w:lineRule="auto"/>
            </w:pPr>
            <w:r>
              <w:rPr>
                <w:noProof/>
                <w:sz w:val="18"/>
                <w:szCs w:val="18"/>
              </w:rPr>
              <w:t>AI</w:t>
            </w:r>
            <w:r>
              <w:rPr>
                <w:noProof/>
                <w:sz w:val="18"/>
                <w:szCs w:val="18"/>
              </w:rPr>
              <w:t>能力质疑型</w:t>
            </w:r>
          </w:p>
        </w:tc>
        <w:tc>
          <w:tcPr>
            <w:tcW w:w="850" w:type="dxa"/>
            <w:tcBorders>
              <w:top w:val="nil"/>
              <w:left w:val="nil"/>
              <w:bottom w:val="nil"/>
              <w:right w:val="nil"/>
            </w:tcBorders>
            <w:vAlign w:val="center"/>
          </w:tcPr>
          <w:p w14:paraId="604EDF38" w14:textId="77777777" w:rsidR="001E30B5" w:rsidRDefault="00000000">
            <w:pPr>
              <w:spacing w:before="40" w:after="40" w:line="276" w:lineRule="auto"/>
            </w:pPr>
            <w:r>
              <w:rPr>
                <w:noProof/>
                <w:sz w:val="18"/>
                <w:szCs w:val="18"/>
              </w:rPr>
              <w:t>211</w:t>
            </w:r>
          </w:p>
        </w:tc>
        <w:tc>
          <w:tcPr>
            <w:tcW w:w="3855" w:type="dxa"/>
            <w:tcBorders>
              <w:top w:val="nil"/>
              <w:left w:val="nil"/>
              <w:bottom w:val="nil"/>
              <w:right w:val="nil"/>
            </w:tcBorders>
            <w:vAlign w:val="center"/>
          </w:tcPr>
          <w:p w14:paraId="4CD6642C" w14:textId="77777777" w:rsidR="001E30B5" w:rsidRDefault="00000000">
            <w:pPr>
              <w:spacing w:before="40" w:after="40" w:line="276" w:lineRule="auto"/>
            </w:pPr>
            <w:r>
              <w:rPr>
                <w:noProof/>
                <w:sz w:val="18"/>
                <w:szCs w:val="18"/>
              </w:rPr>
              <w:t>不行、不敢、瞎编</w:t>
            </w:r>
          </w:p>
        </w:tc>
      </w:tr>
      <w:tr w:rsidR="001E30B5" w14:paraId="51B97A5A" w14:textId="77777777">
        <w:trPr>
          <w:cantSplit/>
          <w:jc w:val="center"/>
        </w:trPr>
        <w:tc>
          <w:tcPr>
            <w:tcW w:w="1360" w:type="dxa"/>
            <w:tcBorders>
              <w:top w:val="nil"/>
              <w:left w:val="nil"/>
              <w:bottom w:val="nil"/>
              <w:right w:val="nil"/>
            </w:tcBorders>
            <w:vAlign w:val="center"/>
          </w:tcPr>
          <w:p w14:paraId="0FB198B8" w14:textId="77777777" w:rsidR="001E30B5" w:rsidRDefault="00000000">
            <w:pPr>
              <w:spacing w:before="40" w:after="40" w:line="276" w:lineRule="auto"/>
            </w:pPr>
            <w:r>
              <w:rPr>
                <w:noProof/>
                <w:sz w:val="18"/>
                <w:szCs w:val="18"/>
              </w:rPr>
              <w:t>消极看待</w:t>
            </w:r>
          </w:p>
        </w:tc>
        <w:tc>
          <w:tcPr>
            <w:tcW w:w="737" w:type="dxa"/>
            <w:tcBorders>
              <w:top w:val="nil"/>
              <w:left w:val="nil"/>
              <w:bottom w:val="nil"/>
              <w:right w:val="nil"/>
            </w:tcBorders>
            <w:vAlign w:val="center"/>
          </w:tcPr>
          <w:p w14:paraId="2B3C8836" w14:textId="77777777" w:rsidR="001E30B5" w:rsidRDefault="00000000">
            <w:pPr>
              <w:spacing w:before="40" w:after="40" w:line="276" w:lineRule="auto"/>
            </w:pPr>
            <w:r>
              <w:rPr>
                <w:noProof/>
                <w:sz w:val="18"/>
                <w:szCs w:val="18"/>
              </w:rPr>
              <w:t>2</w:t>
            </w:r>
          </w:p>
        </w:tc>
        <w:tc>
          <w:tcPr>
            <w:tcW w:w="1927" w:type="dxa"/>
            <w:tcBorders>
              <w:top w:val="nil"/>
              <w:left w:val="nil"/>
              <w:bottom w:val="nil"/>
              <w:right w:val="nil"/>
            </w:tcBorders>
            <w:vAlign w:val="center"/>
          </w:tcPr>
          <w:p w14:paraId="4C425064" w14:textId="77777777" w:rsidR="001E30B5" w:rsidRDefault="00000000">
            <w:pPr>
              <w:spacing w:before="40" w:after="40" w:line="276" w:lineRule="auto"/>
            </w:pPr>
            <w:r>
              <w:rPr>
                <w:noProof/>
                <w:sz w:val="18"/>
                <w:szCs w:val="18"/>
              </w:rPr>
              <w:t>医生不可替代型</w:t>
            </w:r>
          </w:p>
        </w:tc>
        <w:tc>
          <w:tcPr>
            <w:tcW w:w="850" w:type="dxa"/>
            <w:tcBorders>
              <w:top w:val="nil"/>
              <w:left w:val="nil"/>
              <w:bottom w:val="nil"/>
              <w:right w:val="nil"/>
            </w:tcBorders>
            <w:vAlign w:val="center"/>
          </w:tcPr>
          <w:p w14:paraId="2712DED3" w14:textId="77777777" w:rsidR="001E30B5" w:rsidRDefault="00000000">
            <w:pPr>
              <w:spacing w:before="40" w:after="40" w:line="276" w:lineRule="auto"/>
            </w:pPr>
            <w:r>
              <w:rPr>
                <w:noProof/>
                <w:sz w:val="18"/>
                <w:szCs w:val="18"/>
              </w:rPr>
              <w:t>87</w:t>
            </w:r>
          </w:p>
        </w:tc>
        <w:tc>
          <w:tcPr>
            <w:tcW w:w="3855" w:type="dxa"/>
            <w:tcBorders>
              <w:top w:val="nil"/>
              <w:left w:val="nil"/>
              <w:bottom w:val="nil"/>
              <w:right w:val="nil"/>
            </w:tcBorders>
            <w:vAlign w:val="center"/>
          </w:tcPr>
          <w:p w14:paraId="19FB1DF8" w14:textId="77777777" w:rsidR="001E30B5" w:rsidRDefault="00000000">
            <w:pPr>
              <w:spacing w:before="40" w:after="40" w:line="276" w:lineRule="auto"/>
            </w:pPr>
            <w:r>
              <w:rPr>
                <w:noProof/>
                <w:sz w:val="18"/>
                <w:szCs w:val="18"/>
              </w:rPr>
              <w:t>医院、网上、正规就诊</w:t>
            </w:r>
          </w:p>
        </w:tc>
      </w:tr>
      <w:tr w:rsidR="001E30B5" w14:paraId="5984D547" w14:textId="77777777">
        <w:trPr>
          <w:cantSplit/>
          <w:jc w:val="center"/>
        </w:trPr>
        <w:tc>
          <w:tcPr>
            <w:tcW w:w="1360" w:type="dxa"/>
            <w:tcBorders>
              <w:top w:val="nil"/>
              <w:left w:val="nil"/>
              <w:bottom w:val="nil"/>
              <w:right w:val="nil"/>
            </w:tcBorders>
            <w:vAlign w:val="center"/>
          </w:tcPr>
          <w:p w14:paraId="53979E91" w14:textId="77777777" w:rsidR="001E30B5" w:rsidRDefault="00000000">
            <w:pPr>
              <w:spacing w:before="40" w:after="40" w:line="276" w:lineRule="auto"/>
            </w:pPr>
            <w:r>
              <w:rPr>
                <w:noProof/>
                <w:sz w:val="18"/>
                <w:szCs w:val="18"/>
              </w:rPr>
              <w:t>消极看待</w:t>
            </w:r>
          </w:p>
        </w:tc>
        <w:tc>
          <w:tcPr>
            <w:tcW w:w="737" w:type="dxa"/>
            <w:tcBorders>
              <w:top w:val="nil"/>
              <w:left w:val="nil"/>
              <w:bottom w:val="nil"/>
              <w:right w:val="nil"/>
            </w:tcBorders>
            <w:vAlign w:val="center"/>
          </w:tcPr>
          <w:p w14:paraId="7AAB12A3" w14:textId="77777777" w:rsidR="001E30B5" w:rsidRDefault="00000000">
            <w:pPr>
              <w:spacing w:before="40" w:after="40" w:line="276" w:lineRule="auto"/>
            </w:pPr>
            <w:r>
              <w:rPr>
                <w:noProof/>
                <w:sz w:val="18"/>
                <w:szCs w:val="18"/>
              </w:rPr>
              <w:t>3</w:t>
            </w:r>
          </w:p>
        </w:tc>
        <w:tc>
          <w:tcPr>
            <w:tcW w:w="1927" w:type="dxa"/>
            <w:tcBorders>
              <w:top w:val="nil"/>
              <w:left w:val="nil"/>
              <w:bottom w:val="nil"/>
              <w:right w:val="nil"/>
            </w:tcBorders>
            <w:vAlign w:val="center"/>
          </w:tcPr>
          <w:p w14:paraId="0FF701FC" w14:textId="77777777" w:rsidR="001E30B5" w:rsidRDefault="00000000">
            <w:pPr>
              <w:spacing w:before="40" w:after="40" w:line="276" w:lineRule="auto"/>
            </w:pPr>
            <w:r>
              <w:rPr>
                <w:noProof/>
                <w:sz w:val="18"/>
                <w:szCs w:val="18"/>
              </w:rPr>
              <w:t>风险责任型</w:t>
            </w:r>
          </w:p>
        </w:tc>
        <w:tc>
          <w:tcPr>
            <w:tcW w:w="850" w:type="dxa"/>
            <w:tcBorders>
              <w:top w:val="nil"/>
              <w:left w:val="nil"/>
              <w:bottom w:val="nil"/>
              <w:right w:val="nil"/>
            </w:tcBorders>
            <w:vAlign w:val="center"/>
          </w:tcPr>
          <w:p w14:paraId="1213E350" w14:textId="77777777" w:rsidR="001E30B5" w:rsidRDefault="00000000">
            <w:pPr>
              <w:spacing w:before="40" w:after="40" w:line="276" w:lineRule="auto"/>
            </w:pPr>
            <w:r>
              <w:rPr>
                <w:noProof/>
                <w:sz w:val="18"/>
                <w:szCs w:val="18"/>
              </w:rPr>
              <w:t>28</w:t>
            </w:r>
          </w:p>
        </w:tc>
        <w:tc>
          <w:tcPr>
            <w:tcW w:w="3855" w:type="dxa"/>
            <w:tcBorders>
              <w:top w:val="nil"/>
              <w:left w:val="nil"/>
              <w:bottom w:val="nil"/>
              <w:right w:val="nil"/>
            </w:tcBorders>
            <w:vAlign w:val="center"/>
          </w:tcPr>
          <w:p w14:paraId="20042179" w14:textId="77777777" w:rsidR="001E30B5" w:rsidRDefault="00000000">
            <w:pPr>
              <w:spacing w:before="40" w:after="40" w:line="276" w:lineRule="auto"/>
            </w:pPr>
            <w:r>
              <w:rPr>
                <w:noProof/>
                <w:sz w:val="18"/>
                <w:szCs w:val="18"/>
              </w:rPr>
              <w:t>误诊、背锅、负责</w:t>
            </w:r>
          </w:p>
        </w:tc>
      </w:tr>
      <w:tr w:rsidR="001E30B5" w14:paraId="61882AD3" w14:textId="77777777">
        <w:trPr>
          <w:cantSplit/>
          <w:jc w:val="center"/>
        </w:trPr>
        <w:tc>
          <w:tcPr>
            <w:tcW w:w="1360" w:type="dxa"/>
            <w:tcBorders>
              <w:top w:val="nil"/>
              <w:left w:val="nil"/>
              <w:bottom w:val="single" w:sz="12" w:space="0" w:color="000000"/>
              <w:right w:val="nil"/>
            </w:tcBorders>
            <w:vAlign w:val="center"/>
          </w:tcPr>
          <w:p w14:paraId="57F6F915" w14:textId="77777777" w:rsidR="001E30B5" w:rsidRDefault="00000000">
            <w:pPr>
              <w:spacing w:before="40" w:after="40" w:line="276" w:lineRule="auto"/>
            </w:pPr>
            <w:r>
              <w:rPr>
                <w:noProof/>
                <w:sz w:val="18"/>
                <w:szCs w:val="18"/>
              </w:rPr>
              <w:t>消极看待</w:t>
            </w:r>
          </w:p>
        </w:tc>
        <w:tc>
          <w:tcPr>
            <w:tcW w:w="737" w:type="dxa"/>
            <w:tcBorders>
              <w:top w:val="nil"/>
              <w:left w:val="nil"/>
              <w:bottom w:val="single" w:sz="12" w:space="0" w:color="000000"/>
              <w:right w:val="nil"/>
            </w:tcBorders>
            <w:vAlign w:val="center"/>
          </w:tcPr>
          <w:p w14:paraId="38BE70DF" w14:textId="77777777" w:rsidR="001E30B5" w:rsidRDefault="00000000">
            <w:pPr>
              <w:spacing w:before="40" w:after="40" w:line="276" w:lineRule="auto"/>
            </w:pPr>
            <w:r>
              <w:rPr>
                <w:noProof/>
                <w:sz w:val="18"/>
                <w:szCs w:val="18"/>
              </w:rPr>
              <w:t>4</w:t>
            </w:r>
          </w:p>
        </w:tc>
        <w:tc>
          <w:tcPr>
            <w:tcW w:w="1927" w:type="dxa"/>
            <w:tcBorders>
              <w:top w:val="nil"/>
              <w:left w:val="nil"/>
              <w:bottom w:val="single" w:sz="12" w:space="0" w:color="000000"/>
              <w:right w:val="nil"/>
            </w:tcBorders>
            <w:vAlign w:val="center"/>
          </w:tcPr>
          <w:p w14:paraId="7CFCF778" w14:textId="77777777" w:rsidR="001E30B5" w:rsidRDefault="00000000">
            <w:pPr>
              <w:spacing w:before="40" w:after="40" w:line="276" w:lineRule="auto"/>
            </w:pPr>
            <w:r>
              <w:rPr>
                <w:noProof/>
                <w:sz w:val="18"/>
                <w:szCs w:val="18"/>
              </w:rPr>
              <w:t>替代焦虑型</w:t>
            </w:r>
          </w:p>
        </w:tc>
        <w:tc>
          <w:tcPr>
            <w:tcW w:w="850" w:type="dxa"/>
            <w:tcBorders>
              <w:top w:val="nil"/>
              <w:left w:val="nil"/>
              <w:bottom w:val="single" w:sz="12" w:space="0" w:color="000000"/>
              <w:right w:val="nil"/>
            </w:tcBorders>
            <w:vAlign w:val="center"/>
          </w:tcPr>
          <w:p w14:paraId="0FAEBC58" w14:textId="77777777" w:rsidR="001E30B5" w:rsidRDefault="00000000">
            <w:pPr>
              <w:spacing w:before="40" w:after="40" w:line="276" w:lineRule="auto"/>
            </w:pPr>
            <w:r>
              <w:rPr>
                <w:noProof/>
                <w:sz w:val="18"/>
                <w:szCs w:val="18"/>
              </w:rPr>
              <w:t>24</w:t>
            </w:r>
          </w:p>
        </w:tc>
        <w:tc>
          <w:tcPr>
            <w:tcW w:w="3855" w:type="dxa"/>
            <w:tcBorders>
              <w:top w:val="nil"/>
              <w:left w:val="nil"/>
              <w:bottom w:val="single" w:sz="12" w:space="0" w:color="000000"/>
              <w:right w:val="nil"/>
            </w:tcBorders>
            <w:vAlign w:val="center"/>
          </w:tcPr>
          <w:p w14:paraId="3D7C3849" w14:textId="77777777" w:rsidR="001E30B5" w:rsidRDefault="00000000">
            <w:pPr>
              <w:spacing w:before="40" w:after="40" w:line="276" w:lineRule="auto"/>
            </w:pPr>
            <w:r>
              <w:rPr>
                <w:noProof/>
                <w:sz w:val="18"/>
                <w:szCs w:val="18"/>
              </w:rPr>
              <w:t>取代、机器人、无法</w:t>
            </w:r>
          </w:p>
        </w:tc>
      </w:tr>
    </w:tbl>
    <w:p w14:paraId="3FDFC67B" w14:textId="77777777" w:rsidR="00CF675D" w:rsidRDefault="00CF675D">
      <w:pPr>
        <w:spacing w:line="240" w:lineRule="auto"/>
        <w:rPr>
          <w:rFonts w:eastAsia="黑体"/>
          <w:b/>
        </w:rPr>
      </w:pPr>
    </w:p>
    <w:p w14:paraId="06CE30C2" w14:textId="77777777" w:rsidR="001E30B5" w:rsidRDefault="00000000">
      <w:pPr>
        <w:pStyle w:val="21"/>
      </w:pPr>
      <w:r>
        <w:rPr>
          <w:rFonts w:ascii="Times New Roman" w:eastAsia="黑体" w:hAnsi="Times New Roman" w:cs="Times New Roman"/>
          <w:szCs w:val="24"/>
        </w:rPr>
        <w:lastRenderedPageBreak/>
        <w:t>4.4</w:t>
      </w:r>
      <w:r>
        <w:rPr>
          <w:rFonts w:ascii="Times New Roman" w:eastAsia="黑体" w:hAnsi="Times New Roman" w:cs="Times New Roman"/>
          <w:szCs w:val="24"/>
        </w:rPr>
        <w:t xml:space="preserve">　认知模式识别及其推导</w:t>
      </w:r>
    </w:p>
    <w:p w14:paraId="2F312E50" w14:textId="77777777" w:rsidR="001E30B5" w:rsidRDefault="00000000">
      <w:pPr>
        <w:ind w:firstLine="480"/>
        <w:jc w:val="both"/>
      </w:pPr>
      <w:r>
        <w:rPr>
          <w:szCs w:val="24"/>
        </w:rPr>
        <w:t>两名编码者分别依据</w:t>
      </w:r>
      <w:r>
        <w:rPr>
          <w:szCs w:val="24"/>
        </w:rPr>
        <w:t>14</w:t>
      </w:r>
      <w:r>
        <w:rPr>
          <w:szCs w:val="24"/>
        </w:rPr>
        <w:t>个词簇的代表词、主要共现关系和原始评论完成四维编码与模式归属，其中</w:t>
      </w:r>
      <w:r>
        <w:rPr>
          <w:szCs w:val="24"/>
        </w:rPr>
        <w:t>12</w:t>
      </w:r>
      <w:r>
        <w:rPr>
          <w:szCs w:val="24"/>
        </w:rPr>
        <w:t>个词簇的归属一致，一致率为</w:t>
      </w:r>
      <w:r>
        <w:rPr>
          <w:szCs w:val="24"/>
        </w:rPr>
        <w:t>85.7%</w:t>
      </w:r>
      <w:r>
        <w:rPr>
          <w:szCs w:val="24"/>
        </w:rPr>
        <w:t>，</w:t>
      </w:r>
      <w:r>
        <w:rPr>
          <w:szCs w:val="24"/>
        </w:rPr>
        <w:t>Cohen’s κ</w:t>
      </w:r>
      <w:r>
        <w:rPr>
          <w:szCs w:val="24"/>
        </w:rPr>
        <w:t>为</w:t>
      </w:r>
      <w:r>
        <w:rPr>
          <w:szCs w:val="24"/>
        </w:rPr>
        <w:t>0.797</w:t>
      </w:r>
      <w:r>
        <w:rPr>
          <w:szCs w:val="24"/>
        </w:rPr>
        <w:t>，表明类型判断具有较好一致性（表</w:t>
      </w:r>
      <w:r>
        <w:rPr>
          <w:szCs w:val="24"/>
        </w:rPr>
        <w:t>9</w:t>
      </w:r>
      <w:r>
        <w:rPr>
          <w:szCs w:val="24"/>
        </w:rPr>
        <w:t>）。分歧集中在积极簇</w:t>
      </w:r>
      <w:r>
        <w:rPr>
          <w:szCs w:val="24"/>
        </w:rPr>
        <w:t>4“</w:t>
      </w:r>
      <w:r>
        <w:rPr>
          <w:szCs w:val="24"/>
        </w:rPr>
        <w:t>技术前景乐观</w:t>
      </w:r>
      <w:r>
        <w:rPr>
          <w:szCs w:val="24"/>
        </w:rPr>
        <w:t>”</w:t>
      </w:r>
      <w:r>
        <w:rPr>
          <w:szCs w:val="24"/>
        </w:rPr>
        <w:t>和积极簇</w:t>
      </w:r>
      <w:r>
        <w:rPr>
          <w:szCs w:val="24"/>
        </w:rPr>
        <w:t>5“</w:t>
      </w:r>
      <w:r>
        <w:rPr>
          <w:szCs w:val="24"/>
        </w:rPr>
        <w:t>健康咨询</w:t>
      </w:r>
      <w:r>
        <w:rPr>
          <w:szCs w:val="24"/>
        </w:rPr>
        <w:t>”</w:t>
      </w:r>
      <w:r>
        <w:rPr>
          <w:szCs w:val="24"/>
        </w:rPr>
        <w:t>。经回看原评论，前者虽然对技术能力评价较高，但主导表达是技术带来便利而非取代医生，故归入务实认可；后者以助手、报告解读和追问为核心，体现明确的支持性功能，故归入人机协同。各词簇四维编码见图</w:t>
      </w:r>
      <w:r>
        <w:rPr>
          <w:szCs w:val="24"/>
        </w:rPr>
        <w:t>7</w:t>
      </w:r>
      <w:r>
        <w:rPr>
          <w:szCs w:val="24"/>
        </w:rPr>
        <w:t>。</w:t>
      </w:r>
    </w:p>
    <w:p w14:paraId="0CCA7082"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9</w:t>
      </w:r>
      <w:r>
        <w:rPr>
          <w:rFonts w:eastAsia="黑体"/>
          <w:b/>
          <w:sz w:val="18"/>
          <w:szCs w:val="18"/>
        </w:rPr>
        <w:t xml:space="preserve">　认知模式的编码者间一致性</w:t>
      </w:r>
    </w:p>
    <w:p w14:paraId="4D4ADC9B" w14:textId="77777777" w:rsidR="00C27996" w:rsidRDefault="00000000">
      <w:pPr>
        <w:keepNext/>
        <w:spacing w:after="60"/>
        <w:jc w:val="center"/>
      </w:pPr>
      <w:r>
        <w:rPr>
          <w:rFonts w:eastAsia="Times New Roman"/>
          <w:b/>
          <w:sz w:val="18"/>
          <w:szCs w:val="18"/>
        </w:rPr>
        <w:t>Table 9　Inter-coder agreement for cognitive patterns</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1900"/>
        <w:gridCol w:w="1663"/>
        <w:gridCol w:w="1663"/>
        <w:gridCol w:w="1901"/>
        <w:gridCol w:w="2019"/>
      </w:tblGrid>
      <w:tr w:rsidR="001E30B5" w14:paraId="3A56E35F" w14:textId="77777777">
        <w:trPr>
          <w:cantSplit/>
          <w:tblHeader/>
          <w:jc w:val="center"/>
        </w:trPr>
        <w:tc>
          <w:tcPr>
            <w:tcW w:w="1814" w:type="dxa"/>
            <w:tcBorders>
              <w:top w:val="single" w:sz="12" w:space="0" w:color="000000"/>
              <w:left w:val="nil"/>
              <w:bottom w:val="single" w:sz="6" w:space="0" w:color="000000"/>
              <w:right w:val="nil"/>
            </w:tcBorders>
            <w:vAlign w:val="center"/>
          </w:tcPr>
          <w:p w14:paraId="4BFDF4AF" w14:textId="77777777" w:rsidR="001E30B5" w:rsidRDefault="00000000">
            <w:pPr>
              <w:spacing w:before="40" w:after="40" w:line="276" w:lineRule="auto"/>
              <w:jc w:val="center"/>
            </w:pPr>
            <w:r>
              <w:rPr>
                <w:rFonts w:eastAsia="黑体"/>
                <w:b/>
                <w:noProof/>
                <w:sz w:val="18"/>
                <w:szCs w:val="18"/>
              </w:rPr>
              <w:t>项目</w:t>
            </w:r>
          </w:p>
        </w:tc>
        <w:tc>
          <w:tcPr>
            <w:tcW w:w="1587" w:type="dxa"/>
            <w:tcBorders>
              <w:top w:val="single" w:sz="12" w:space="0" w:color="000000"/>
              <w:left w:val="nil"/>
              <w:bottom w:val="single" w:sz="6" w:space="0" w:color="000000"/>
              <w:right w:val="nil"/>
            </w:tcBorders>
            <w:vAlign w:val="center"/>
          </w:tcPr>
          <w:p w14:paraId="68A0B743" w14:textId="77777777" w:rsidR="001E30B5" w:rsidRDefault="00000000">
            <w:pPr>
              <w:spacing w:before="40" w:after="40" w:line="276" w:lineRule="auto"/>
              <w:jc w:val="center"/>
            </w:pPr>
            <w:r>
              <w:rPr>
                <w:rFonts w:eastAsia="黑体"/>
                <w:b/>
                <w:noProof/>
                <w:sz w:val="18"/>
                <w:szCs w:val="18"/>
              </w:rPr>
              <w:t>一致数</w:t>
            </w:r>
          </w:p>
        </w:tc>
        <w:tc>
          <w:tcPr>
            <w:tcW w:w="1587" w:type="dxa"/>
            <w:tcBorders>
              <w:top w:val="single" w:sz="12" w:space="0" w:color="000000"/>
              <w:left w:val="nil"/>
              <w:bottom w:val="single" w:sz="6" w:space="0" w:color="000000"/>
              <w:right w:val="nil"/>
            </w:tcBorders>
            <w:vAlign w:val="center"/>
          </w:tcPr>
          <w:p w14:paraId="78A36F6F" w14:textId="77777777" w:rsidR="001E30B5" w:rsidRDefault="00000000">
            <w:pPr>
              <w:spacing w:before="40" w:after="40" w:line="276" w:lineRule="auto"/>
              <w:jc w:val="center"/>
            </w:pPr>
            <w:r>
              <w:rPr>
                <w:rFonts w:eastAsia="黑体"/>
                <w:b/>
                <w:noProof/>
                <w:sz w:val="18"/>
                <w:szCs w:val="18"/>
              </w:rPr>
              <w:t>总数</w:t>
            </w:r>
          </w:p>
        </w:tc>
        <w:tc>
          <w:tcPr>
            <w:tcW w:w="1814" w:type="dxa"/>
            <w:tcBorders>
              <w:top w:val="single" w:sz="12" w:space="0" w:color="000000"/>
              <w:left w:val="nil"/>
              <w:bottom w:val="single" w:sz="6" w:space="0" w:color="000000"/>
              <w:right w:val="nil"/>
            </w:tcBorders>
            <w:vAlign w:val="center"/>
          </w:tcPr>
          <w:p w14:paraId="30F6FD52" w14:textId="77777777" w:rsidR="001E30B5" w:rsidRDefault="00000000">
            <w:pPr>
              <w:spacing w:before="40" w:after="40" w:line="276" w:lineRule="auto"/>
              <w:jc w:val="center"/>
            </w:pPr>
            <w:r>
              <w:rPr>
                <w:rFonts w:eastAsia="黑体"/>
                <w:b/>
                <w:noProof/>
                <w:sz w:val="18"/>
                <w:szCs w:val="18"/>
              </w:rPr>
              <w:t>一致率</w:t>
            </w:r>
            <w:r>
              <w:rPr>
                <w:rFonts w:eastAsia="黑体"/>
                <w:b/>
                <w:noProof/>
                <w:sz w:val="18"/>
                <w:szCs w:val="18"/>
              </w:rPr>
              <w:t>/%</w:t>
            </w:r>
          </w:p>
        </w:tc>
        <w:tc>
          <w:tcPr>
            <w:tcW w:w="1927" w:type="dxa"/>
            <w:tcBorders>
              <w:top w:val="single" w:sz="12" w:space="0" w:color="000000"/>
              <w:left w:val="nil"/>
              <w:bottom w:val="single" w:sz="6" w:space="0" w:color="000000"/>
              <w:right w:val="nil"/>
            </w:tcBorders>
            <w:vAlign w:val="center"/>
          </w:tcPr>
          <w:p w14:paraId="0E610058" w14:textId="77777777" w:rsidR="001E30B5" w:rsidRDefault="00000000">
            <w:pPr>
              <w:spacing w:before="40" w:after="40" w:line="276" w:lineRule="auto"/>
              <w:jc w:val="center"/>
            </w:pPr>
            <w:r>
              <w:rPr>
                <w:rFonts w:eastAsia="黑体"/>
                <w:b/>
                <w:noProof/>
                <w:sz w:val="18"/>
                <w:szCs w:val="18"/>
              </w:rPr>
              <w:t>Cohen’s κ</w:t>
            </w:r>
          </w:p>
        </w:tc>
      </w:tr>
      <w:tr w:rsidR="001E30B5" w14:paraId="7E411E38" w14:textId="77777777">
        <w:trPr>
          <w:cantSplit/>
          <w:jc w:val="center"/>
        </w:trPr>
        <w:tc>
          <w:tcPr>
            <w:tcW w:w="1814" w:type="dxa"/>
            <w:tcBorders>
              <w:top w:val="nil"/>
              <w:left w:val="nil"/>
              <w:bottom w:val="single" w:sz="12" w:space="0" w:color="000000"/>
              <w:right w:val="nil"/>
            </w:tcBorders>
            <w:vAlign w:val="center"/>
          </w:tcPr>
          <w:p w14:paraId="325D7E37" w14:textId="77777777" w:rsidR="001E30B5" w:rsidRDefault="00000000">
            <w:pPr>
              <w:spacing w:before="40" w:after="40" w:line="276" w:lineRule="auto"/>
              <w:jc w:val="center"/>
            </w:pPr>
            <w:r>
              <w:rPr>
                <w:noProof/>
                <w:sz w:val="18"/>
                <w:szCs w:val="18"/>
              </w:rPr>
              <w:t>认知模式</w:t>
            </w:r>
          </w:p>
        </w:tc>
        <w:tc>
          <w:tcPr>
            <w:tcW w:w="1587" w:type="dxa"/>
            <w:tcBorders>
              <w:top w:val="nil"/>
              <w:left w:val="nil"/>
              <w:bottom w:val="single" w:sz="12" w:space="0" w:color="000000"/>
              <w:right w:val="nil"/>
            </w:tcBorders>
            <w:vAlign w:val="center"/>
          </w:tcPr>
          <w:p w14:paraId="47BFE17E" w14:textId="77777777" w:rsidR="001E30B5" w:rsidRDefault="00000000">
            <w:pPr>
              <w:spacing w:before="40" w:after="40" w:line="276" w:lineRule="auto"/>
              <w:jc w:val="center"/>
            </w:pPr>
            <w:r>
              <w:rPr>
                <w:noProof/>
                <w:sz w:val="18"/>
                <w:szCs w:val="18"/>
              </w:rPr>
              <w:t>12</w:t>
            </w:r>
          </w:p>
        </w:tc>
        <w:tc>
          <w:tcPr>
            <w:tcW w:w="1587" w:type="dxa"/>
            <w:tcBorders>
              <w:top w:val="nil"/>
              <w:left w:val="nil"/>
              <w:bottom w:val="single" w:sz="12" w:space="0" w:color="000000"/>
              <w:right w:val="nil"/>
            </w:tcBorders>
            <w:vAlign w:val="center"/>
          </w:tcPr>
          <w:p w14:paraId="273A6CA0" w14:textId="77777777" w:rsidR="001E30B5" w:rsidRDefault="00000000">
            <w:pPr>
              <w:spacing w:before="40" w:after="40" w:line="276" w:lineRule="auto"/>
              <w:jc w:val="center"/>
            </w:pPr>
            <w:r>
              <w:rPr>
                <w:noProof/>
                <w:sz w:val="18"/>
                <w:szCs w:val="18"/>
              </w:rPr>
              <w:t>14</w:t>
            </w:r>
          </w:p>
        </w:tc>
        <w:tc>
          <w:tcPr>
            <w:tcW w:w="1814" w:type="dxa"/>
            <w:tcBorders>
              <w:top w:val="nil"/>
              <w:left w:val="nil"/>
              <w:bottom w:val="single" w:sz="12" w:space="0" w:color="000000"/>
              <w:right w:val="nil"/>
            </w:tcBorders>
            <w:vAlign w:val="center"/>
          </w:tcPr>
          <w:p w14:paraId="07660567" w14:textId="77777777" w:rsidR="001E30B5" w:rsidRDefault="00000000">
            <w:pPr>
              <w:spacing w:before="40" w:after="40" w:line="276" w:lineRule="auto"/>
              <w:jc w:val="center"/>
            </w:pPr>
            <w:r>
              <w:rPr>
                <w:noProof/>
                <w:sz w:val="18"/>
                <w:szCs w:val="18"/>
              </w:rPr>
              <w:t>85.7</w:t>
            </w:r>
          </w:p>
        </w:tc>
        <w:tc>
          <w:tcPr>
            <w:tcW w:w="1927" w:type="dxa"/>
            <w:tcBorders>
              <w:top w:val="nil"/>
              <w:left w:val="nil"/>
              <w:bottom w:val="single" w:sz="12" w:space="0" w:color="000000"/>
              <w:right w:val="nil"/>
            </w:tcBorders>
            <w:vAlign w:val="center"/>
          </w:tcPr>
          <w:p w14:paraId="6FE9FAA2" w14:textId="77777777" w:rsidR="001E30B5" w:rsidRDefault="00000000">
            <w:pPr>
              <w:spacing w:before="40" w:after="40" w:line="276" w:lineRule="auto"/>
              <w:jc w:val="center"/>
            </w:pPr>
            <w:r>
              <w:rPr>
                <w:noProof/>
                <w:sz w:val="18"/>
                <w:szCs w:val="18"/>
              </w:rPr>
              <w:t>0.797</w:t>
            </w:r>
          </w:p>
        </w:tc>
      </w:tr>
    </w:tbl>
    <w:p w14:paraId="233156D6" w14:textId="77777777" w:rsidR="001E30B5" w:rsidRDefault="00000000">
      <w:pPr>
        <w:keepNext/>
        <w:keepLines/>
        <w:spacing w:before="120"/>
        <w:jc w:val="center"/>
      </w:pPr>
      <w:r>
        <w:rPr>
          <w:noProof/>
        </w:rPr>
        <w:drawing>
          <wp:inline distT="0" distB="0" distL="0" distR="0" wp14:anchorId="453D965B" wp14:editId="66BDEAB6">
            <wp:extent cx="5220000" cy="43663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四维编码热图.png"/>
                    <pic:cNvPicPr/>
                  </pic:nvPicPr>
                  <pic:blipFill>
                    <a:blip r:embed="rId14"/>
                    <a:stretch>
                      <a:fillRect/>
                    </a:stretch>
                  </pic:blipFill>
                  <pic:spPr>
                    <a:xfrm>
                      <a:off x="0" y="0"/>
                      <a:ext cx="5220000" cy="4366376"/>
                    </a:xfrm>
                    <a:prstGeom prst="rect">
                      <a:avLst/>
                    </a:prstGeom>
                  </pic:spPr>
                </pic:pic>
              </a:graphicData>
            </a:graphic>
          </wp:inline>
        </w:drawing>
      </w:r>
    </w:p>
    <w:p w14:paraId="36DD1966" w14:textId="77777777" w:rsidR="001E30B5" w:rsidRDefault="00000000">
      <w:pPr>
        <w:keepNext/>
        <w:keepLines/>
        <w:spacing w:before="60"/>
        <w:jc w:val="center"/>
      </w:pPr>
      <w:r>
        <w:rPr>
          <w:sz w:val="18"/>
          <w:szCs w:val="18"/>
        </w:rPr>
        <w:t>图</w:t>
      </w:r>
      <w:r>
        <w:rPr>
          <w:sz w:val="18"/>
          <w:szCs w:val="18"/>
        </w:rPr>
        <w:t>7</w:t>
      </w:r>
      <w:r>
        <w:rPr>
          <w:sz w:val="18"/>
          <w:szCs w:val="18"/>
        </w:rPr>
        <w:t xml:space="preserve">　</w:t>
      </w:r>
      <w:r>
        <w:rPr>
          <w:sz w:val="18"/>
          <w:szCs w:val="18"/>
        </w:rPr>
        <w:t>14</w:t>
      </w:r>
      <w:r>
        <w:rPr>
          <w:sz w:val="18"/>
          <w:szCs w:val="18"/>
        </w:rPr>
        <w:t>个词簇的四维认知编码</w:t>
      </w:r>
    </w:p>
    <w:p w14:paraId="5B2426BC" w14:textId="77777777" w:rsidR="00C27996" w:rsidRDefault="00000000">
      <w:pPr>
        <w:spacing w:after="120"/>
        <w:jc w:val="center"/>
      </w:pPr>
      <w:r>
        <w:rPr>
          <w:rFonts w:eastAsia="Times New Roman"/>
          <w:sz w:val="18"/>
          <w:szCs w:val="18"/>
        </w:rPr>
        <w:t xml:space="preserve">Fig. 7　Four-dimensional cognitive coding of </w:t>
      </w:r>
      <w:proofErr w:type="gramStart"/>
      <w:r>
        <w:rPr>
          <w:rFonts w:eastAsia="Times New Roman"/>
          <w:sz w:val="18"/>
          <w:szCs w:val="18"/>
        </w:rPr>
        <w:t>14 word</w:t>
      </w:r>
      <w:proofErr w:type="gramEnd"/>
      <w:r>
        <w:rPr>
          <w:rFonts w:eastAsia="Times New Roman"/>
          <w:sz w:val="18"/>
          <w:szCs w:val="18"/>
        </w:rPr>
        <w:t xml:space="preserve"> clusters</w:t>
      </w:r>
    </w:p>
    <w:p w14:paraId="14EEDB7B" w14:textId="77777777" w:rsidR="001E30B5" w:rsidRDefault="00000000">
      <w:pPr>
        <w:ind w:firstLine="480"/>
        <w:jc w:val="both"/>
      </w:pPr>
      <w:r>
        <w:rPr>
          <w:szCs w:val="24"/>
        </w:rPr>
        <w:t>五种模式并非由态度类别直接命名，而是按照</w:t>
      </w:r>
      <w:r>
        <w:rPr>
          <w:szCs w:val="24"/>
        </w:rPr>
        <w:t>“</w:t>
      </w:r>
      <w:r>
        <w:rPr>
          <w:szCs w:val="24"/>
        </w:rPr>
        <w:t>来源词簇</w:t>
      </w:r>
      <w:r>
        <w:rPr>
          <w:szCs w:val="24"/>
        </w:rPr>
        <w:t>—</w:t>
      </w:r>
      <w:r>
        <w:rPr>
          <w:szCs w:val="24"/>
        </w:rPr>
        <w:t>四维配置</w:t>
      </w:r>
      <w:r>
        <w:rPr>
          <w:szCs w:val="24"/>
        </w:rPr>
        <w:t>—</w:t>
      </w:r>
      <w:r>
        <w:rPr>
          <w:szCs w:val="24"/>
        </w:rPr>
        <w:t>核心逻辑</w:t>
      </w:r>
      <w:r>
        <w:rPr>
          <w:szCs w:val="24"/>
        </w:rPr>
        <w:t>”</w:t>
      </w:r>
      <w:r>
        <w:rPr>
          <w:szCs w:val="24"/>
        </w:rPr>
        <w:t>逐级归纳（表</w:t>
      </w:r>
      <w:r>
        <w:rPr>
          <w:szCs w:val="24"/>
        </w:rPr>
        <w:t>10</w:t>
      </w:r>
      <w:r>
        <w:rPr>
          <w:szCs w:val="24"/>
        </w:rPr>
        <w:t>）。第一，积极簇</w:t>
      </w:r>
      <w:r>
        <w:rPr>
          <w:szCs w:val="24"/>
        </w:rPr>
        <w:t>1</w:t>
      </w:r>
      <w:r>
        <w:rPr>
          <w:szCs w:val="24"/>
        </w:rPr>
        <w:t>同时呈现能力高估、医生弱化、风险忽视和人机</w:t>
      </w:r>
      <w:r>
        <w:rPr>
          <w:szCs w:val="24"/>
        </w:rPr>
        <w:lastRenderedPageBreak/>
        <w:t>替代，形成以技术独立胜任为核心的技术崇拜型。第二，积极簇</w:t>
      </w:r>
      <w:r>
        <w:rPr>
          <w:szCs w:val="24"/>
        </w:rPr>
        <w:t>2</w:t>
      </w:r>
      <w:r>
        <w:rPr>
          <w:szCs w:val="24"/>
        </w:rPr>
        <w:t>和簇</w:t>
      </w:r>
      <w:r>
        <w:rPr>
          <w:szCs w:val="24"/>
        </w:rPr>
        <w:t>4</w:t>
      </w:r>
      <w:r>
        <w:rPr>
          <w:szCs w:val="24"/>
        </w:rPr>
        <w:t>聚焦问诊购药便利及技术前景，二者在能力评价和人机关系编码上并不完全相同，但共同弱化医生角色、较少讨论风险，且主要按照现实功能与发展收益评价技术，故归为务实认可型。第三，积极簇</w:t>
      </w:r>
      <w:r>
        <w:rPr>
          <w:szCs w:val="24"/>
        </w:rPr>
        <w:t>3</w:t>
      </w:r>
      <w:r>
        <w:rPr>
          <w:szCs w:val="24"/>
        </w:rPr>
        <w:t>、簇</w:t>
      </w:r>
      <w:r>
        <w:rPr>
          <w:szCs w:val="24"/>
        </w:rPr>
        <w:t>5</w:t>
      </w:r>
      <w:r>
        <w:rPr>
          <w:szCs w:val="24"/>
        </w:rPr>
        <w:t>与中立组五个词簇均将</w:t>
      </w:r>
      <w:r>
        <w:rPr>
          <w:szCs w:val="24"/>
        </w:rPr>
        <w:t>AI</w:t>
      </w:r>
      <w:r>
        <w:rPr>
          <w:szCs w:val="24"/>
        </w:rPr>
        <w:t>定位为助手、参考或信息处理工具，并保留医生的专业判断，构成人机协同型；其中积极簇风险关注较弱，中立簇则更明确正视边界，说明同一模式内部仍存在态度差异。</w:t>
      </w:r>
    </w:p>
    <w:p w14:paraId="2A66C7B7" w14:textId="77777777" w:rsidR="001E30B5" w:rsidRDefault="00000000">
      <w:pPr>
        <w:ind w:firstLine="480"/>
        <w:jc w:val="both"/>
      </w:pPr>
      <w:r>
        <w:rPr>
          <w:szCs w:val="24"/>
        </w:rPr>
        <w:t>第四，消极簇</w:t>
      </w:r>
      <w:r>
        <w:rPr>
          <w:szCs w:val="24"/>
        </w:rPr>
        <w:t>1</w:t>
      </w:r>
      <w:r>
        <w:rPr>
          <w:szCs w:val="24"/>
        </w:rPr>
        <w:t>、簇</w:t>
      </w:r>
      <w:r>
        <w:rPr>
          <w:szCs w:val="24"/>
        </w:rPr>
        <w:t>2</w:t>
      </w:r>
      <w:r>
        <w:rPr>
          <w:szCs w:val="24"/>
        </w:rPr>
        <w:t>和簇</w:t>
      </w:r>
      <w:r>
        <w:rPr>
          <w:szCs w:val="24"/>
        </w:rPr>
        <w:t>4</w:t>
      </w:r>
      <w:r>
        <w:rPr>
          <w:szCs w:val="24"/>
        </w:rPr>
        <w:t>以能力低估、医生强化或人机排斥为主，核心问题是</w:t>
      </w:r>
      <w:r>
        <w:rPr>
          <w:szCs w:val="24"/>
        </w:rPr>
        <w:t>“</w:t>
      </w:r>
      <w:r>
        <w:rPr>
          <w:szCs w:val="24"/>
        </w:rPr>
        <w:t>不敢用、不能用或担心被替代</w:t>
      </w:r>
      <w:r>
        <w:rPr>
          <w:szCs w:val="24"/>
        </w:rPr>
        <w:t>”</w:t>
      </w:r>
      <w:r>
        <w:rPr>
          <w:szCs w:val="24"/>
        </w:rPr>
        <w:t>，因而归为技术恐惧型。第五，消极簇</w:t>
      </w:r>
      <w:r>
        <w:rPr>
          <w:szCs w:val="24"/>
        </w:rPr>
        <w:t>3</w:t>
      </w:r>
      <w:r>
        <w:rPr>
          <w:szCs w:val="24"/>
        </w:rPr>
        <w:t>虽然同样呈现能力低估、医生强化和人机排斥，但与前三簇</w:t>
      </w:r>
      <w:r>
        <w:rPr>
          <w:szCs w:val="24"/>
        </w:rPr>
        <w:t>“</w:t>
      </w:r>
      <w:r>
        <w:rPr>
          <w:szCs w:val="24"/>
        </w:rPr>
        <w:t>夸大风险</w:t>
      </w:r>
      <w:r>
        <w:rPr>
          <w:szCs w:val="24"/>
        </w:rPr>
        <w:t>”</w:t>
      </w:r>
      <w:r>
        <w:rPr>
          <w:szCs w:val="24"/>
        </w:rPr>
        <w:t>的配置不同，其风险维度被编码为</w:t>
      </w:r>
      <w:r>
        <w:rPr>
          <w:szCs w:val="24"/>
        </w:rPr>
        <w:t>“</w:t>
      </w:r>
      <w:r>
        <w:rPr>
          <w:szCs w:val="24"/>
        </w:rPr>
        <w:t>正视</w:t>
      </w:r>
      <w:r>
        <w:rPr>
          <w:szCs w:val="24"/>
        </w:rPr>
        <w:t>”</w:t>
      </w:r>
      <w:r>
        <w:rPr>
          <w:szCs w:val="24"/>
        </w:rPr>
        <w:t>，主导话语集中于误诊责任和可追溯性，因此单列为风险责任型。这种划分说明，积极态度内部存在崇拜、功能认可和协作三种逻辑，消极态度内部也必须区分以能力否定为主的排斥与以制度问责为主的排斥。人机协同型包含</w:t>
      </w:r>
      <w:r>
        <w:rPr>
          <w:szCs w:val="24"/>
        </w:rPr>
        <w:t>7</w:t>
      </w:r>
      <w:r>
        <w:rPr>
          <w:szCs w:val="24"/>
        </w:rPr>
        <w:t>个词簇，但簇数不代表评论占比；五种模式的比较旨在揭示公共话语中的典型配置，而非估计人群规模。</w:t>
      </w:r>
    </w:p>
    <w:p w14:paraId="44087CA4"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10</w:t>
      </w:r>
      <w:r>
        <w:rPr>
          <w:rFonts w:eastAsia="黑体"/>
          <w:b/>
          <w:sz w:val="18"/>
          <w:szCs w:val="18"/>
        </w:rPr>
        <w:t xml:space="preserve">　五种认知模式</w:t>
      </w:r>
    </w:p>
    <w:p w14:paraId="14A26C28" w14:textId="77777777" w:rsidR="00C27996" w:rsidRDefault="00000000">
      <w:pPr>
        <w:keepNext/>
        <w:spacing w:after="60"/>
        <w:jc w:val="center"/>
      </w:pPr>
      <w:r>
        <w:rPr>
          <w:rFonts w:eastAsia="Times New Roman"/>
          <w:b/>
          <w:sz w:val="18"/>
          <w:szCs w:val="18"/>
        </w:rPr>
        <w:t>Table 10　Five cognitive patterns</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1352"/>
        <w:gridCol w:w="846"/>
        <w:gridCol w:w="3521"/>
        <w:gridCol w:w="1497"/>
        <w:gridCol w:w="1930"/>
      </w:tblGrid>
      <w:tr w:rsidR="001E30B5" w14:paraId="5FDF421E" w14:textId="77777777">
        <w:trPr>
          <w:cantSplit/>
          <w:tblHeader/>
          <w:jc w:val="center"/>
        </w:trPr>
        <w:tc>
          <w:tcPr>
            <w:tcW w:w="2041" w:type="dxa"/>
            <w:tcBorders>
              <w:top w:val="single" w:sz="12" w:space="0" w:color="000000"/>
              <w:left w:val="nil"/>
              <w:bottom w:val="single" w:sz="6" w:space="0" w:color="000000"/>
              <w:right w:val="nil"/>
            </w:tcBorders>
            <w:vAlign w:val="center"/>
          </w:tcPr>
          <w:p w14:paraId="361C066F" w14:textId="77777777" w:rsidR="00C27996" w:rsidRDefault="00000000">
            <w:pPr>
              <w:spacing w:before="40" w:after="40" w:line="276" w:lineRule="auto"/>
              <w:jc w:val="center"/>
            </w:pPr>
            <w:r>
              <w:rPr>
                <w:rFonts w:eastAsia="黑体"/>
                <w:b/>
                <w:sz w:val="18"/>
                <w:szCs w:val="18"/>
              </w:rPr>
              <w:t>认知模式</w:t>
            </w:r>
          </w:p>
        </w:tc>
        <w:tc>
          <w:tcPr>
            <w:tcW w:w="1247" w:type="dxa"/>
            <w:tcBorders>
              <w:top w:val="single" w:sz="12" w:space="0" w:color="000000"/>
              <w:left w:val="nil"/>
              <w:bottom w:val="single" w:sz="6" w:space="0" w:color="000000"/>
              <w:right w:val="nil"/>
            </w:tcBorders>
            <w:vAlign w:val="center"/>
          </w:tcPr>
          <w:p w14:paraId="6C2FAA3C" w14:textId="77777777" w:rsidR="00C27996" w:rsidRDefault="00000000">
            <w:pPr>
              <w:spacing w:before="40" w:after="40" w:line="276" w:lineRule="auto"/>
              <w:jc w:val="center"/>
            </w:pPr>
            <w:r>
              <w:rPr>
                <w:rFonts w:eastAsia="黑体"/>
                <w:b/>
                <w:sz w:val="18"/>
                <w:szCs w:val="18"/>
              </w:rPr>
              <w:t>簇数</w:t>
            </w:r>
          </w:p>
        </w:tc>
        <w:tc>
          <w:tcPr>
            <w:tcW w:w="5443" w:type="dxa"/>
            <w:tcBorders>
              <w:top w:val="single" w:sz="12" w:space="0" w:color="000000"/>
              <w:left w:val="nil"/>
              <w:bottom w:val="single" w:sz="6" w:space="0" w:color="000000"/>
              <w:right w:val="nil"/>
            </w:tcBorders>
            <w:vAlign w:val="center"/>
          </w:tcPr>
          <w:p w14:paraId="7BA2BECC" w14:textId="77777777" w:rsidR="00C27996" w:rsidRDefault="00000000">
            <w:pPr>
              <w:spacing w:before="40" w:after="40" w:line="276" w:lineRule="auto"/>
              <w:jc w:val="center"/>
            </w:pPr>
            <w:r>
              <w:rPr>
                <w:rFonts w:eastAsia="黑体"/>
                <w:b/>
                <w:sz w:val="18"/>
                <w:szCs w:val="18"/>
              </w:rPr>
              <w:t>来源词簇</w:t>
            </w:r>
          </w:p>
        </w:tc>
        <w:tc>
          <w:tcPr>
            <w:tcW w:w="2268" w:type="dxa"/>
            <w:tcBorders>
              <w:top w:val="single" w:sz="12" w:space="0" w:color="000000"/>
              <w:left w:val="nil"/>
              <w:bottom w:val="single" w:sz="6" w:space="0" w:color="000000"/>
              <w:right w:val="nil"/>
            </w:tcBorders>
            <w:vAlign w:val="center"/>
          </w:tcPr>
          <w:p w14:paraId="2D7E93D1" w14:textId="77777777" w:rsidR="00C27996" w:rsidRDefault="00000000">
            <w:pPr>
              <w:spacing w:before="40" w:after="40" w:line="276" w:lineRule="auto"/>
              <w:jc w:val="center"/>
            </w:pPr>
            <w:r>
              <w:rPr>
                <w:rFonts w:eastAsia="黑体"/>
                <w:b/>
                <w:sz w:val="18"/>
                <w:szCs w:val="18"/>
              </w:rPr>
              <w:t>主导四维配置</w:t>
            </w:r>
          </w:p>
        </w:tc>
        <w:tc>
          <w:tcPr>
            <w:tcW w:w="2948" w:type="dxa"/>
            <w:tcBorders>
              <w:top w:val="single" w:sz="12" w:space="0" w:color="000000"/>
              <w:left w:val="nil"/>
              <w:bottom w:val="single" w:sz="6" w:space="0" w:color="000000"/>
              <w:right w:val="nil"/>
            </w:tcBorders>
            <w:vAlign w:val="center"/>
          </w:tcPr>
          <w:p w14:paraId="6BF98E91" w14:textId="77777777" w:rsidR="00C27996" w:rsidRDefault="00000000">
            <w:pPr>
              <w:spacing w:before="40" w:after="40" w:line="276" w:lineRule="auto"/>
              <w:jc w:val="center"/>
            </w:pPr>
            <w:r>
              <w:rPr>
                <w:rFonts w:eastAsia="黑体"/>
                <w:b/>
                <w:sz w:val="18"/>
                <w:szCs w:val="18"/>
              </w:rPr>
              <w:t>识别逻辑</w:t>
            </w:r>
          </w:p>
        </w:tc>
      </w:tr>
      <w:tr w:rsidR="001E30B5" w14:paraId="2512659B" w14:textId="77777777">
        <w:trPr>
          <w:cantSplit/>
          <w:jc w:val="center"/>
        </w:trPr>
        <w:tc>
          <w:tcPr>
            <w:tcW w:w="2041" w:type="dxa"/>
            <w:tcBorders>
              <w:top w:val="nil"/>
              <w:left w:val="nil"/>
              <w:bottom w:val="nil"/>
              <w:right w:val="nil"/>
            </w:tcBorders>
            <w:vAlign w:val="center"/>
          </w:tcPr>
          <w:p w14:paraId="12F8530A" w14:textId="77777777" w:rsidR="00C27996" w:rsidRDefault="00000000">
            <w:pPr>
              <w:spacing w:before="40" w:after="40" w:line="276" w:lineRule="auto"/>
            </w:pPr>
            <w:r>
              <w:rPr>
                <w:sz w:val="18"/>
                <w:szCs w:val="18"/>
              </w:rPr>
              <w:t>技术崇拜型</w:t>
            </w:r>
          </w:p>
        </w:tc>
        <w:tc>
          <w:tcPr>
            <w:tcW w:w="1247" w:type="dxa"/>
            <w:tcBorders>
              <w:top w:val="nil"/>
              <w:left w:val="nil"/>
              <w:bottom w:val="nil"/>
              <w:right w:val="nil"/>
            </w:tcBorders>
            <w:vAlign w:val="center"/>
          </w:tcPr>
          <w:p w14:paraId="5B966DD0" w14:textId="77777777" w:rsidR="00C27996" w:rsidRDefault="00000000">
            <w:pPr>
              <w:spacing w:before="40" w:after="40" w:line="276" w:lineRule="auto"/>
            </w:pPr>
            <w:r>
              <w:rPr>
                <w:sz w:val="18"/>
                <w:szCs w:val="18"/>
              </w:rPr>
              <w:t>1</w:t>
            </w:r>
          </w:p>
        </w:tc>
        <w:tc>
          <w:tcPr>
            <w:tcW w:w="5443" w:type="dxa"/>
            <w:tcBorders>
              <w:top w:val="nil"/>
              <w:left w:val="nil"/>
              <w:bottom w:val="nil"/>
              <w:right w:val="nil"/>
            </w:tcBorders>
            <w:vAlign w:val="center"/>
          </w:tcPr>
          <w:p w14:paraId="34FFB3D5" w14:textId="77777777" w:rsidR="00C27996" w:rsidRDefault="00000000">
            <w:pPr>
              <w:spacing w:before="40" w:after="40" w:line="276" w:lineRule="auto"/>
            </w:pPr>
            <w:r>
              <w:rPr>
                <w:sz w:val="18"/>
                <w:szCs w:val="18"/>
              </w:rPr>
              <w:t>积极簇</w:t>
            </w:r>
            <w:r>
              <w:rPr>
                <w:sz w:val="18"/>
                <w:szCs w:val="18"/>
              </w:rPr>
              <w:t>1</w:t>
            </w:r>
          </w:p>
        </w:tc>
        <w:tc>
          <w:tcPr>
            <w:tcW w:w="2268" w:type="dxa"/>
            <w:tcBorders>
              <w:top w:val="nil"/>
              <w:left w:val="nil"/>
              <w:bottom w:val="nil"/>
              <w:right w:val="nil"/>
            </w:tcBorders>
            <w:vAlign w:val="center"/>
          </w:tcPr>
          <w:p w14:paraId="50A2C21A" w14:textId="77777777" w:rsidR="00C27996" w:rsidRDefault="00000000">
            <w:pPr>
              <w:spacing w:before="40" w:after="40" w:line="276" w:lineRule="auto"/>
            </w:pPr>
            <w:r>
              <w:rPr>
                <w:sz w:val="18"/>
                <w:szCs w:val="18"/>
              </w:rPr>
              <w:t>高估</w:t>
            </w:r>
            <w:r>
              <w:rPr>
                <w:sz w:val="18"/>
                <w:szCs w:val="18"/>
              </w:rPr>
              <w:t>—</w:t>
            </w:r>
            <w:r>
              <w:rPr>
                <w:sz w:val="18"/>
                <w:szCs w:val="18"/>
              </w:rPr>
              <w:t>弱化</w:t>
            </w:r>
            <w:r>
              <w:rPr>
                <w:sz w:val="18"/>
                <w:szCs w:val="18"/>
              </w:rPr>
              <w:t>—</w:t>
            </w:r>
            <w:r>
              <w:rPr>
                <w:sz w:val="18"/>
                <w:szCs w:val="18"/>
              </w:rPr>
              <w:t>忽视</w:t>
            </w:r>
            <w:r>
              <w:rPr>
                <w:sz w:val="18"/>
                <w:szCs w:val="18"/>
              </w:rPr>
              <w:t>—</w:t>
            </w:r>
            <w:r>
              <w:rPr>
                <w:sz w:val="18"/>
                <w:szCs w:val="18"/>
              </w:rPr>
              <w:t>替代</w:t>
            </w:r>
          </w:p>
        </w:tc>
        <w:tc>
          <w:tcPr>
            <w:tcW w:w="2948" w:type="dxa"/>
            <w:tcBorders>
              <w:top w:val="nil"/>
              <w:left w:val="nil"/>
              <w:bottom w:val="nil"/>
              <w:right w:val="nil"/>
            </w:tcBorders>
            <w:vAlign w:val="center"/>
          </w:tcPr>
          <w:p w14:paraId="0EFD437A" w14:textId="77777777" w:rsidR="00C27996" w:rsidRDefault="00000000">
            <w:pPr>
              <w:spacing w:before="40" w:after="40" w:line="276" w:lineRule="auto"/>
            </w:pPr>
            <w:r>
              <w:rPr>
                <w:sz w:val="18"/>
                <w:szCs w:val="18"/>
              </w:rPr>
              <w:t>将专业、流畅等体验外推为独立诊疗能力</w:t>
            </w:r>
          </w:p>
        </w:tc>
      </w:tr>
      <w:tr w:rsidR="001E30B5" w14:paraId="6F3744EF" w14:textId="77777777">
        <w:trPr>
          <w:cantSplit/>
          <w:jc w:val="center"/>
        </w:trPr>
        <w:tc>
          <w:tcPr>
            <w:tcW w:w="2041" w:type="dxa"/>
            <w:tcBorders>
              <w:top w:val="nil"/>
              <w:left w:val="nil"/>
              <w:bottom w:val="nil"/>
              <w:right w:val="nil"/>
            </w:tcBorders>
            <w:vAlign w:val="center"/>
          </w:tcPr>
          <w:p w14:paraId="4DD0AD52" w14:textId="77777777" w:rsidR="00C27996" w:rsidRDefault="00000000">
            <w:pPr>
              <w:spacing w:before="40" w:after="40" w:line="276" w:lineRule="auto"/>
            </w:pPr>
            <w:r>
              <w:rPr>
                <w:sz w:val="18"/>
                <w:szCs w:val="18"/>
              </w:rPr>
              <w:t>务实认可型</w:t>
            </w:r>
          </w:p>
        </w:tc>
        <w:tc>
          <w:tcPr>
            <w:tcW w:w="1247" w:type="dxa"/>
            <w:tcBorders>
              <w:top w:val="nil"/>
              <w:left w:val="nil"/>
              <w:bottom w:val="nil"/>
              <w:right w:val="nil"/>
            </w:tcBorders>
            <w:vAlign w:val="center"/>
          </w:tcPr>
          <w:p w14:paraId="5995FD9A" w14:textId="77777777" w:rsidR="00C27996" w:rsidRDefault="00000000">
            <w:pPr>
              <w:spacing w:before="40" w:after="40" w:line="276" w:lineRule="auto"/>
            </w:pPr>
            <w:r>
              <w:rPr>
                <w:sz w:val="18"/>
                <w:szCs w:val="18"/>
              </w:rPr>
              <w:t>2</w:t>
            </w:r>
          </w:p>
        </w:tc>
        <w:tc>
          <w:tcPr>
            <w:tcW w:w="5443" w:type="dxa"/>
            <w:tcBorders>
              <w:top w:val="nil"/>
              <w:left w:val="nil"/>
              <w:bottom w:val="nil"/>
              <w:right w:val="nil"/>
            </w:tcBorders>
            <w:vAlign w:val="center"/>
          </w:tcPr>
          <w:p w14:paraId="6A2EDC7A" w14:textId="77777777" w:rsidR="00C27996" w:rsidRDefault="00000000">
            <w:pPr>
              <w:spacing w:before="40" w:after="40" w:line="276" w:lineRule="auto"/>
            </w:pPr>
            <w:r>
              <w:rPr>
                <w:sz w:val="18"/>
                <w:szCs w:val="18"/>
              </w:rPr>
              <w:t>积极簇</w:t>
            </w:r>
            <w:r>
              <w:rPr>
                <w:sz w:val="18"/>
                <w:szCs w:val="18"/>
              </w:rPr>
              <w:t>2</w:t>
            </w:r>
            <w:r>
              <w:rPr>
                <w:sz w:val="18"/>
                <w:szCs w:val="18"/>
              </w:rPr>
              <w:t>、</w:t>
            </w:r>
            <w:r>
              <w:rPr>
                <w:sz w:val="18"/>
                <w:szCs w:val="18"/>
              </w:rPr>
              <w:t>4</w:t>
            </w:r>
          </w:p>
        </w:tc>
        <w:tc>
          <w:tcPr>
            <w:tcW w:w="2268" w:type="dxa"/>
            <w:tcBorders>
              <w:top w:val="nil"/>
              <w:left w:val="nil"/>
              <w:bottom w:val="nil"/>
              <w:right w:val="nil"/>
            </w:tcBorders>
            <w:vAlign w:val="center"/>
          </w:tcPr>
          <w:p w14:paraId="22CD24DD" w14:textId="77777777" w:rsidR="00C27996" w:rsidRDefault="00000000">
            <w:pPr>
              <w:spacing w:before="40" w:after="40" w:line="276" w:lineRule="auto"/>
            </w:pPr>
            <w:r>
              <w:rPr>
                <w:sz w:val="18"/>
                <w:szCs w:val="18"/>
              </w:rPr>
              <w:t>合理</w:t>
            </w:r>
            <w:r>
              <w:rPr>
                <w:sz w:val="18"/>
                <w:szCs w:val="18"/>
              </w:rPr>
              <w:t>/</w:t>
            </w:r>
            <w:r>
              <w:rPr>
                <w:sz w:val="18"/>
                <w:szCs w:val="18"/>
              </w:rPr>
              <w:t>高估</w:t>
            </w:r>
            <w:r>
              <w:rPr>
                <w:sz w:val="18"/>
                <w:szCs w:val="18"/>
              </w:rPr>
              <w:t>—</w:t>
            </w:r>
            <w:r>
              <w:rPr>
                <w:sz w:val="18"/>
                <w:szCs w:val="18"/>
              </w:rPr>
              <w:t>弱化</w:t>
            </w:r>
            <w:r>
              <w:rPr>
                <w:sz w:val="18"/>
                <w:szCs w:val="18"/>
              </w:rPr>
              <w:t>—</w:t>
            </w:r>
            <w:r>
              <w:rPr>
                <w:sz w:val="18"/>
                <w:szCs w:val="18"/>
              </w:rPr>
              <w:t>忽视</w:t>
            </w:r>
            <w:r>
              <w:rPr>
                <w:sz w:val="18"/>
                <w:szCs w:val="18"/>
              </w:rPr>
              <w:t>—</w:t>
            </w:r>
            <w:r>
              <w:rPr>
                <w:sz w:val="18"/>
                <w:szCs w:val="18"/>
              </w:rPr>
              <w:t>替代</w:t>
            </w:r>
            <w:r>
              <w:rPr>
                <w:sz w:val="18"/>
                <w:szCs w:val="18"/>
              </w:rPr>
              <w:t>/</w:t>
            </w:r>
            <w:r>
              <w:rPr>
                <w:sz w:val="18"/>
                <w:szCs w:val="18"/>
              </w:rPr>
              <w:t>协同</w:t>
            </w:r>
          </w:p>
        </w:tc>
        <w:tc>
          <w:tcPr>
            <w:tcW w:w="2948" w:type="dxa"/>
            <w:tcBorders>
              <w:top w:val="nil"/>
              <w:left w:val="nil"/>
              <w:bottom w:val="nil"/>
              <w:right w:val="nil"/>
            </w:tcBorders>
            <w:vAlign w:val="center"/>
          </w:tcPr>
          <w:p w14:paraId="330C0562" w14:textId="77777777" w:rsidR="00C27996" w:rsidRDefault="00000000">
            <w:pPr>
              <w:spacing w:before="40" w:after="40" w:line="276" w:lineRule="auto"/>
            </w:pPr>
            <w:r>
              <w:rPr>
                <w:sz w:val="18"/>
                <w:szCs w:val="18"/>
              </w:rPr>
              <w:t>依据便利、可及性和技术前景评价现实功能</w:t>
            </w:r>
          </w:p>
        </w:tc>
      </w:tr>
      <w:tr w:rsidR="001E30B5" w14:paraId="14C91853" w14:textId="77777777">
        <w:trPr>
          <w:cantSplit/>
          <w:jc w:val="center"/>
        </w:trPr>
        <w:tc>
          <w:tcPr>
            <w:tcW w:w="2041" w:type="dxa"/>
            <w:tcBorders>
              <w:top w:val="nil"/>
              <w:left w:val="nil"/>
              <w:bottom w:val="nil"/>
              <w:right w:val="nil"/>
            </w:tcBorders>
            <w:vAlign w:val="center"/>
          </w:tcPr>
          <w:p w14:paraId="365C77D7" w14:textId="77777777" w:rsidR="00C27996" w:rsidRDefault="00000000">
            <w:pPr>
              <w:spacing w:before="40" w:after="40" w:line="276" w:lineRule="auto"/>
            </w:pPr>
            <w:r>
              <w:rPr>
                <w:sz w:val="18"/>
                <w:szCs w:val="18"/>
              </w:rPr>
              <w:t>人机协同型</w:t>
            </w:r>
          </w:p>
        </w:tc>
        <w:tc>
          <w:tcPr>
            <w:tcW w:w="1247" w:type="dxa"/>
            <w:tcBorders>
              <w:top w:val="nil"/>
              <w:left w:val="nil"/>
              <w:bottom w:val="nil"/>
              <w:right w:val="nil"/>
            </w:tcBorders>
            <w:vAlign w:val="center"/>
          </w:tcPr>
          <w:p w14:paraId="146E460E" w14:textId="77777777" w:rsidR="00C27996" w:rsidRDefault="00000000">
            <w:pPr>
              <w:spacing w:before="40" w:after="40" w:line="276" w:lineRule="auto"/>
            </w:pPr>
            <w:r>
              <w:rPr>
                <w:sz w:val="18"/>
                <w:szCs w:val="18"/>
              </w:rPr>
              <w:t>7</w:t>
            </w:r>
          </w:p>
        </w:tc>
        <w:tc>
          <w:tcPr>
            <w:tcW w:w="5443" w:type="dxa"/>
            <w:tcBorders>
              <w:top w:val="nil"/>
              <w:left w:val="nil"/>
              <w:bottom w:val="nil"/>
              <w:right w:val="nil"/>
            </w:tcBorders>
            <w:vAlign w:val="center"/>
          </w:tcPr>
          <w:p w14:paraId="65823D7B" w14:textId="77777777" w:rsidR="00C27996" w:rsidRDefault="00000000">
            <w:pPr>
              <w:spacing w:before="40" w:after="40" w:line="276" w:lineRule="auto"/>
            </w:pPr>
            <w:r>
              <w:rPr>
                <w:sz w:val="18"/>
                <w:szCs w:val="18"/>
              </w:rPr>
              <w:t>积极簇</w:t>
            </w:r>
            <w:r>
              <w:rPr>
                <w:sz w:val="18"/>
                <w:szCs w:val="18"/>
              </w:rPr>
              <w:t>3</w:t>
            </w:r>
            <w:r>
              <w:rPr>
                <w:sz w:val="18"/>
                <w:szCs w:val="18"/>
              </w:rPr>
              <w:t>、</w:t>
            </w:r>
            <w:r>
              <w:rPr>
                <w:sz w:val="18"/>
                <w:szCs w:val="18"/>
              </w:rPr>
              <w:t>5</w:t>
            </w:r>
            <w:r>
              <w:rPr>
                <w:sz w:val="18"/>
                <w:szCs w:val="18"/>
              </w:rPr>
              <w:t>；中立簇</w:t>
            </w:r>
            <w:r>
              <w:rPr>
                <w:sz w:val="18"/>
                <w:szCs w:val="18"/>
              </w:rPr>
              <w:t>1—5</w:t>
            </w:r>
          </w:p>
        </w:tc>
        <w:tc>
          <w:tcPr>
            <w:tcW w:w="2268" w:type="dxa"/>
            <w:tcBorders>
              <w:top w:val="nil"/>
              <w:left w:val="nil"/>
              <w:bottom w:val="nil"/>
              <w:right w:val="nil"/>
            </w:tcBorders>
            <w:vAlign w:val="center"/>
          </w:tcPr>
          <w:p w14:paraId="507D92F1" w14:textId="77777777" w:rsidR="00C27996" w:rsidRDefault="00000000">
            <w:pPr>
              <w:spacing w:before="40" w:after="40" w:line="276" w:lineRule="auto"/>
            </w:pPr>
            <w:r>
              <w:rPr>
                <w:sz w:val="18"/>
                <w:szCs w:val="18"/>
              </w:rPr>
              <w:t>合理</w:t>
            </w:r>
            <w:r>
              <w:rPr>
                <w:sz w:val="18"/>
                <w:szCs w:val="18"/>
              </w:rPr>
              <w:t>—</w:t>
            </w:r>
            <w:r>
              <w:rPr>
                <w:sz w:val="18"/>
                <w:szCs w:val="18"/>
              </w:rPr>
              <w:t>边界明确</w:t>
            </w:r>
            <w:r>
              <w:rPr>
                <w:sz w:val="18"/>
                <w:szCs w:val="18"/>
              </w:rPr>
              <w:t>—</w:t>
            </w:r>
            <w:r>
              <w:rPr>
                <w:sz w:val="18"/>
                <w:szCs w:val="18"/>
              </w:rPr>
              <w:t>忽视</w:t>
            </w:r>
            <w:r>
              <w:rPr>
                <w:sz w:val="18"/>
                <w:szCs w:val="18"/>
              </w:rPr>
              <w:t>/</w:t>
            </w:r>
            <w:r>
              <w:rPr>
                <w:sz w:val="18"/>
                <w:szCs w:val="18"/>
              </w:rPr>
              <w:t>正视</w:t>
            </w:r>
            <w:r>
              <w:rPr>
                <w:sz w:val="18"/>
                <w:szCs w:val="18"/>
              </w:rPr>
              <w:t>—</w:t>
            </w:r>
            <w:r>
              <w:rPr>
                <w:sz w:val="18"/>
                <w:szCs w:val="18"/>
              </w:rPr>
              <w:t>协同</w:t>
            </w:r>
          </w:p>
        </w:tc>
        <w:tc>
          <w:tcPr>
            <w:tcW w:w="2948" w:type="dxa"/>
            <w:tcBorders>
              <w:top w:val="nil"/>
              <w:left w:val="nil"/>
              <w:bottom w:val="nil"/>
              <w:right w:val="nil"/>
            </w:tcBorders>
            <w:vAlign w:val="center"/>
          </w:tcPr>
          <w:p w14:paraId="7C7AF9AB" w14:textId="77777777" w:rsidR="00C27996" w:rsidRDefault="00000000">
            <w:pPr>
              <w:spacing w:before="40" w:after="40" w:line="276" w:lineRule="auto"/>
            </w:pPr>
            <w:r>
              <w:rPr>
                <w:sz w:val="18"/>
                <w:szCs w:val="18"/>
              </w:rPr>
              <w:t>AI</w:t>
            </w:r>
            <w:r>
              <w:rPr>
                <w:sz w:val="18"/>
                <w:szCs w:val="18"/>
              </w:rPr>
              <w:t>承担辅助、参考和信息任务，医生保留判断</w:t>
            </w:r>
          </w:p>
        </w:tc>
      </w:tr>
      <w:tr w:rsidR="001E30B5" w14:paraId="0EFDD2DF" w14:textId="77777777">
        <w:trPr>
          <w:cantSplit/>
          <w:jc w:val="center"/>
        </w:trPr>
        <w:tc>
          <w:tcPr>
            <w:tcW w:w="2041" w:type="dxa"/>
            <w:tcBorders>
              <w:top w:val="nil"/>
              <w:left w:val="nil"/>
              <w:bottom w:val="nil"/>
              <w:right w:val="nil"/>
            </w:tcBorders>
            <w:vAlign w:val="center"/>
          </w:tcPr>
          <w:p w14:paraId="01B6DDBB" w14:textId="77777777" w:rsidR="00C27996" w:rsidRDefault="00000000">
            <w:pPr>
              <w:spacing w:before="40" w:after="40" w:line="276" w:lineRule="auto"/>
            </w:pPr>
            <w:r>
              <w:rPr>
                <w:sz w:val="18"/>
                <w:szCs w:val="18"/>
              </w:rPr>
              <w:t>技术恐惧型</w:t>
            </w:r>
          </w:p>
        </w:tc>
        <w:tc>
          <w:tcPr>
            <w:tcW w:w="1247" w:type="dxa"/>
            <w:tcBorders>
              <w:top w:val="nil"/>
              <w:left w:val="nil"/>
              <w:bottom w:val="nil"/>
              <w:right w:val="nil"/>
            </w:tcBorders>
            <w:vAlign w:val="center"/>
          </w:tcPr>
          <w:p w14:paraId="5F64FD8A" w14:textId="77777777" w:rsidR="00C27996" w:rsidRDefault="00000000">
            <w:pPr>
              <w:spacing w:before="40" w:after="40" w:line="276" w:lineRule="auto"/>
            </w:pPr>
            <w:r>
              <w:rPr>
                <w:sz w:val="18"/>
                <w:szCs w:val="18"/>
              </w:rPr>
              <w:t>3</w:t>
            </w:r>
          </w:p>
        </w:tc>
        <w:tc>
          <w:tcPr>
            <w:tcW w:w="5443" w:type="dxa"/>
            <w:tcBorders>
              <w:top w:val="nil"/>
              <w:left w:val="nil"/>
              <w:bottom w:val="nil"/>
              <w:right w:val="nil"/>
            </w:tcBorders>
            <w:vAlign w:val="center"/>
          </w:tcPr>
          <w:p w14:paraId="405F703A" w14:textId="77777777" w:rsidR="00C27996" w:rsidRDefault="00000000">
            <w:pPr>
              <w:spacing w:before="40" w:after="40" w:line="276" w:lineRule="auto"/>
            </w:pPr>
            <w:r>
              <w:rPr>
                <w:sz w:val="18"/>
                <w:szCs w:val="18"/>
              </w:rPr>
              <w:t>消极簇</w:t>
            </w:r>
            <w:r>
              <w:rPr>
                <w:sz w:val="18"/>
                <w:szCs w:val="18"/>
              </w:rPr>
              <w:t>1</w:t>
            </w:r>
            <w:r>
              <w:rPr>
                <w:sz w:val="18"/>
                <w:szCs w:val="18"/>
              </w:rPr>
              <w:t>、</w:t>
            </w:r>
            <w:r>
              <w:rPr>
                <w:sz w:val="18"/>
                <w:szCs w:val="18"/>
              </w:rPr>
              <w:t>2</w:t>
            </w:r>
            <w:r>
              <w:rPr>
                <w:sz w:val="18"/>
                <w:szCs w:val="18"/>
              </w:rPr>
              <w:t>、</w:t>
            </w:r>
            <w:r>
              <w:rPr>
                <w:sz w:val="18"/>
                <w:szCs w:val="18"/>
              </w:rPr>
              <w:t>4</w:t>
            </w:r>
          </w:p>
        </w:tc>
        <w:tc>
          <w:tcPr>
            <w:tcW w:w="2268" w:type="dxa"/>
            <w:tcBorders>
              <w:top w:val="nil"/>
              <w:left w:val="nil"/>
              <w:bottom w:val="nil"/>
              <w:right w:val="nil"/>
            </w:tcBorders>
            <w:vAlign w:val="center"/>
          </w:tcPr>
          <w:p w14:paraId="28612A6D" w14:textId="77777777" w:rsidR="00C27996" w:rsidRDefault="00000000">
            <w:pPr>
              <w:spacing w:before="40" w:after="40" w:line="276" w:lineRule="auto"/>
            </w:pPr>
            <w:r>
              <w:rPr>
                <w:sz w:val="18"/>
                <w:szCs w:val="18"/>
              </w:rPr>
              <w:t>低估</w:t>
            </w:r>
            <w:r>
              <w:rPr>
                <w:sz w:val="18"/>
                <w:szCs w:val="18"/>
              </w:rPr>
              <w:t>—</w:t>
            </w:r>
            <w:r>
              <w:rPr>
                <w:sz w:val="18"/>
                <w:szCs w:val="18"/>
              </w:rPr>
              <w:t>边界明确</w:t>
            </w:r>
            <w:r>
              <w:rPr>
                <w:sz w:val="18"/>
                <w:szCs w:val="18"/>
              </w:rPr>
              <w:t>/</w:t>
            </w:r>
            <w:r>
              <w:rPr>
                <w:sz w:val="18"/>
                <w:szCs w:val="18"/>
              </w:rPr>
              <w:t>强化</w:t>
            </w:r>
            <w:r>
              <w:rPr>
                <w:sz w:val="18"/>
                <w:szCs w:val="18"/>
              </w:rPr>
              <w:t>—</w:t>
            </w:r>
            <w:r>
              <w:rPr>
                <w:sz w:val="18"/>
                <w:szCs w:val="18"/>
              </w:rPr>
              <w:t>夸大</w:t>
            </w:r>
            <w:r>
              <w:rPr>
                <w:sz w:val="18"/>
                <w:szCs w:val="18"/>
              </w:rPr>
              <w:t>—</w:t>
            </w:r>
            <w:r>
              <w:rPr>
                <w:sz w:val="18"/>
                <w:szCs w:val="18"/>
              </w:rPr>
              <w:t>排斥</w:t>
            </w:r>
          </w:p>
        </w:tc>
        <w:tc>
          <w:tcPr>
            <w:tcW w:w="2948" w:type="dxa"/>
            <w:tcBorders>
              <w:top w:val="nil"/>
              <w:left w:val="nil"/>
              <w:bottom w:val="nil"/>
              <w:right w:val="nil"/>
            </w:tcBorders>
            <w:vAlign w:val="center"/>
          </w:tcPr>
          <w:p w14:paraId="32A56AC5" w14:textId="77777777" w:rsidR="00C27996" w:rsidRDefault="00000000">
            <w:pPr>
              <w:spacing w:before="40" w:after="40" w:line="276" w:lineRule="auto"/>
            </w:pPr>
            <w:r>
              <w:rPr>
                <w:sz w:val="18"/>
                <w:szCs w:val="18"/>
              </w:rPr>
              <w:t>由错误担忧、能力否定或替代焦虑转向拒绝</w:t>
            </w:r>
          </w:p>
        </w:tc>
      </w:tr>
      <w:tr w:rsidR="001E30B5" w14:paraId="1F10ED71" w14:textId="77777777">
        <w:trPr>
          <w:cantSplit/>
          <w:jc w:val="center"/>
        </w:trPr>
        <w:tc>
          <w:tcPr>
            <w:tcW w:w="2041" w:type="dxa"/>
            <w:tcBorders>
              <w:top w:val="nil"/>
              <w:left w:val="nil"/>
              <w:bottom w:val="single" w:sz="12" w:space="0" w:color="000000"/>
              <w:right w:val="nil"/>
            </w:tcBorders>
            <w:vAlign w:val="center"/>
          </w:tcPr>
          <w:p w14:paraId="3A8F7D8B" w14:textId="77777777" w:rsidR="00C27996" w:rsidRDefault="00000000">
            <w:pPr>
              <w:spacing w:before="40" w:after="40" w:line="276" w:lineRule="auto"/>
            </w:pPr>
            <w:r>
              <w:rPr>
                <w:sz w:val="18"/>
                <w:szCs w:val="18"/>
              </w:rPr>
              <w:t>风险责任型</w:t>
            </w:r>
          </w:p>
        </w:tc>
        <w:tc>
          <w:tcPr>
            <w:tcW w:w="1247" w:type="dxa"/>
            <w:tcBorders>
              <w:top w:val="nil"/>
              <w:left w:val="nil"/>
              <w:bottom w:val="single" w:sz="12" w:space="0" w:color="000000"/>
              <w:right w:val="nil"/>
            </w:tcBorders>
            <w:vAlign w:val="center"/>
          </w:tcPr>
          <w:p w14:paraId="2DD010BE" w14:textId="77777777" w:rsidR="00C27996" w:rsidRDefault="00000000">
            <w:pPr>
              <w:spacing w:before="40" w:after="40" w:line="276" w:lineRule="auto"/>
            </w:pPr>
            <w:r>
              <w:rPr>
                <w:sz w:val="18"/>
                <w:szCs w:val="18"/>
              </w:rPr>
              <w:t>1</w:t>
            </w:r>
          </w:p>
        </w:tc>
        <w:tc>
          <w:tcPr>
            <w:tcW w:w="5443" w:type="dxa"/>
            <w:tcBorders>
              <w:top w:val="nil"/>
              <w:left w:val="nil"/>
              <w:bottom w:val="single" w:sz="12" w:space="0" w:color="000000"/>
              <w:right w:val="nil"/>
            </w:tcBorders>
            <w:vAlign w:val="center"/>
          </w:tcPr>
          <w:p w14:paraId="221F1B4C" w14:textId="77777777" w:rsidR="00C27996" w:rsidRDefault="00000000">
            <w:pPr>
              <w:spacing w:before="40" w:after="40" w:line="276" w:lineRule="auto"/>
            </w:pPr>
            <w:r>
              <w:rPr>
                <w:sz w:val="18"/>
                <w:szCs w:val="18"/>
              </w:rPr>
              <w:t>消极簇</w:t>
            </w:r>
            <w:r>
              <w:rPr>
                <w:sz w:val="18"/>
                <w:szCs w:val="18"/>
              </w:rPr>
              <w:t>3</w:t>
            </w:r>
          </w:p>
        </w:tc>
        <w:tc>
          <w:tcPr>
            <w:tcW w:w="2268" w:type="dxa"/>
            <w:tcBorders>
              <w:top w:val="nil"/>
              <w:left w:val="nil"/>
              <w:bottom w:val="single" w:sz="12" w:space="0" w:color="000000"/>
              <w:right w:val="nil"/>
            </w:tcBorders>
            <w:vAlign w:val="center"/>
          </w:tcPr>
          <w:p w14:paraId="1E66F705" w14:textId="77777777" w:rsidR="00C27996" w:rsidRDefault="00000000">
            <w:pPr>
              <w:spacing w:before="40" w:after="40" w:line="276" w:lineRule="auto"/>
            </w:pPr>
            <w:r>
              <w:rPr>
                <w:sz w:val="18"/>
                <w:szCs w:val="18"/>
              </w:rPr>
              <w:t>低估</w:t>
            </w:r>
            <w:r>
              <w:rPr>
                <w:sz w:val="18"/>
                <w:szCs w:val="18"/>
              </w:rPr>
              <w:t>—</w:t>
            </w:r>
            <w:r>
              <w:rPr>
                <w:sz w:val="18"/>
                <w:szCs w:val="18"/>
              </w:rPr>
              <w:t>强化</w:t>
            </w:r>
            <w:r>
              <w:rPr>
                <w:sz w:val="18"/>
                <w:szCs w:val="18"/>
              </w:rPr>
              <w:t>—</w:t>
            </w:r>
            <w:r>
              <w:rPr>
                <w:sz w:val="18"/>
                <w:szCs w:val="18"/>
              </w:rPr>
              <w:t>正视</w:t>
            </w:r>
            <w:r>
              <w:rPr>
                <w:sz w:val="18"/>
                <w:szCs w:val="18"/>
              </w:rPr>
              <w:t>—</w:t>
            </w:r>
            <w:r>
              <w:rPr>
                <w:sz w:val="18"/>
                <w:szCs w:val="18"/>
              </w:rPr>
              <w:t>排斥</w:t>
            </w:r>
          </w:p>
        </w:tc>
        <w:tc>
          <w:tcPr>
            <w:tcW w:w="2948" w:type="dxa"/>
            <w:tcBorders>
              <w:top w:val="nil"/>
              <w:left w:val="nil"/>
              <w:bottom w:val="single" w:sz="12" w:space="0" w:color="000000"/>
              <w:right w:val="nil"/>
            </w:tcBorders>
            <w:vAlign w:val="center"/>
          </w:tcPr>
          <w:p w14:paraId="6F1F4E6F" w14:textId="77777777" w:rsidR="00C27996" w:rsidRDefault="00000000">
            <w:pPr>
              <w:spacing w:before="40" w:after="40" w:line="276" w:lineRule="auto"/>
            </w:pPr>
            <w:r>
              <w:rPr>
                <w:sz w:val="18"/>
                <w:szCs w:val="18"/>
              </w:rPr>
              <w:t>排斥的主导依据是误诊责任与救济接口</w:t>
            </w:r>
          </w:p>
        </w:tc>
      </w:tr>
    </w:tbl>
    <w:p w14:paraId="6771B7EE" w14:textId="77777777" w:rsidR="001E30B5" w:rsidRDefault="00000000">
      <w:pPr>
        <w:pStyle w:val="1"/>
      </w:pPr>
      <w:r>
        <w:rPr>
          <w:rFonts w:ascii="Times New Roman" w:eastAsia="黑体" w:hAnsi="Times New Roman" w:cs="Times New Roman"/>
        </w:rPr>
        <w:t>5</w:t>
      </w:r>
      <w:r>
        <w:rPr>
          <w:rFonts w:ascii="Times New Roman" w:eastAsia="黑体" w:hAnsi="Times New Roman" w:cs="Times New Roman"/>
        </w:rPr>
        <w:t xml:space="preserve">　讨论</w:t>
      </w:r>
    </w:p>
    <w:p w14:paraId="10AA01ED" w14:textId="77777777" w:rsidR="001E30B5" w:rsidRDefault="00000000">
      <w:pPr>
        <w:ind w:firstLine="480"/>
        <w:jc w:val="both"/>
      </w:pPr>
      <w:r>
        <w:rPr>
          <w:szCs w:val="24"/>
        </w:rPr>
        <w:t>本研究从态度、主题、结构和模式四个层次分析公众对生成式人工智能医疗应用的认知。结果显示，检索范围内的相关评论总体偏积极，但态度极性掩盖了认知结构</w:t>
      </w:r>
      <w:r>
        <w:rPr>
          <w:szCs w:val="24"/>
        </w:rPr>
        <w:lastRenderedPageBreak/>
        <w:t>差异：积极评价可能建立在能力崇拜、功能便利或人机协作之上，消极评价则可能源于能力不信任、替代焦虑或责任追问。以下结合算法欣赏、算法厌恶和人机互补理论解释这一分化。</w:t>
      </w:r>
    </w:p>
    <w:p w14:paraId="65189A1E" w14:textId="77777777" w:rsidR="001E30B5" w:rsidRDefault="00000000">
      <w:pPr>
        <w:pStyle w:val="21"/>
      </w:pPr>
      <w:r>
        <w:rPr>
          <w:rFonts w:ascii="Times New Roman" w:eastAsia="黑体" w:hAnsi="Times New Roman" w:cs="Times New Roman"/>
          <w:szCs w:val="24"/>
        </w:rPr>
        <w:t>5.1</w:t>
      </w:r>
      <w:r>
        <w:rPr>
          <w:rFonts w:ascii="Times New Roman" w:eastAsia="黑体" w:hAnsi="Times New Roman" w:cs="Times New Roman"/>
          <w:szCs w:val="24"/>
        </w:rPr>
        <w:t xml:space="preserve">　算法欣赏下的积极认知分化</w:t>
      </w:r>
    </w:p>
    <w:p w14:paraId="7BDD5380" w14:textId="77777777" w:rsidR="001E30B5" w:rsidRDefault="00000000">
      <w:pPr>
        <w:ind w:firstLine="480"/>
        <w:jc w:val="both"/>
      </w:pPr>
      <w:r>
        <w:rPr>
          <w:szCs w:val="24"/>
        </w:rPr>
        <w:t>积极态度并不对应单一的技术接受。技术崇拜型将流畅、专业和随时响应等体验外推为独立诊疗能力，表现出较强算法欣赏，同时弱化医生监督并忽视误诊责任。务实认可型则把评价限定在买药、问诊、信息获取和技术前景上，其接受基础是感知有用性与便利性，而非对临床替代的授权。人机协同型中的积极词簇进一步将系统定位为报告解读、追问和信息整理助手，体现对具体功能的校准性认可。因此，积极态度至少包含</w:t>
      </w:r>
      <w:r>
        <w:rPr>
          <w:szCs w:val="24"/>
        </w:rPr>
        <w:t>“</w:t>
      </w:r>
      <w:r>
        <w:rPr>
          <w:szCs w:val="24"/>
        </w:rPr>
        <w:t>能力扩张</w:t>
      </w:r>
      <w:r>
        <w:rPr>
          <w:szCs w:val="24"/>
        </w:rPr>
        <w:t>—</w:t>
      </w:r>
      <w:r>
        <w:rPr>
          <w:szCs w:val="24"/>
        </w:rPr>
        <w:t>功能使用</w:t>
      </w:r>
      <w:r>
        <w:rPr>
          <w:szCs w:val="24"/>
        </w:rPr>
        <w:t>—</w:t>
      </w:r>
      <w:r>
        <w:rPr>
          <w:szCs w:val="24"/>
        </w:rPr>
        <w:t>协作辅助</w:t>
      </w:r>
      <w:r>
        <w:rPr>
          <w:szCs w:val="24"/>
        </w:rPr>
        <w:t>”</w:t>
      </w:r>
      <w:r>
        <w:rPr>
          <w:szCs w:val="24"/>
        </w:rPr>
        <w:t>三个层次。</w:t>
      </w:r>
    </w:p>
    <w:p w14:paraId="74D95733" w14:textId="77777777" w:rsidR="001E30B5" w:rsidRDefault="00000000">
      <w:pPr>
        <w:ind w:firstLine="480"/>
        <w:jc w:val="both"/>
      </w:pPr>
      <w:r>
        <w:rPr>
          <w:szCs w:val="24"/>
        </w:rPr>
        <w:t>这一结果细化了既有接受研究。信息质量能够通过感知专业性和认知信任影响独立诊断采纳〔</w:t>
      </w:r>
      <w:r>
        <w:rPr>
          <w:szCs w:val="24"/>
        </w:rPr>
        <w:t>1</w:t>
      </w:r>
      <w:r>
        <w:rPr>
          <w:szCs w:val="24"/>
        </w:rPr>
        <w:t>〕，系统表现也显著影响就诊选择〔</w:t>
      </w:r>
      <w:r>
        <w:rPr>
          <w:szCs w:val="24"/>
        </w:rPr>
        <w:t>2</w:t>
      </w:r>
      <w:r>
        <w:rPr>
          <w:szCs w:val="24"/>
        </w:rPr>
        <w:t>〕，但医生在场仍能提高信任，公众对</w:t>
      </w:r>
      <w:r>
        <w:rPr>
          <w:szCs w:val="24"/>
        </w:rPr>
        <w:t>AI</w:t>
      </w:r>
      <w:r>
        <w:rPr>
          <w:szCs w:val="24"/>
        </w:rPr>
        <w:t>优先诊断的接受程度有限〔</w:t>
      </w:r>
      <w:r>
        <w:rPr>
          <w:szCs w:val="24"/>
        </w:rPr>
        <w:t>2-3</w:t>
      </w:r>
      <w:r>
        <w:rPr>
          <w:szCs w:val="24"/>
        </w:rPr>
        <w:t>〕。评论里</w:t>
      </w:r>
      <w:r>
        <w:rPr>
          <w:szCs w:val="24"/>
        </w:rPr>
        <w:t>“</w:t>
      </w:r>
      <w:r>
        <w:rPr>
          <w:szCs w:val="24"/>
        </w:rPr>
        <w:t>方便</w:t>
      </w:r>
      <w:r>
        <w:rPr>
          <w:szCs w:val="24"/>
        </w:rPr>
        <w:t>”“</w:t>
      </w:r>
      <w:r>
        <w:rPr>
          <w:szCs w:val="24"/>
        </w:rPr>
        <w:t>实用</w:t>
      </w:r>
      <w:r>
        <w:rPr>
          <w:szCs w:val="24"/>
        </w:rPr>
        <w:t>”</w:t>
      </w:r>
      <w:r>
        <w:rPr>
          <w:szCs w:val="24"/>
        </w:rPr>
        <w:t>停在使用体验；</w:t>
      </w:r>
      <w:r>
        <w:rPr>
          <w:szCs w:val="24"/>
        </w:rPr>
        <w:t>“</w:t>
      </w:r>
      <w:r>
        <w:rPr>
          <w:szCs w:val="24"/>
        </w:rPr>
        <w:t>随时可以得到最专业的诊断</w:t>
      </w:r>
      <w:r>
        <w:rPr>
          <w:szCs w:val="24"/>
        </w:rPr>
        <w:t>”</w:t>
      </w:r>
      <w:r>
        <w:rPr>
          <w:szCs w:val="24"/>
        </w:rPr>
        <w:t>已经把系统写成可独立诊病的一方。便利就医簇的语料高度同质为在线问诊购药，</w:t>
      </w:r>
      <w:r>
        <w:rPr>
          <w:szCs w:val="24"/>
        </w:rPr>
        <w:t>“</w:t>
      </w:r>
      <w:r>
        <w:rPr>
          <w:szCs w:val="24"/>
        </w:rPr>
        <w:t>方便</w:t>
      </w:r>
      <w:r>
        <w:rPr>
          <w:szCs w:val="24"/>
        </w:rPr>
        <w:t>”</w:t>
      </w:r>
      <w:r>
        <w:rPr>
          <w:szCs w:val="24"/>
        </w:rPr>
        <w:t>在积极组里可见度很高，一部分来自这种话语形态，不等于诊室里已经建立了临床信任。本研究进一步表明，社交媒体中的正面评价主要对应使用体验，不应被医疗机构解释为公众已经接受系统独立诊断。算法输出越流畅，机构越需要同步说明适用场景、信息来源、不确定性和医生复核要求，以防止功能满意被误读为能力无限。</w:t>
      </w:r>
    </w:p>
    <w:p w14:paraId="50F3298D" w14:textId="77777777" w:rsidR="001E30B5" w:rsidRDefault="00000000">
      <w:pPr>
        <w:pStyle w:val="21"/>
      </w:pPr>
      <w:r>
        <w:rPr>
          <w:rFonts w:ascii="Times New Roman" w:eastAsia="黑体" w:hAnsi="Times New Roman" w:cs="Times New Roman"/>
          <w:szCs w:val="24"/>
        </w:rPr>
        <w:t>5.2</w:t>
      </w:r>
      <w:r>
        <w:rPr>
          <w:rFonts w:ascii="Times New Roman" w:eastAsia="黑体" w:hAnsi="Times New Roman" w:cs="Times New Roman"/>
          <w:szCs w:val="24"/>
        </w:rPr>
        <w:t xml:space="preserve">　人机互补与理性认知的形成</w:t>
      </w:r>
    </w:p>
    <w:p w14:paraId="1B8DE0F7" w14:textId="77777777" w:rsidR="001E30B5" w:rsidRDefault="00000000">
      <w:pPr>
        <w:ind w:firstLine="480"/>
        <w:jc w:val="both"/>
      </w:pPr>
      <w:r>
        <w:rPr>
          <w:szCs w:val="24"/>
        </w:rPr>
        <w:t>中立组五个词簇虽然分别讨论助手与真人把关、复杂病情、能力边界、数据与人文分工以及辅助参考，但其共同结构均指向能力有限、医生边界明确和人机协同。这与人机互补理论的核心判断一致：人工智能与医生并非零和替代关系，合理配置应让技术承担高频信息处理和标准化任务，让医生承担情境化决策、价值权衡、同理沟通和最终责任〔</w:t>
      </w:r>
      <w:r>
        <w:rPr>
          <w:szCs w:val="24"/>
        </w:rPr>
        <w:t>32-33</w:t>
      </w:r>
      <w:r>
        <w:rPr>
          <w:szCs w:val="24"/>
        </w:rPr>
        <w:t>〕。</w:t>
      </w:r>
      <w:r>
        <w:rPr>
          <w:szCs w:val="24"/>
        </w:rPr>
        <w:t>Guo</w:t>
      </w:r>
      <w:r>
        <w:rPr>
          <w:szCs w:val="24"/>
        </w:rPr>
        <w:t>和</w:t>
      </w:r>
      <w:r>
        <w:rPr>
          <w:szCs w:val="24"/>
        </w:rPr>
        <w:t>Chen</w:t>
      </w:r>
      <w:r>
        <w:rPr>
          <w:szCs w:val="24"/>
        </w:rPr>
        <w:t>关于诊疗来源的实验以及</w:t>
      </w:r>
      <w:proofErr w:type="spellStart"/>
      <w:r>
        <w:rPr>
          <w:szCs w:val="24"/>
        </w:rPr>
        <w:t>Bracic</w:t>
      </w:r>
      <w:proofErr w:type="spellEnd"/>
      <w:r>
        <w:rPr>
          <w:szCs w:val="24"/>
        </w:rPr>
        <w:t>等关于医生在场的结果，也支持公众对</w:t>
      </w:r>
      <w:r>
        <w:rPr>
          <w:szCs w:val="24"/>
        </w:rPr>
        <w:t>“</w:t>
      </w:r>
      <w:r>
        <w:rPr>
          <w:szCs w:val="24"/>
        </w:rPr>
        <w:t>技术参与但医生把关</w:t>
      </w:r>
      <w:r>
        <w:rPr>
          <w:szCs w:val="24"/>
        </w:rPr>
        <w:t>”</w:t>
      </w:r>
      <w:r>
        <w:rPr>
          <w:szCs w:val="24"/>
        </w:rPr>
        <w:t>的偏好〔</w:t>
      </w:r>
      <w:r>
        <w:rPr>
          <w:szCs w:val="24"/>
        </w:rPr>
        <w:t>2,10</w:t>
      </w:r>
      <w:r>
        <w:rPr>
          <w:szCs w:val="24"/>
        </w:rPr>
        <w:t>〕。</w:t>
      </w:r>
    </w:p>
    <w:p w14:paraId="2CFC15EF" w14:textId="77777777" w:rsidR="001E30B5" w:rsidRDefault="00000000">
      <w:pPr>
        <w:ind w:firstLine="480"/>
        <w:jc w:val="both"/>
      </w:pPr>
      <w:r>
        <w:rPr>
          <w:szCs w:val="24"/>
        </w:rPr>
        <w:t>需要谨慎的是，人机协同型并不等同于中立态度或</w:t>
      </w:r>
      <w:r>
        <w:rPr>
          <w:szCs w:val="24"/>
        </w:rPr>
        <w:t>“</w:t>
      </w:r>
      <w:r>
        <w:rPr>
          <w:szCs w:val="24"/>
        </w:rPr>
        <w:t>更理性的人群</w:t>
      </w:r>
      <w:r>
        <w:rPr>
          <w:szCs w:val="24"/>
        </w:rPr>
        <w:t>”</w:t>
      </w:r>
      <w:r>
        <w:rPr>
          <w:szCs w:val="24"/>
        </w:rPr>
        <w:t>。积极组同样包含协同词簇，只是其风险关注相对较弱；中立词簇则更明确地同时表达收益与边界。换言之，态度描述评价方向，协同模式描述角色配置，二者处于不同分析层级。本文</w:t>
      </w:r>
      <w:r>
        <w:rPr>
          <w:szCs w:val="24"/>
        </w:rPr>
        <w:lastRenderedPageBreak/>
        <w:t>所谓理性认知，是指对能力、风险与责任保持适当校准，而不是将特定情绪标签赋予认知优劣。</w:t>
      </w:r>
    </w:p>
    <w:p w14:paraId="5DE2401F" w14:textId="77777777" w:rsidR="001E30B5" w:rsidRDefault="00000000">
      <w:pPr>
        <w:pStyle w:val="21"/>
      </w:pPr>
      <w:r>
        <w:rPr>
          <w:rFonts w:ascii="Times New Roman" w:eastAsia="黑体" w:hAnsi="Times New Roman" w:cs="Times New Roman"/>
          <w:szCs w:val="24"/>
        </w:rPr>
        <w:t>5.3</w:t>
      </w:r>
      <w:r>
        <w:rPr>
          <w:rFonts w:ascii="Times New Roman" w:eastAsia="黑体" w:hAnsi="Times New Roman" w:cs="Times New Roman"/>
          <w:szCs w:val="24"/>
        </w:rPr>
        <w:t xml:space="preserve">　算法厌恶、替代焦虑与风险问责</w:t>
      </w:r>
    </w:p>
    <w:p w14:paraId="4BC2DE58" w14:textId="77777777" w:rsidR="001E30B5" w:rsidRDefault="00000000">
      <w:pPr>
        <w:ind w:firstLine="480"/>
        <w:jc w:val="both"/>
      </w:pPr>
      <w:r>
        <w:rPr>
          <w:szCs w:val="24"/>
        </w:rPr>
        <w:t>消极态度内部同样存在不同机制。技术恐惧型以</w:t>
      </w:r>
      <w:r>
        <w:rPr>
          <w:szCs w:val="24"/>
        </w:rPr>
        <w:t>“</w:t>
      </w:r>
      <w:r>
        <w:rPr>
          <w:szCs w:val="24"/>
        </w:rPr>
        <w:t>不行、不敢、瞎编、无法取代</w:t>
      </w:r>
      <w:r>
        <w:rPr>
          <w:szCs w:val="24"/>
        </w:rPr>
        <w:t>”</w:t>
      </w:r>
      <w:r>
        <w:rPr>
          <w:szCs w:val="24"/>
        </w:rPr>
        <w:t>等表达为主，反映错误可见性和高风险后果触发的算法厌恶，其中既包括对系统能力的怀疑，也包括对医生职业被替代的焦虑。风险责任型则并不必然否定技术价值，其核心是在误诊情境下追问谁负责、谁复核以及如何救济。评论问</w:t>
      </w:r>
      <w:r>
        <w:rPr>
          <w:szCs w:val="24"/>
        </w:rPr>
        <w:t>“</w:t>
      </w:r>
      <w:r>
        <w:rPr>
          <w:szCs w:val="24"/>
        </w:rPr>
        <w:t>误诊了算谁的？</w:t>
      </w:r>
      <w:r>
        <w:rPr>
          <w:szCs w:val="24"/>
        </w:rPr>
        <w:t>AI</w:t>
      </w:r>
      <w:r>
        <w:rPr>
          <w:szCs w:val="24"/>
        </w:rPr>
        <w:t>能负责吗？</w:t>
      </w:r>
      <w:r>
        <w:rPr>
          <w:szCs w:val="24"/>
        </w:rPr>
        <w:t>”</w:t>
      </w:r>
      <w:r>
        <w:rPr>
          <w:szCs w:val="24"/>
        </w:rPr>
        <w:t>，医生在这里被强化，不是因为面诊本身被赞美，而是因为有人要签字、有人可能背锅。</w:t>
      </w:r>
      <w:r>
        <w:rPr>
          <w:szCs w:val="24"/>
        </w:rPr>
        <w:t>Choi</w:t>
      </w:r>
      <w:r>
        <w:rPr>
          <w:szCs w:val="24"/>
        </w:rPr>
        <w:t>等发现，</w:t>
      </w:r>
      <w:r>
        <w:rPr>
          <w:szCs w:val="24"/>
        </w:rPr>
        <w:t>AI</w:t>
      </w:r>
      <w:r>
        <w:rPr>
          <w:szCs w:val="24"/>
        </w:rPr>
        <w:t>参与不良事件会提高公众对医院责任、投诉和诉讼的判断，而实质性的人机互动协作可缓和负面反应〔</w:t>
      </w:r>
      <w:r>
        <w:rPr>
          <w:szCs w:val="24"/>
        </w:rPr>
        <w:t>11</w:t>
      </w:r>
      <w:r>
        <w:rPr>
          <w:szCs w:val="24"/>
        </w:rPr>
        <w:t>〕，与本研究将一般拒绝和责任追问分开的结果相呼应。</w:t>
      </w:r>
    </w:p>
    <w:p w14:paraId="0DD8C431" w14:textId="77777777" w:rsidR="001E30B5" w:rsidRDefault="00000000">
      <w:pPr>
        <w:pStyle w:val="21"/>
      </w:pPr>
      <w:r>
        <w:rPr>
          <w:rFonts w:ascii="Times New Roman" w:eastAsia="黑体" w:hAnsi="Times New Roman" w:cs="Times New Roman"/>
          <w:szCs w:val="24"/>
        </w:rPr>
        <w:t>5.4</w:t>
      </w:r>
      <w:r>
        <w:rPr>
          <w:rFonts w:ascii="Times New Roman" w:eastAsia="黑体" w:hAnsi="Times New Roman" w:cs="Times New Roman"/>
          <w:szCs w:val="24"/>
        </w:rPr>
        <w:t xml:space="preserve">　理论贡献与管理启示</w:t>
      </w:r>
    </w:p>
    <w:p w14:paraId="4FEB46B2" w14:textId="77777777" w:rsidR="001E30B5" w:rsidRDefault="00000000">
      <w:pPr>
        <w:ind w:firstLine="480"/>
        <w:jc w:val="both"/>
      </w:pPr>
      <w:r>
        <w:rPr>
          <w:szCs w:val="24"/>
        </w:rPr>
        <w:t>本文的理论贡献主要体现在三个方面。第一，在态度极性和主题识别之间引入</w:t>
      </w:r>
      <w:r>
        <w:rPr>
          <w:szCs w:val="24"/>
        </w:rPr>
        <w:t>“</w:t>
      </w:r>
      <w:r>
        <w:rPr>
          <w:szCs w:val="24"/>
        </w:rPr>
        <w:t>认知配置</w:t>
      </w:r>
      <w:r>
        <w:rPr>
          <w:szCs w:val="24"/>
        </w:rPr>
        <w:t>”</w:t>
      </w:r>
      <w:r>
        <w:rPr>
          <w:szCs w:val="24"/>
        </w:rPr>
        <w:t>，说明相同效价可以由不同的能力、角色、风险和关系判断构成。第二，将算法欣赏与算法厌恶置于同一社交媒体语料中，揭示二者不是简单对应正负态度：正向算法欣赏可表现为崇拜或校准使用，负向表达也可来自能力排斥或制度问责。第三，借助人机互补理论区分协作型理性认知与替代型、排斥型认知，为医疗</w:t>
      </w:r>
      <w:r>
        <w:rPr>
          <w:szCs w:val="24"/>
        </w:rPr>
        <w:t>AI</w:t>
      </w:r>
      <w:r>
        <w:rPr>
          <w:szCs w:val="24"/>
        </w:rPr>
        <w:t>公众接受研究提供了可进一步量化检验的类型框架。</w:t>
      </w:r>
    </w:p>
    <w:p w14:paraId="1003EBAA" w14:textId="77777777" w:rsidR="001E30B5" w:rsidRDefault="00000000">
      <w:pPr>
        <w:ind w:firstLine="480"/>
        <w:jc w:val="both"/>
      </w:pPr>
      <w:r>
        <w:rPr>
          <w:szCs w:val="24"/>
        </w:rPr>
        <w:t>管理上，医疗机构和平台不宜以正面评论占比直接证明临床信任。面向务实认可者，应区分健康信息、导诊、购药等低风险功能与诊断决策；面向技术崇拜者，应主动披露模型边界、错误可能和医生复核要求；面向技术恐惧者，应通过场景化证据而非笼统宣传解释技术能做什么、不能做什么；面向风险责任者，则应公开数据来源、人工审核、责任主体、异议处理和损害救济路径。公共沟通可采用</w:t>
      </w:r>
      <w:r>
        <w:rPr>
          <w:szCs w:val="24"/>
        </w:rPr>
        <w:t>“AI</w:t>
      </w:r>
      <w:r>
        <w:rPr>
          <w:szCs w:val="24"/>
        </w:rPr>
        <w:t>辅助</w:t>
      </w:r>
      <w:r>
        <w:rPr>
          <w:szCs w:val="24"/>
        </w:rPr>
        <w:t>—</w:t>
      </w:r>
      <w:r>
        <w:rPr>
          <w:szCs w:val="24"/>
        </w:rPr>
        <w:t>医生把关</w:t>
      </w:r>
      <w:r>
        <w:rPr>
          <w:szCs w:val="24"/>
        </w:rPr>
        <w:t>—</w:t>
      </w:r>
      <w:r>
        <w:rPr>
          <w:szCs w:val="24"/>
        </w:rPr>
        <w:t>风险可追溯</w:t>
      </w:r>
      <w:r>
        <w:rPr>
          <w:szCs w:val="24"/>
        </w:rPr>
        <w:t>”</w:t>
      </w:r>
      <w:r>
        <w:rPr>
          <w:szCs w:val="24"/>
        </w:rPr>
        <w:t>的一致表述，使技术能力叙事与制度责任安排同步。</w:t>
      </w:r>
    </w:p>
    <w:p w14:paraId="017499CD" w14:textId="77777777" w:rsidR="001E30B5" w:rsidRDefault="00000000">
      <w:pPr>
        <w:pStyle w:val="1"/>
      </w:pPr>
      <w:r>
        <w:rPr>
          <w:rFonts w:ascii="Times New Roman" w:eastAsia="黑体" w:hAnsi="Times New Roman" w:cs="Times New Roman"/>
        </w:rPr>
        <w:t>6</w:t>
      </w:r>
      <w:r>
        <w:rPr>
          <w:rFonts w:ascii="Times New Roman" w:eastAsia="黑体" w:hAnsi="Times New Roman" w:cs="Times New Roman"/>
        </w:rPr>
        <w:t xml:space="preserve">　结论</w:t>
      </w:r>
    </w:p>
    <w:p w14:paraId="713CF40F" w14:textId="77777777" w:rsidR="001E30B5" w:rsidRDefault="00000000">
      <w:pPr>
        <w:pStyle w:val="21"/>
        <w:rPr>
          <w:rFonts w:cs="Times New Roman"/>
        </w:rPr>
      </w:pPr>
      <w:r>
        <w:rPr>
          <w:rFonts w:ascii="Times New Roman" w:eastAsia="黑体" w:hAnsi="Times New Roman" w:cs="Times New Roman"/>
          <w:szCs w:val="24"/>
        </w:rPr>
        <w:t>6.1</w:t>
      </w:r>
      <w:r>
        <w:rPr>
          <w:rFonts w:ascii="Times New Roman" w:eastAsia="黑体" w:hAnsi="Times New Roman" w:cs="Times New Roman"/>
          <w:szCs w:val="24"/>
        </w:rPr>
        <w:t xml:space="preserve">　主要结论</w:t>
      </w:r>
    </w:p>
    <w:p w14:paraId="4A6BD232" w14:textId="77777777" w:rsidR="00CF675D" w:rsidRDefault="00CF675D">
      <w:pPr>
        <w:ind w:firstLine="480"/>
        <w:jc w:val="both"/>
      </w:pPr>
      <w:r>
        <w:rPr>
          <w:szCs w:val="24"/>
        </w:rPr>
        <w:t>本文基于四个平台的社交媒体评论，依次完成相关性与态度识别、核心主题提取、词共现社区划分及四维理论编码。结果显示，相关评论中积极态度占</w:t>
      </w:r>
      <w:r>
        <w:rPr>
          <w:szCs w:val="24"/>
        </w:rPr>
        <w:t>52.4%</w:t>
      </w:r>
      <w:r>
        <w:rPr>
          <w:szCs w:val="24"/>
        </w:rPr>
        <w:t>，但积极</w:t>
      </w:r>
      <w:r>
        <w:rPr>
          <w:szCs w:val="24"/>
        </w:rPr>
        <w:lastRenderedPageBreak/>
        <w:t>并不等于无条件接受：技术崇拜型强调独立能力，务实认可型强调便利与功能，人机协同型强调</w:t>
      </w:r>
      <w:r>
        <w:rPr>
          <w:szCs w:val="24"/>
        </w:rPr>
        <w:t>AI</w:t>
      </w:r>
      <w:r>
        <w:rPr>
          <w:szCs w:val="24"/>
        </w:rPr>
        <w:t>辅助和医生把关；消极态度也并非同质，技术恐惧型主要质疑能力或担忧替代，风险责任型则要求明确误诊后的责任接口。由此，公众对生成式人工智能医疗应用的认知不能仅以</w:t>
      </w:r>
      <w:r>
        <w:rPr>
          <w:szCs w:val="24"/>
        </w:rPr>
        <w:t>“</w:t>
      </w:r>
      <w:r>
        <w:rPr>
          <w:szCs w:val="24"/>
        </w:rPr>
        <w:t>接受</w:t>
      </w:r>
      <w:r>
        <w:rPr>
          <w:szCs w:val="24"/>
        </w:rPr>
        <w:t>—</w:t>
      </w:r>
      <w:r>
        <w:rPr>
          <w:szCs w:val="24"/>
        </w:rPr>
        <w:t>拒绝</w:t>
      </w:r>
      <w:r>
        <w:rPr>
          <w:szCs w:val="24"/>
        </w:rPr>
        <w:t>”</w:t>
      </w:r>
      <w:r>
        <w:rPr>
          <w:szCs w:val="24"/>
        </w:rPr>
        <w:t>二分，而应理解为技术能力、医生角色、风险判断与人机关系的多维组合。</w:t>
      </w:r>
    </w:p>
    <w:p w14:paraId="256B9903" w14:textId="77777777" w:rsidR="001E30B5" w:rsidRDefault="00000000">
      <w:pPr>
        <w:pStyle w:val="21"/>
      </w:pPr>
      <w:r>
        <w:rPr>
          <w:rFonts w:ascii="Times New Roman" w:eastAsia="黑体" w:hAnsi="Times New Roman" w:cs="Times New Roman"/>
          <w:szCs w:val="24"/>
        </w:rPr>
        <w:t>6.2</w:t>
      </w:r>
      <w:r>
        <w:rPr>
          <w:rFonts w:ascii="Times New Roman" w:eastAsia="黑体" w:hAnsi="Times New Roman" w:cs="Times New Roman"/>
          <w:szCs w:val="24"/>
        </w:rPr>
        <w:t xml:space="preserve">　研究局限与展望</w:t>
      </w:r>
    </w:p>
    <w:p w14:paraId="2BD9E18E" w14:textId="77777777" w:rsidR="001E30B5" w:rsidRDefault="00000000">
      <w:pPr>
        <w:ind w:firstLine="480"/>
        <w:jc w:val="both"/>
      </w:pPr>
      <w:r>
        <w:rPr>
          <w:szCs w:val="24"/>
        </w:rPr>
        <w:t>本研究仍存在以下局限。第一，检索采用宽口径词表，其中</w:t>
      </w:r>
      <w:r>
        <w:rPr>
          <w:szCs w:val="24"/>
        </w:rPr>
        <w:t>“</w:t>
      </w:r>
      <w:r>
        <w:rPr>
          <w:szCs w:val="24"/>
        </w:rPr>
        <w:t>在线问诊</w:t>
      </w:r>
      <w:r>
        <w:rPr>
          <w:szCs w:val="24"/>
        </w:rPr>
        <w:t>”“</w:t>
      </w:r>
      <w:r>
        <w:rPr>
          <w:szCs w:val="24"/>
        </w:rPr>
        <w:t>智慧医疗</w:t>
      </w:r>
      <w:r>
        <w:rPr>
          <w:szCs w:val="24"/>
        </w:rPr>
        <w:t>”“</w:t>
      </w:r>
      <w:r>
        <w:rPr>
          <w:szCs w:val="24"/>
        </w:rPr>
        <w:t>辅助诊断</w:t>
      </w:r>
      <w:r>
        <w:rPr>
          <w:szCs w:val="24"/>
        </w:rPr>
        <w:t>”</w:t>
      </w:r>
      <w:r>
        <w:rPr>
          <w:szCs w:val="24"/>
        </w:rPr>
        <w:t>等词可能涉及传统医疗</w:t>
      </w:r>
      <w:r>
        <w:rPr>
          <w:szCs w:val="24"/>
        </w:rPr>
        <w:t>AI</w:t>
      </w:r>
      <w:r>
        <w:rPr>
          <w:szCs w:val="24"/>
        </w:rPr>
        <w:t>或一般互联网医疗；尽管设置了相关性识别，但现有标签未对生成式与非生成式技术逐条进行技术核验，因而本文更准确地反映生成式医疗</w:t>
      </w:r>
      <w:r>
        <w:rPr>
          <w:szCs w:val="24"/>
        </w:rPr>
        <w:t>AI</w:t>
      </w:r>
      <w:r>
        <w:rPr>
          <w:szCs w:val="24"/>
        </w:rPr>
        <w:t>兴起背景下相关公共话语，而非纯粹的生成式应用使用者评价。后续研究应增加</w:t>
      </w:r>
      <w:r>
        <w:rPr>
          <w:szCs w:val="24"/>
        </w:rPr>
        <w:t>“</w:t>
      </w:r>
      <w:r>
        <w:rPr>
          <w:szCs w:val="24"/>
        </w:rPr>
        <w:t>是否具有生成式</w:t>
      </w:r>
      <w:r>
        <w:rPr>
          <w:szCs w:val="24"/>
        </w:rPr>
        <w:t>/</w:t>
      </w:r>
      <w:r>
        <w:rPr>
          <w:szCs w:val="24"/>
        </w:rPr>
        <w:t>对话式特征</w:t>
      </w:r>
      <w:r>
        <w:rPr>
          <w:szCs w:val="24"/>
        </w:rPr>
        <w:t>”</w:t>
      </w:r>
      <w:r>
        <w:rPr>
          <w:szCs w:val="24"/>
        </w:rPr>
        <w:t>的人工金标准并重新估计样本。第二，数据为</w:t>
      </w:r>
      <w:r>
        <w:rPr>
          <w:szCs w:val="24"/>
        </w:rPr>
        <w:t>2026</w:t>
      </w:r>
      <w:r>
        <w:rPr>
          <w:szCs w:val="24"/>
        </w:rPr>
        <w:t>年春一次性回溯结果，早期召回不完整，且微博占</w:t>
      </w:r>
      <w:r>
        <w:rPr>
          <w:szCs w:val="24"/>
        </w:rPr>
        <w:t>84.6%</w:t>
      </w:r>
      <w:r>
        <w:rPr>
          <w:szCs w:val="24"/>
        </w:rPr>
        <w:t>，无法进行稳健的平台比较，也不能外推至线下患者总体。第三，评论可能包含营销、复述和热点事件效应，分类模型的态度测试</w:t>
      </w:r>
      <w:r>
        <w:rPr>
          <w:szCs w:val="24"/>
        </w:rPr>
        <w:t>Macro-F1</w:t>
      </w:r>
      <w:r>
        <w:rPr>
          <w:szCs w:val="24"/>
        </w:rPr>
        <w:t>为</w:t>
      </w:r>
      <w:r>
        <w:rPr>
          <w:szCs w:val="24"/>
        </w:rPr>
        <w:t>0.771</w:t>
      </w:r>
      <w:r>
        <w:rPr>
          <w:szCs w:val="24"/>
        </w:rPr>
        <w:t>，结果仍受测量误差影响。第四，模式以词簇为分析单位，尚无评论级占比；四维类目还未覆盖隐私、费用、公平和数据治理等议题。未来可通过人工复核的生成式医疗</w:t>
      </w:r>
      <w:r>
        <w:rPr>
          <w:szCs w:val="24"/>
        </w:rPr>
        <w:t>AI</w:t>
      </w:r>
      <w:r>
        <w:rPr>
          <w:szCs w:val="24"/>
        </w:rPr>
        <w:t>专属语料、平台分层抽样和时间序列分析提高外部效度，并将五类模式开发为问卷量表，在患者样本中检验其对信任、采纳、依赖与问责行为的影响。</w:t>
      </w:r>
    </w:p>
    <w:p w14:paraId="60AED9C7" w14:textId="77777777" w:rsidR="008D53F2" w:rsidRDefault="008D53F2">
      <w:pPr>
        <w:spacing w:line="240" w:lineRule="auto"/>
        <w:rPr>
          <w:rFonts w:eastAsia="黑体"/>
          <w:b/>
          <w:sz w:val="28"/>
        </w:rPr>
      </w:pPr>
    </w:p>
    <w:p w14:paraId="2EE5954A" w14:textId="77777777" w:rsidR="001E30B5" w:rsidRDefault="00000000">
      <w:pPr>
        <w:pStyle w:val="1"/>
      </w:pPr>
      <w:r>
        <w:rPr>
          <w:rFonts w:ascii="Times New Roman" w:eastAsia="黑体" w:hAnsi="Times New Roman" w:cs="Times New Roman"/>
        </w:rPr>
        <w:t>参考文献</w:t>
      </w:r>
    </w:p>
    <w:p w14:paraId="389D043C" w14:textId="77777777" w:rsidR="001E30B5" w:rsidRDefault="00000000">
      <w:pPr>
        <w:spacing w:after="40"/>
        <w:ind w:left="420" w:hanging="420"/>
        <w:jc w:val="both"/>
      </w:pPr>
      <w:r>
        <w:rPr>
          <w:noProof/>
          <w:sz w:val="21"/>
          <w:szCs w:val="21"/>
        </w:rPr>
        <w:t>[1]</w:t>
      </w:r>
      <w:r>
        <w:rPr>
          <w:noProof/>
          <w:sz w:val="21"/>
          <w:szCs w:val="21"/>
        </w:rPr>
        <w:t xml:space="preserve">　</w:t>
      </w:r>
      <w:r>
        <w:rPr>
          <w:noProof/>
          <w:sz w:val="21"/>
          <w:szCs w:val="21"/>
        </w:rPr>
        <w:t>Liu Y, Wang Z, Peng B. Understanding the impact of AI doctors’ information quality on patients’ intentions to adopt AI for independent diagnosis: Scenario-based experimental study[J]. Journal of Medical Internet Research, 2025, 27: e62885.</w:t>
      </w:r>
    </w:p>
    <w:p w14:paraId="7AB84F27" w14:textId="77777777" w:rsidR="001E30B5" w:rsidRDefault="00000000">
      <w:pPr>
        <w:spacing w:after="40"/>
        <w:ind w:left="420" w:hanging="420"/>
        <w:jc w:val="both"/>
      </w:pPr>
      <w:r>
        <w:rPr>
          <w:noProof/>
          <w:sz w:val="21"/>
          <w:szCs w:val="21"/>
        </w:rPr>
        <w:t>[2]</w:t>
      </w:r>
      <w:r>
        <w:rPr>
          <w:noProof/>
          <w:sz w:val="21"/>
          <w:szCs w:val="21"/>
        </w:rPr>
        <w:t xml:space="preserve">　</w:t>
      </w:r>
      <w:r>
        <w:rPr>
          <w:noProof/>
          <w:sz w:val="21"/>
          <w:szCs w:val="21"/>
        </w:rPr>
        <w:t>Bracic A, Spector-Bagdady K, Towle S, et al. Factors for patient trust and acceptance of medical artificial intelligence[J]. JAMA Network Open, 2026. DOI: 10.1001/jamanetworkopen.2026.0815.</w:t>
      </w:r>
    </w:p>
    <w:p w14:paraId="0BC197D0" w14:textId="77777777" w:rsidR="001E30B5" w:rsidRDefault="00000000">
      <w:pPr>
        <w:spacing w:after="40"/>
        <w:ind w:left="420" w:hanging="420"/>
        <w:jc w:val="both"/>
      </w:pPr>
      <w:r>
        <w:rPr>
          <w:noProof/>
          <w:sz w:val="21"/>
          <w:szCs w:val="21"/>
        </w:rPr>
        <w:t>[3]</w:t>
      </w:r>
      <w:r>
        <w:rPr>
          <w:noProof/>
          <w:sz w:val="21"/>
          <w:szCs w:val="21"/>
        </w:rPr>
        <w:t xml:space="preserve">　</w:t>
      </w:r>
      <w:r>
        <w:rPr>
          <w:noProof/>
          <w:sz w:val="21"/>
          <w:szCs w:val="21"/>
        </w:rPr>
        <w:t>Kirchberger M C. Public perceptions of AI in medicine and implications for future medical education: Cross-sectional survey[J]. JMIR Formative Research, 2026, 10: e89123.</w:t>
      </w:r>
    </w:p>
    <w:p w14:paraId="1CE9B7CB" w14:textId="77777777" w:rsidR="001E30B5" w:rsidRDefault="00000000">
      <w:pPr>
        <w:spacing w:after="40"/>
        <w:ind w:left="420" w:hanging="420"/>
        <w:jc w:val="both"/>
      </w:pPr>
      <w:r>
        <w:rPr>
          <w:noProof/>
          <w:sz w:val="21"/>
          <w:szCs w:val="21"/>
        </w:rPr>
        <w:t>[4]</w:t>
      </w:r>
      <w:r>
        <w:rPr>
          <w:noProof/>
          <w:sz w:val="21"/>
          <w:szCs w:val="21"/>
        </w:rPr>
        <w:t xml:space="preserve">　</w:t>
      </w:r>
      <w:r>
        <w:rPr>
          <w:noProof/>
          <w:sz w:val="21"/>
          <w:szCs w:val="21"/>
        </w:rPr>
        <w:t>Gao S, He L, Chen Y, et al. Public perception of artificial intelligence in medical care: Content analysis of social media[J]. Journal of Medical Internet Research, 2020, 22(7): e16649.</w:t>
      </w:r>
    </w:p>
    <w:p w14:paraId="4D3CA72F" w14:textId="77777777" w:rsidR="001E30B5" w:rsidRDefault="00000000">
      <w:pPr>
        <w:spacing w:after="40"/>
        <w:ind w:left="420" w:hanging="420"/>
        <w:jc w:val="both"/>
      </w:pPr>
      <w:r>
        <w:rPr>
          <w:noProof/>
          <w:sz w:val="21"/>
          <w:szCs w:val="21"/>
        </w:rPr>
        <w:t>[5]</w:t>
      </w:r>
      <w:r>
        <w:rPr>
          <w:noProof/>
          <w:sz w:val="21"/>
          <w:szCs w:val="21"/>
        </w:rPr>
        <w:t xml:space="preserve">　</w:t>
      </w:r>
      <w:r>
        <w:rPr>
          <w:noProof/>
          <w:sz w:val="21"/>
          <w:szCs w:val="21"/>
        </w:rPr>
        <w:t>Jiang T, Wei N, Yan Q, et al. How public discourse on medical AI shapes governance expectations: A Weibo-based mixed-methods study from China[J]. Frontiers in Public Health, 2025, 13: 1693397.</w:t>
      </w:r>
    </w:p>
    <w:p w14:paraId="2AE69802" w14:textId="77777777" w:rsidR="001E30B5" w:rsidRDefault="00000000">
      <w:pPr>
        <w:spacing w:after="40"/>
        <w:ind w:left="420" w:hanging="420"/>
        <w:jc w:val="both"/>
      </w:pPr>
      <w:r>
        <w:rPr>
          <w:sz w:val="21"/>
          <w:szCs w:val="21"/>
        </w:rPr>
        <w:lastRenderedPageBreak/>
        <w:t>[6]</w:t>
      </w:r>
      <w:r>
        <w:rPr>
          <w:sz w:val="21"/>
          <w:szCs w:val="21"/>
        </w:rPr>
        <w:t xml:space="preserve">　</w:t>
      </w:r>
      <w:proofErr w:type="gramStart"/>
      <w:r>
        <w:rPr>
          <w:sz w:val="21"/>
          <w:szCs w:val="21"/>
        </w:rPr>
        <w:t>张紫琼</w:t>
      </w:r>
      <w:r>
        <w:rPr>
          <w:sz w:val="21"/>
          <w:szCs w:val="21"/>
        </w:rPr>
        <w:t>,</w:t>
      </w:r>
      <w:proofErr w:type="gramEnd"/>
      <w:r>
        <w:rPr>
          <w:sz w:val="21"/>
          <w:szCs w:val="21"/>
        </w:rPr>
        <w:t xml:space="preserve"> </w:t>
      </w:r>
      <w:proofErr w:type="gramStart"/>
      <w:r>
        <w:rPr>
          <w:sz w:val="21"/>
          <w:szCs w:val="21"/>
        </w:rPr>
        <w:t>叶强</w:t>
      </w:r>
      <w:r>
        <w:rPr>
          <w:sz w:val="21"/>
          <w:szCs w:val="21"/>
        </w:rPr>
        <w:t>,</w:t>
      </w:r>
      <w:proofErr w:type="gramEnd"/>
      <w:r>
        <w:rPr>
          <w:sz w:val="21"/>
          <w:szCs w:val="21"/>
        </w:rPr>
        <w:t xml:space="preserve"> </w:t>
      </w:r>
      <w:proofErr w:type="gramStart"/>
      <w:r>
        <w:rPr>
          <w:sz w:val="21"/>
          <w:szCs w:val="21"/>
        </w:rPr>
        <w:t>李一军</w:t>
      </w:r>
      <w:r>
        <w:rPr>
          <w:sz w:val="21"/>
          <w:szCs w:val="21"/>
        </w:rPr>
        <w:t>.</w:t>
      </w:r>
      <w:proofErr w:type="gramEnd"/>
      <w:r>
        <w:rPr>
          <w:sz w:val="21"/>
          <w:szCs w:val="21"/>
        </w:rPr>
        <w:t xml:space="preserve"> </w:t>
      </w:r>
      <w:r>
        <w:rPr>
          <w:sz w:val="21"/>
          <w:szCs w:val="21"/>
        </w:rPr>
        <w:t>互联网商品评论情感分析研究综述</w:t>
      </w:r>
      <w:r>
        <w:rPr>
          <w:sz w:val="21"/>
          <w:szCs w:val="21"/>
        </w:rPr>
        <w:t xml:space="preserve">[J]. </w:t>
      </w:r>
      <w:r>
        <w:rPr>
          <w:sz w:val="21"/>
          <w:szCs w:val="21"/>
        </w:rPr>
        <w:t>管理科学</w:t>
      </w:r>
      <w:proofErr w:type="gramStart"/>
      <w:r>
        <w:rPr>
          <w:sz w:val="21"/>
          <w:szCs w:val="21"/>
        </w:rPr>
        <w:t>学报</w:t>
      </w:r>
      <w:r>
        <w:rPr>
          <w:sz w:val="21"/>
          <w:szCs w:val="21"/>
        </w:rPr>
        <w:t>,</w:t>
      </w:r>
      <w:proofErr w:type="gramEnd"/>
      <w:r>
        <w:rPr>
          <w:sz w:val="21"/>
          <w:szCs w:val="21"/>
        </w:rPr>
        <w:t xml:space="preserve"> 2010, 13</w:t>
      </w:r>
      <w:proofErr w:type="gramStart"/>
      <w:r>
        <w:rPr>
          <w:sz w:val="21"/>
          <w:szCs w:val="21"/>
        </w:rPr>
        <w:t>(6)</w:t>
      </w:r>
      <w:proofErr w:type="gramEnd"/>
      <w:r>
        <w:rPr>
          <w:sz w:val="21"/>
          <w:szCs w:val="21"/>
        </w:rPr>
        <w:t>: 84-96. / Zhang Ziqiong, Ye Qiang, Li Yijun. Literature review on sentiment analysis of internet product reviews[J]. Journal of Management Sciences in China, 2010, 13(6): 84-96. (in Chinese).</w:t>
      </w:r>
    </w:p>
    <w:p w14:paraId="6B6247B6" w14:textId="77777777" w:rsidR="001E30B5" w:rsidRDefault="00000000">
      <w:pPr>
        <w:spacing w:after="40"/>
        <w:ind w:left="420" w:hanging="420"/>
        <w:jc w:val="both"/>
      </w:pPr>
      <w:r>
        <w:rPr>
          <w:sz w:val="21"/>
          <w:szCs w:val="21"/>
        </w:rPr>
        <w:t>[7]</w:t>
      </w:r>
      <w:r>
        <w:rPr>
          <w:sz w:val="21"/>
          <w:szCs w:val="21"/>
        </w:rPr>
        <w:t xml:space="preserve">　郝媛</w:t>
      </w:r>
      <w:proofErr w:type="gramStart"/>
      <w:r>
        <w:rPr>
          <w:sz w:val="21"/>
          <w:szCs w:val="21"/>
        </w:rPr>
        <w:t>媛</w:t>
      </w:r>
      <w:r>
        <w:rPr>
          <w:sz w:val="21"/>
          <w:szCs w:val="21"/>
        </w:rPr>
        <w:t>,</w:t>
      </w:r>
      <w:proofErr w:type="gramEnd"/>
      <w:r>
        <w:rPr>
          <w:sz w:val="21"/>
          <w:szCs w:val="21"/>
        </w:rPr>
        <w:t xml:space="preserve"> </w:t>
      </w:r>
      <w:proofErr w:type="gramStart"/>
      <w:r>
        <w:rPr>
          <w:sz w:val="21"/>
          <w:szCs w:val="21"/>
        </w:rPr>
        <w:t>叶强</w:t>
      </w:r>
      <w:r>
        <w:rPr>
          <w:sz w:val="21"/>
          <w:szCs w:val="21"/>
        </w:rPr>
        <w:t>,</w:t>
      </w:r>
      <w:proofErr w:type="gramEnd"/>
      <w:r>
        <w:rPr>
          <w:sz w:val="21"/>
          <w:szCs w:val="21"/>
        </w:rPr>
        <w:t xml:space="preserve"> </w:t>
      </w:r>
      <w:proofErr w:type="gramStart"/>
      <w:r>
        <w:rPr>
          <w:sz w:val="21"/>
          <w:szCs w:val="21"/>
        </w:rPr>
        <w:t>李一军</w:t>
      </w:r>
      <w:r>
        <w:rPr>
          <w:sz w:val="21"/>
          <w:szCs w:val="21"/>
        </w:rPr>
        <w:t>.</w:t>
      </w:r>
      <w:proofErr w:type="gramEnd"/>
      <w:r>
        <w:rPr>
          <w:sz w:val="21"/>
          <w:szCs w:val="21"/>
        </w:rPr>
        <w:t xml:space="preserve"> </w:t>
      </w:r>
      <w:r>
        <w:rPr>
          <w:sz w:val="21"/>
          <w:szCs w:val="21"/>
        </w:rPr>
        <w:t>基于影评数据的在线评论有用性影响因素研究</w:t>
      </w:r>
      <w:r>
        <w:rPr>
          <w:sz w:val="21"/>
          <w:szCs w:val="21"/>
        </w:rPr>
        <w:t xml:space="preserve">[J]. </w:t>
      </w:r>
      <w:r>
        <w:rPr>
          <w:sz w:val="21"/>
          <w:szCs w:val="21"/>
        </w:rPr>
        <w:t>管理科学</w:t>
      </w:r>
      <w:proofErr w:type="gramStart"/>
      <w:r>
        <w:rPr>
          <w:sz w:val="21"/>
          <w:szCs w:val="21"/>
        </w:rPr>
        <w:t>学报</w:t>
      </w:r>
      <w:r>
        <w:rPr>
          <w:sz w:val="21"/>
          <w:szCs w:val="21"/>
        </w:rPr>
        <w:t>,</w:t>
      </w:r>
      <w:proofErr w:type="gramEnd"/>
      <w:r>
        <w:rPr>
          <w:sz w:val="21"/>
          <w:szCs w:val="21"/>
        </w:rPr>
        <w:t xml:space="preserve"> 2010, 13</w:t>
      </w:r>
      <w:proofErr w:type="gramStart"/>
      <w:r>
        <w:rPr>
          <w:sz w:val="21"/>
          <w:szCs w:val="21"/>
        </w:rPr>
        <w:t>(8)</w:t>
      </w:r>
      <w:proofErr w:type="gramEnd"/>
      <w:r>
        <w:rPr>
          <w:sz w:val="21"/>
          <w:szCs w:val="21"/>
        </w:rPr>
        <w:t>: 78-88, 96</w:t>
      </w:r>
      <w:proofErr w:type="gramStart"/>
      <w:r>
        <w:rPr>
          <w:sz w:val="21"/>
          <w:szCs w:val="21"/>
        </w:rPr>
        <w:t>.</w:t>
      </w:r>
      <w:proofErr w:type="gramEnd"/>
      <w:r>
        <w:rPr>
          <w:sz w:val="21"/>
          <w:szCs w:val="21"/>
        </w:rPr>
        <w:t xml:space="preserve"> / Hao Yuanyuan, Ye Qiang, Li Yijun. Research on online impact factors of customer reviews usefulness based on movie reviews data[J]. Journal of Management Sciences in China, 2010, 13(8): 78-88, 96. (in Chinese).</w:t>
      </w:r>
    </w:p>
    <w:p w14:paraId="3465F9CB" w14:textId="77777777" w:rsidR="001E30B5" w:rsidRDefault="00000000">
      <w:pPr>
        <w:spacing w:after="40"/>
        <w:ind w:left="420" w:hanging="420"/>
        <w:jc w:val="both"/>
      </w:pPr>
      <w:r>
        <w:rPr>
          <w:sz w:val="21"/>
          <w:szCs w:val="21"/>
        </w:rPr>
        <w:t>[8]</w:t>
      </w:r>
      <w:r>
        <w:rPr>
          <w:sz w:val="21"/>
          <w:szCs w:val="21"/>
        </w:rPr>
        <w:t xml:space="preserve">　</w:t>
      </w:r>
      <w:proofErr w:type="gramStart"/>
      <w:r>
        <w:rPr>
          <w:sz w:val="21"/>
          <w:szCs w:val="21"/>
        </w:rPr>
        <w:t>闫欣</w:t>
      </w:r>
      <w:r>
        <w:rPr>
          <w:sz w:val="21"/>
          <w:szCs w:val="21"/>
        </w:rPr>
        <w:t>,</w:t>
      </w:r>
      <w:proofErr w:type="gramEnd"/>
      <w:r>
        <w:rPr>
          <w:sz w:val="21"/>
          <w:szCs w:val="21"/>
        </w:rPr>
        <w:t xml:space="preserve"> </w:t>
      </w:r>
      <w:proofErr w:type="gramStart"/>
      <w:r>
        <w:rPr>
          <w:sz w:val="21"/>
          <w:szCs w:val="21"/>
        </w:rPr>
        <w:t>卞亦文</w:t>
      </w:r>
      <w:r>
        <w:rPr>
          <w:sz w:val="21"/>
          <w:szCs w:val="21"/>
        </w:rPr>
        <w:t>,</w:t>
      </w:r>
      <w:proofErr w:type="gramEnd"/>
      <w:r>
        <w:rPr>
          <w:sz w:val="21"/>
          <w:szCs w:val="21"/>
        </w:rPr>
        <w:t xml:space="preserve"> </w:t>
      </w:r>
      <w:proofErr w:type="gramStart"/>
      <w:r>
        <w:rPr>
          <w:sz w:val="21"/>
          <w:szCs w:val="21"/>
        </w:rPr>
        <w:t>韩小花</w:t>
      </w:r>
      <w:r>
        <w:rPr>
          <w:sz w:val="21"/>
          <w:szCs w:val="21"/>
        </w:rPr>
        <w:t>.</w:t>
      </w:r>
      <w:proofErr w:type="gramEnd"/>
      <w:r>
        <w:rPr>
          <w:sz w:val="21"/>
          <w:szCs w:val="21"/>
        </w:rPr>
        <w:t xml:space="preserve"> </w:t>
      </w:r>
      <w:r>
        <w:rPr>
          <w:sz w:val="21"/>
          <w:szCs w:val="21"/>
        </w:rPr>
        <w:t>考虑在线评论和自选择偏差的产品线策略研究</w:t>
      </w:r>
      <w:r>
        <w:rPr>
          <w:sz w:val="21"/>
          <w:szCs w:val="21"/>
        </w:rPr>
        <w:t xml:space="preserve">[J]. </w:t>
      </w:r>
      <w:r>
        <w:rPr>
          <w:sz w:val="21"/>
          <w:szCs w:val="21"/>
        </w:rPr>
        <w:t>管理科学</w:t>
      </w:r>
      <w:proofErr w:type="gramStart"/>
      <w:r>
        <w:rPr>
          <w:sz w:val="21"/>
          <w:szCs w:val="21"/>
        </w:rPr>
        <w:t>学报</w:t>
      </w:r>
      <w:r>
        <w:rPr>
          <w:sz w:val="21"/>
          <w:szCs w:val="21"/>
        </w:rPr>
        <w:t>,</w:t>
      </w:r>
      <w:proofErr w:type="gramEnd"/>
      <w:r>
        <w:rPr>
          <w:sz w:val="21"/>
          <w:szCs w:val="21"/>
        </w:rPr>
        <w:t xml:space="preserve"> 2026</w:t>
      </w:r>
      <w:proofErr w:type="gramStart"/>
      <w:r>
        <w:rPr>
          <w:sz w:val="21"/>
          <w:szCs w:val="21"/>
        </w:rPr>
        <w:t>(7)</w:t>
      </w:r>
      <w:proofErr w:type="gramEnd"/>
      <w:r>
        <w:rPr>
          <w:sz w:val="21"/>
          <w:szCs w:val="21"/>
        </w:rPr>
        <w:t>: 94-108. / Yan Xin, Bian Yiwen, Han Xiaohua. Product line strategy considering online reviews and self-selection bias[J]. Journal of Management Sciences in China, 2026(7): 94-108. (in Chinese).</w:t>
      </w:r>
    </w:p>
    <w:p w14:paraId="472CB125" w14:textId="77777777" w:rsidR="001E30B5" w:rsidRDefault="00000000">
      <w:pPr>
        <w:spacing w:after="40"/>
        <w:ind w:left="420" w:hanging="420"/>
        <w:jc w:val="both"/>
      </w:pPr>
      <w:r>
        <w:rPr>
          <w:noProof/>
          <w:sz w:val="21"/>
          <w:szCs w:val="21"/>
        </w:rPr>
        <w:t>[9]</w:t>
      </w:r>
      <w:r>
        <w:rPr>
          <w:noProof/>
          <w:sz w:val="21"/>
          <w:szCs w:val="21"/>
        </w:rPr>
        <w:t xml:space="preserve">　</w:t>
      </w:r>
      <w:r>
        <w:rPr>
          <w:noProof/>
          <w:sz w:val="21"/>
          <w:szCs w:val="21"/>
        </w:rPr>
        <w:t>Lian Y, Tang H, Xiang M, et al. Public attitudes and sentiments toward ChatGPT in China: A text mining analysis based on social media[J]. Technology in Society, 2024, 76: 102442.</w:t>
      </w:r>
    </w:p>
    <w:p w14:paraId="1894AE76" w14:textId="77777777" w:rsidR="001E30B5" w:rsidRDefault="00000000">
      <w:pPr>
        <w:spacing w:after="40"/>
        <w:ind w:left="420" w:hanging="420"/>
        <w:jc w:val="both"/>
      </w:pPr>
      <w:r>
        <w:rPr>
          <w:noProof/>
          <w:sz w:val="21"/>
          <w:szCs w:val="21"/>
        </w:rPr>
        <w:t>[10]</w:t>
      </w:r>
      <w:r>
        <w:rPr>
          <w:noProof/>
          <w:sz w:val="21"/>
          <w:szCs w:val="21"/>
        </w:rPr>
        <w:t xml:space="preserve">　</w:t>
      </w:r>
      <w:r>
        <w:rPr>
          <w:noProof/>
          <w:sz w:val="21"/>
          <w:szCs w:val="21"/>
        </w:rPr>
        <w:t>Guo W, Chen Y. Investigating whether AI will replace human physicians and understanding the interplay of the source of consultation, health-related stigma, and explanations of diagnoses on patients’ evaluations of medical consultations: Randomized factorial experiment[J]. Journal of Medical Internet Research, 2025, 27: e66760.</w:t>
      </w:r>
    </w:p>
    <w:p w14:paraId="1AF5AC6D" w14:textId="77777777" w:rsidR="001E30B5" w:rsidRDefault="00000000">
      <w:pPr>
        <w:spacing w:after="40"/>
        <w:ind w:left="420" w:hanging="420"/>
        <w:jc w:val="both"/>
      </w:pPr>
      <w:r>
        <w:rPr>
          <w:noProof/>
          <w:sz w:val="21"/>
          <w:szCs w:val="21"/>
        </w:rPr>
        <w:t>[11]</w:t>
      </w:r>
      <w:r>
        <w:rPr>
          <w:noProof/>
          <w:sz w:val="21"/>
          <w:szCs w:val="21"/>
        </w:rPr>
        <w:t xml:space="preserve">　</w:t>
      </w:r>
      <w:r>
        <w:rPr>
          <w:noProof/>
          <w:sz w:val="21"/>
          <w:szCs w:val="21"/>
        </w:rPr>
        <w:t>Choi J, Kim Y J, Lyu P, et al. Public reactions to hospitals after adverse events involving AI[J]. npj Digital Public Health, 2026, 1: 17.</w:t>
      </w:r>
    </w:p>
    <w:p w14:paraId="5DE496FB" w14:textId="77777777" w:rsidR="001E30B5" w:rsidRDefault="00000000">
      <w:pPr>
        <w:spacing w:after="40"/>
        <w:ind w:left="420" w:hanging="420"/>
        <w:jc w:val="both"/>
      </w:pPr>
      <w:r>
        <w:rPr>
          <w:noProof/>
          <w:sz w:val="21"/>
          <w:szCs w:val="21"/>
        </w:rPr>
        <w:t>[12]</w:t>
      </w:r>
      <w:r>
        <w:rPr>
          <w:noProof/>
          <w:sz w:val="21"/>
          <w:szCs w:val="21"/>
        </w:rPr>
        <w:t xml:space="preserve">　</w:t>
      </w:r>
      <w:r>
        <w:rPr>
          <w:noProof/>
          <w:sz w:val="21"/>
          <w:szCs w:val="21"/>
        </w:rPr>
        <w:t>Hsieh H F, Shannon S E. Three approaches to qualitative content analysis[J]. Qualitative Health Research, 2005, 15(9): 1277-1288.</w:t>
      </w:r>
    </w:p>
    <w:p w14:paraId="2580FCAB" w14:textId="77777777" w:rsidR="001E30B5" w:rsidRDefault="00000000">
      <w:pPr>
        <w:spacing w:after="40"/>
        <w:ind w:left="420" w:hanging="420"/>
        <w:jc w:val="both"/>
      </w:pPr>
      <w:r>
        <w:rPr>
          <w:noProof/>
          <w:sz w:val="21"/>
          <w:szCs w:val="21"/>
        </w:rPr>
        <w:t>[13]</w:t>
      </w:r>
      <w:r>
        <w:rPr>
          <w:noProof/>
          <w:sz w:val="21"/>
          <w:szCs w:val="21"/>
        </w:rPr>
        <w:t xml:space="preserve">　</w:t>
      </w:r>
      <w:r>
        <w:rPr>
          <w:noProof/>
          <w:sz w:val="21"/>
          <w:szCs w:val="21"/>
        </w:rPr>
        <w:t>Parasuraman R, Riley V. Humans and automation: Use, misuse, disuse, abuse[J]. Human Factors, 1997, 39(2): 230-253.</w:t>
      </w:r>
    </w:p>
    <w:p w14:paraId="6069EBA9" w14:textId="77777777" w:rsidR="001E30B5" w:rsidRDefault="00000000">
      <w:pPr>
        <w:spacing w:after="40"/>
        <w:ind w:left="420" w:hanging="420"/>
        <w:jc w:val="both"/>
      </w:pPr>
      <w:r>
        <w:rPr>
          <w:noProof/>
          <w:sz w:val="21"/>
          <w:szCs w:val="21"/>
        </w:rPr>
        <w:t>[14]</w:t>
      </w:r>
      <w:r>
        <w:rPr>
          <w:noProof/>
          <w:sz w:val="21"/>
          <w:szCs w:val="21"/>
        </w:rPr>
        <w:t xml:space="preserve">　</w:t>
      </w:r>
      <w:r>
        <w:rPr>
          <w:noProof/>
          <w:sz w:val="21"/>
          <w:szCs w:val="21"/>
        </w:rPr>
        <w:t>Lee J D, See K A. Trust in automation: Designing for appropriate reliance[J]. Human Factors, 2004, 46(1): 50-80.</w:t>
      </w:r>
    </w:p>
    <w:p w14:paraId="5A828D6E" w14:textId="77777777" w:rsidR="001E30B5" w:rsidRDefault="00000000">
      <w:pPr>
        <w:spacing w:after="40"/>
        <w:ind w:left="420" w:hanging="420"/>
        <w:jc w:val="both"/>
      </w:pPr>
      <w:r>
        <w:rPr>
          <w:noProof/>
          <w:sz w:val="21"/>
          <w:szCs w:val="21"/>
        </w:rPr>
        <w:t>[15]</w:t>
      </w:r>
      <w:r>
        <w:rPr>
          <w:noProof/>
          <w:sz w:val="21"/>
          <w:szCs w:val="21"/>
        </w:rPr>
        <w:t xml:space="preserve">　</w:t>
      </w:r>
      <w:r>
        <w:rPr>
          <w:noProof/>
          <w:sz w:val="21"/>
          <w:szCs w:val="21"/>
        </w:rPr>
        <w:t>Parasuraman R, Sheridan T B, Wickens C D. A model for types and levels of human interaction with automation[J]. IEEE Transactions on Systems, Man, and Cybernetics - Part A, 2000, 30(3): 286-297.</w:t>
      </w:r>
    </w:p>
    <w:p w14:paraId="5D78A966" w14:textId="77777777" w:rsidR="001E30B5" w:rsidRDefault="00000000">
      <w:pPr>
        <w:spacing w:after="40"/>
        <w:ind w:left="420" w:hanging="420"/>
        <w:jc w:val="both"/>
      </w:pPr>
      <w:r>
        <w:rPr>
          <w:noProof/>
          <w:sz w:val="21"/>
          <w:szCs w:val="21"/>
        </w:rPr>
        <w:t>[16]</w:t>
      </w:r>
      <w:r>
        <w:rPr>
          <w:noProof/>
          <w:sz w:val="21"/>
          <w:szCs w:val="21"/>
        </w:rPr>
        <w:t xml:space="preserve">　</w:t>
      </w:r>
      <w:r>
        <w:rPr>
          <w:noProof/>
          <w:sz w:val="21"/>
          <w:szCs w:val="21"/>
        </w:rPr>
        <w:t>Slovic P. Perception of risk[J]. Science, 1987, 236(4799): 280-285.</w:t>
      </w:r>
    </w:p>
    <w:p w14:paraId="7907923B" w14:textId="77777777" w:rsidR="001E30B5" w:rsidRDefault="00000000">
      <w:pPr>
        <w:spacing w:after="40"/>
        <w:ind w:left="420" w:hanging="420"/>
        <w:jc w:val="both"/>
      </w:pPr>
      <w:r>
        <w:rPr>
          <w:noProof/>
          <w:sz w:val="21"/>
          <w:szCs w:val="21"/>
        </w:rPr>
        <w:t>[17]</w:t>
      </w:r>
      <w:r>
        <w:rPr>
          <w:noProof/>
          <w:sz w:val="21"/>
          <w:szCs w:val="21"/>
        </w:rPr>
        <w:t xml:space="preserve">　</w:t>
      </w:r>
      <w:r>
        <w:rPr>
          <w:noProof/>
          <w:sz w:val="21"/>
          <w:szCs w:val="21"/>
        </w:rPr>
        <w:t>Horych T, Mandl C, Ruas T, et al. The promises and pitfalls of LLM annotations in dataset labeling: A case study on media bias detection[C]//Findings of the Association for Computational Linguistics: NAACL 2025. 2025: 1370-1386.</w:t>
      </w:r>
    </w:p>
    <w:p w14:paraId="3281DC04" w14:textId="77777777" w:rsidR="001E30B5" w:rsidRDefault="00000000">
      <w:pPr>
        <w:spacing w:after="40"/>
        <w:ind w:left="420" w:hanging="420"/>
        <w:jc w:val="both"/>
      </w:pPr>
      <w:r>
        <w:rPr>
          <w:noProof/>
          <w:sz w:val="21"/>
          <w:szCs w:val="21"/>
        </w:rPr>
        <w:t>[18]</w:t>
      </w:r>
      <w:r>
        <w:rPr>
          <w:noProof/>
          <w:sz w:val="21"/>
          <w:szCs w:val="21"/>
        </w:rPr>
        <w:t xml:space="preserve">　</w:t>
      </w:r>
      <w:r>
        <w:rPr>
          <w:noProof/>
          <w:sz w:val="21"/>
          <w:szCs w:val="21"/>
        </w:rPr>
        <w:t>Xia M, Wang H, Li Y, et al. Prompt candidates, then distill: A teacher-student framework for LLM-driven data annotation[C]//Proceedings of the 63rd Annual Meeting of the Association for Computational Linguistics (Volume 1: Long Papers). 2025: 2750-2770.</w:t>
      </w:r>
    </w:p>
    <w:p w14:paraId="3AE26596" w14:textId="77777777" w:rsidR="001E30B5" w:rsidRDefault="00000000">
      <w:pPr>
        <w:spacing w:after="40"/>
        <w:ind w:left="420" w:hanging="420"/>
        <w:jc w:val="both"/>
      </w:pPr>
      <w:r>
        <w:rPr>
          <w:noProof/>
          <w:sz w:val="21"/>
          <w:szCs w:val="21"/>
        </w:rPr>
        <w:t>[19]</w:t>
      </w:r>
      <w:r>
        <w:rPr>
          <w:noProof/>
          <w:sz w:val="21"/>
          <w:szCs w:val="21"/>
        </w:rPr>
        <w:t xml:space="preserve">　</w:t>
      </w:r>
      <w:r>
        <w:rPr>
          <w:noProof/>
          <w:sz w:val="21"/>
          <w:szCs w:val="21"/>
        </w:rPr>
        <w:t>Ye L, Shah A, Zhang C, et al. Calibrating pre-trained language classifiers on LLM-generated noisy labels via iterative refinement[C]//Proceedings of the 31st ACM SIGKDD Conference on Knowledge Discovery and Data Mining. 2025.</w:t>
      </w:r>
    </w:p>
    <w:p w14:paraId="1A60070F" w14:textId="77777777" w:rsidR="001E30B5" w:rsidRDefault="00000000">
      <w:pPr>
        <w:spacing w:after="40"/>
        <w:ind w:left="420" w:hanging="420"/>
        <w:jc w:val="both"/>
      </w:pPr>
      <w:r>
        <w:rPr>
          <w:noProof/>
          <w:sz w:val="21"/>
          <w:szCs w:val="21"/>
        </w:rPr>
        <w:lastRenderedPageBreak/>
        <w:t>[20]</w:t>
      </w:r>
      <w:r>
        <w:rPr>
          <w:noProof/>
          <w:sz w:val="21"/>
          <w:szCs w:val="21"/>
        </w:rPr>
        <w:t xml:space="preserve">　</w:t>
      </w:r>
      <w:r>
        <w:rPr>
          <w:noProof/>
          <w:sz w:val="21"/>
          <w:szCs w:val="21"/>
        </w:rPr>
        <w:t>Cui Y, Che W, Liu T, et al. Revisiting pre-trained models for Chinese natural language processing[C]//Findings of the Association for Computational Linguistics: EMNLP 2020. 2020: 657-668.</w:t>
      </w:r>
    </w:p>
    <w:p w14:paraId="70FB7C93" w14:textId="77777777" w:rsidR="001E30B5" w:rsidRDefault="00000000">
      <w:pPr>
        <w:spacing w:after="40"/>
        <w:ind w:left="420" w:hanging="420"/>
        <w:jc w:val="both"/>
      </w:pPr>
      <w:r>
        <w:rPr>
          <w:noProof/>
          <w:sz w:val="21"/>
          <w:szCs w:val="21"/>
        </w:rPr>
        <w:t>[21]</w:t>
      </w:r>
      <w:r>
        <w:rPr>
          <w:noProof/>
          <w:sz w:val="21"/>
          <w:szCs w:val="21"/>
        </w:rPr>
        <w:t xml:space="preserve">　</w:t>
      </w:r>
      <w:r>
        <w:rPr>
          <w:noProof/>
          <w:sz w:val="21"/>
          <w:szCs w:val="21"/>
        </w:rPr>
        <w:t>Lin T Y, Goyal P, Girshick R, et al. Focal loss for dense object detection[C]//Proceedings of the IEEE International Conference on Computer Vision. 2017: 2980-2988.</w:t>
      </w:r>
    </w:p>
    <w:p w14:paraId="7AE70118" w14:textId="77777777" w:rsidR="001E30B5" w:rsidRDefault="00000000">
      <w:pPr>
        <w:spacing w:after="40"/>
        <w:ind w:left="420" w:hanging="420"/>
        <w:jc w:val="both"/>
      </w:pPr>
      <w:r>
        <w:rPr>
          <w:noProof/>
          <w:sz w:val="21"/>
          <w:szCs w:val="21"/>
        </w:rPr>
        <w:t>[22]</w:t>
      </w:r>
      <w:r>
        <w:rPr>
          <w:noProof/>
          <w:sz w:val="21"/>
          <w:szCs w:val="21"/>
        </w:rPr>
        <w:t xml:space="preserve">　</w:t>
      </w:r>
      <w:r>
        <w:rPr>
          <w:noProof/>
          <w:sz w:val="21"/>
          <w:szCs w:val="21"/>
        </w:rPr>
        <w:t>Callon M, Courtial J P, Turner W A, et al. From translations to problematic networks: An introduction to co-word analysis[J]. Social Science Information, 1983, 22(2): 191-235.</w:t>
      </w:r>
    </w:p>
    <w:p w14:paraId="0B21F2ED" w14:textId="77777777" w:rsidR="001E30B5" w:rsidRDefault="00000000">
      <w:pPr>
        <w:spacing w:after="40"/>
        <w:ind w:left="420" w:hanging="420"/>
        <w:jc w:val="both"/>
      </w:pPr>
      <w:r>
        <w:rPr>
          <w:noProof/>
          <w:sz w:val="21"/>
          <w:szCs w:val="21"/>
        </w:rPr>
        <w:t>[23]</w:t>
      </w:r>
      <w:r>
        <w:rPr>
          <w:noProof/>
          <w:sz w:val="21"/>
          <w:szCs w:val="21"/>
        </w:rPr>
        <w:t xml:space="preserve">　</w:t>
      </w:r>
      <w:r>
        <w:rPr>
          <w:noProof/>
          <w:sz w:val="21"/>
          <w:szCs w:val="21"/>
        </w:rPr>
        <w:t>Danowski J A. Network analysis of message content[M]//Richards W D Jr, Barnett G A. Progress in Communication Sciences. Vol. 12. Norwood, NJ: Ablex, 1993: 197-221.</w:t>
      </w:r>
    </w:p>
    <w:p w14:paraId="307135A8" w14:textId="77777777" w:rsidR="001E30B5" w:rsidRDefault="00000000">
      <w:pPr>
        <w:spacing w:after="40"/>
        <w:ind w:left="420" w:hanging="420"/>
        <w:jc w:val="both"/>
      </w:pPr>
      <w:r>
        <w:rPr>
          <w:noProof/>
          <w:sz w:val="21"/>
          <w:szCs w:val="21"/>
        </w:rPr>
        <w:t>[24]</w:t>
      </w:r>
      <w:r>
        <w:rPr>
          <w:noProof/>
          <w:sz w:val="21"/>
          <w:szCs w:val="21"/>
        </w:rPr>
        <w:t xml:space="preserve">　</w:t>
      </w:r>
      <w:r>
        <w:rPr>
          <w:noProof/>
          <w:sz w:val="21"/>
          <w:szCs w:val="21"/>
        </w:rPr>
        <w:t>Salton G, Buckley C. Term-weighting approaches in automatic text retrieval[J]. Information Processing &amp; Management, 1988, 24(5): 513-523.</w:t>
      </w:r>
    </w:p>
    <w:p w14:paraId="0224336B" w14:textId="77777777" w:rsidR="001E30B5" w:rsidRDefault="00000000">
      <w:pPr>
        <w:spacing w:after="40"/>
        <w:ind w:left="420" w:hanging="420"/>
        <w:jc w:val="both"/>
      </w:pPr>
      <w:r>
        <w:rPr>
          <w:noProof/>
          <w:sz w:val="21"/>
          <w:szCs w:val="21"/>
        </w:rPr>
        <w:t>[25]</w:t>
      </w:r>
      <w:r>
        <w:rPr>
          <w:noProof/>
          <w:sz w:val="21"/>
          <w:szCs w:val="21"/>
        </w:rPr>
        <w:t xml:space="preserve">　</w:t>
      </w:r>
      <w:r>
        <w:rPr>
          <w:noProof/>
          <w:sz w:val="21"/>
          <w:szCs w:val="21"/>
        </w:rPr>
        <w:t>Blondel V D, Guillaume J L, Lambiotte R, et al. Fast unfolding of communities in large networks[J]. Journal of Statistical Mechanics: Theory and Experiment, 2008, 2008(10): P10008.</w:t>
      </w:r>
    </w:p>
    <w:p w14:paraId="41D54AFD" w14:textId="77777777" w:rsidR="001E30B5" w:rsidRDefault="00000000">
      <w:pPr>
        <w:spacing w:after="40"/>
        <w:ind w:left="420" w:hanging="420"/>
        <w:jc w:val="both"/>
      </w:pPr>
      <w:r>
        <w:rPr>
          <w:noProof/>
          <w:sz w:val="21"/>
          <w:szCs w:val="21"/>
        </w:rPr>
        <w:t>[26]</w:t>
      </w:r>
      <w:r>
        <w:rPr>
          <w:noProof/>
          <w:sz w:val="21"/>
          <w:szCs w:val="21"/>
        </w:rPr>
        <w:t xml:space="preserve">　</w:t>
      </w:r>
      <w:r>
        <w:rPr>
          <w:noProof/>
          <w:sz w:val="21"/>
          <w:szCs w:val="21"/>
        </w:rPr>
        <w:t>Fu X, Wang Y, Li M, et al. Community evolutional network for situation awareness using social media[J]. IEEE Access, 2020, 8: 39225-39240.</w:t>
      </w:r>
    </w:p>
    <w:p w14:paraId="2EAAB1D1" w14:textId="77777777" w:rsidR="001E30B5" w:rsidRDefault="00000000">
      <w:pPr>
        <w:spacing w:after="40"/>
        <w:ind w:left="420" w:hanging="420"/>
        <w:jc w:val="both"/>
      </w:pPr>
      <w:r>
        <w:rPr>
          <w:noProof/>
          <w:sz w:val="21"/>
          <w:szCs w:val="21"/>
        </w:rPr>
        <w:t>[27]</w:t>
      </w:r>
      <w:r>
        <w:rPr>
          <w:noProof/>
          <w:sz w:val="21"/>
          <w:szCs w:val="21"/>
        </w:rPr>
        <w:t xml:space="preserve">　</w:t>
      </w:r>
      <w:r>
        <w:rPr>
          <w:noProof/>
          <w:sz w:val="21"/>
          <w:szCs w:val="21"/>
        </w:rPr>
        <w:t>Cohen J. A coefficient of agreement for nominal scales[J]. Educational and Psychological Measurement, 1960, 20(1): 37-46.</w:t>
      </w:r>
    </w:p>
    <w:p w14:paraId="65746A9A" w14:textId="77777777" w:rsidR="001E30B5" w:rsidRDefault="00000000">
      <w:pPr>
        <w:spacing w:after="40"/>
        <w:ind w:left="420" w:hanging="420"/>
        <w:jc w:val="both"/>
      </w:pPr>
      <w:r>
        <w:rPr>
          <w:sz w:val="21"/>
          <w:szCs w:val="21"/>
        </w:rPr>
        <w:t>[28]</w:t>
      </w:r>
      <w:r>
        <w:rPr>
          <w:sz w:val="21"/>
          <w:szCs w:val="21"/>
        </w:rPr>
        <w:t xml:space="preserve">　</w:t>
      </w:r>
      <w:r>
        <w:rPr>
          <w:sz w:val="21"/>
          <w:szCs w:val="21"/>
        </w:rPr>
        <w:t>Davis F D. Perceived usefulness, perceived ease of use, and user acceptance of information technology[J]. MIS Quarterly, 1989, 13(3): 319-340.</w:t>
      </w:r>
    </w:p>
    <w:p w14:paraId="3E2A8151" w14:textId="77777777" w:rsidR="001E30B5" w:rsidRDefault="00000000">
      <w:pPr>
        <w:spacing w:after="40"/>
        <w:ind w:left="420" w:hanging="420"/>
        <w:jc w:val="both"/>
      </w:pPr>
      <w:r>
        <w:rPr>
          <w:sz w:val="21"/>
          <w:szCs w:val="21"/>
        </w:rPr>
        <w:t>[29]</w:t>
      </w:r>
      <w:r>
        <w:rPr>
          <w:sz w:val="21"/>
          <w:szCs w:val="21"/>
        </w:rPr>
        <w:t xml:space="preserve">　</w:t>
      </w:r>
      <w:r>
        <w:rPr>
          <w:sz w:val="21"/>
          <w:szCs w:val="21"/>
        </w:rPr>
        <w:t>Davis F D, Bagozzi R P, Warshaw P R. User acceptance of computer technology: A comparison of two theoretical models[J]. Management Science, 1989, 35(8): 982-1003.</w:t>
      </w:r>
    </w:p>
    <w:p w14:paraId="7FAFE56D" w14:textId="77777777" w:rsidR="001E30B5" w:rsidRDefault="00000000">
      <w:pPr>
        <w:spacing w:after="40"/>
        <w:ind w:left="420" w:hanging="420"/>
        <w:jc w:val="both"/>
      </w:pPr>
      <w:r>
        <w:rPr>
          <w:sz w:val="21"/>
          <w:szCs w:val="21"/>
        </w:rPr>
        <w:t>[30]</w:t>
      </w:r>
      <w:r>
        <w:rPr>
          <w:sz w:val="21"/>
          <w:szCs w:val="21"/>
        </w:rPr>
        <w:t xml:space="preserve">　</w:t>
      </w:r>
      <w:proofErr w:type="spellStart"/>
      <w:r>
        <w:rPr>
          <w:sz w:val="21"/>
          <w:szCs w:val="21"/>
        </w:rPr>
        <w:t>Dietvorst</w:t>
      </w:r>
      <w:proofErr w:type="spellEnd"/>
      <w:r>
        <w:rPr>
          <w:sz w:val="21"/>
          <w:szCs w:val="21"/>
        </w:rPr>
        <w:t xml:space="preserve"> B J, Simmons J P, Massey C. Algorithm aversion: People erroneously avoid algorithms after seeing them err[J]. Journal of Experimental Psychology: General, 2015, 144(1): 114-126.</w:t>
      </w:r>
    </w:p>
    <w:p w14:paraId="1A01811C" w14:textId="77777777" w:rsidR="001E30B5" w:rsidRDefault="00000000">
      <w:pPr>
        <w:spacing w:after="40"/>
        <w:ind w:left="420" w:hanging="420"/>
        <w:jc w:val="both"/>
      </w:pPr>
      <w:r>
        <w:rPr>
          <w:sz w:val="21"/>
          <w:szCs w:val="21"/>
        </w:rPr>
        <w:t>[31]</w:t>
      </w:r>
      <w:r>
        <w:rPr>
          <w:sz w:val="21"/>
          <w:szCs w:val="21"/>
        </w:rPr>
        <w:t xml:space="preserve">　</w:t>
      </w:r>
      <w:r>
        <w:rPr>
          <w:sz w:val="21"/>
          <w:szCs w:val="21"/>
        </w:rPr>
        <w:t>Logg J M, Minson J A, Moore D A. Algorithm appreciation: People prefer algorithmic to human judgment[J]. Organizational Behavior and Human Decision Processes, 2019, 151: 90-103.</w:t>
      </w:r>
    </w:p>
    <w:p w14:paraId="46C2C20C" w14:textId="77777777" w:rsidR="001E30B5" w:rsidRDefault="00000000">
      <w:pPr>
        <w:spacing w:after="40"/>
        <w:ind w:left="420" w:hanging="420"/>
        <w:jc w:val="both"/>
      </w:pPr>
      <w:r>
        <w:rPr>
          <w:sz w:val="21"/>
          <w:szCs w:val="21"/>
        </w:rPr>
        <w:t>[32]</w:t>
      </w:r>
      <w:r>
        <w:rPr>
          <w:sz w:val="21"/>
          <w:szCs w:val="21"/>
        </w:rPr>
        <w:t xml:space="preserve">　</w:t>
      </w:r>
      <w:r>
        <w:rPr>
          <w:sz w:val="21"/>
          <w:szCs w:val="21"/>
        </w:rPr>
        <w:t>Hemmer P, Schemmer M, Kühl N, et al. Complementarity in human-AI collaboration: Concept, sources, and evidence[J]. European Journal of Information Systems, 2025, 34(6): 979-1002.</w:t>
      </w:r>
    </w:p>
    <w:p w14:paraId="389B2D03" w14:textId="77777777" w:rsidR="001E30B5" w:rsidRDefault="00000000">
      <w:pPr>
        <w:spacing w:after="40"/>
        <w:ind w:left="420" w:hanging="420"/>
        <w:jc w:val="both"/>
      </w:pPr>
      <w:r>
        <w:rPr>
          <w:sz w:val="21"/>
          <w:szCs w:val="21"/>
        </w:rPr>
        <w:t>[33]</w:t>
      </w:r>
      <w:r>
        <w:rPr>
          <w:sz w:val="21"/>
          <w:szCs w:val="21"/>
        </w:rPr>
        <w:t xml:space="preserve">　</w:t>
      </w:r>
      <w:r>
        <w:rPr>
          <w:sz w:val="21"/>
          <w:szCs w:val="21"/>
        </w:rPr>
        <w:t xml:space="preserve">Liu P, Zhang J, Chen S, et al. Human-AI teaming in healthcare: 1 + 1 &gt; 2?[J]. </w:t>
      </w:r>
      <w:proofErr w:type="spellStart"/>
      <w:r>
        <w:rPr>
          <w:sz w:val="21"/>
          <w:szCs w:val="21"/>
        </w:rPr>
        <w:t>npj</w:t>
      </w:r>
      <w:proofErr w:type="spellEnd"/>
      <w:r>
        <w:rPr>
          <w:sz w:val="21"/>
          <w:szCs w:val="21"/>
        </w:rPr>
        <w:t xml:space="preserve"> Artificial Intelligence, 2025, 1: 47.</w:t>
      </w:r>
    </w:p>
    <w:p w14:paraId="341AA016" w14:textId="77777777" w:rsidR="00C27996" w:rsidRDefault="00000000">
      <w:pPr>
        <w:spacing w:after="40"/>
        <w:ind w:left="420" w:hanging="420"/>
        <w:jc w:val="both"/>
      </w:pPr>
      <w:r>
        <w:rPr>
          <w:sz w:val="21"/>
          <w:szCs w:val="21"/>
        </w:rPr>
        <w:t>[34]</w:t>
      </w:r>
      <w:r>
        <w:rPr>
          <w:sz w:val="21"/>
          <w:szCs w:val="21"/>
        </w:rPr>
        <w:t xml:space="preserve">　国家卫生健康</w:t>
      </w:r>
      <w:proofErr w:type="gramStart"/>
      <w:r>
        <w:rPr>
          <w:sz w:val="21"/>
          <w:szCs w:val="21"/>
        </w:rPr>
        <w:t>委员会</w:t>
      </w:r>
      <w:r>
        <w:rPr>
          <w:sz w:val="21"/>
          <w:szCs w:val="21"/>
        </w:rPr>
        <w:t>.</w:t>
      </w:r>
      <w:proofErr w:type="gramEnd"/>
      <w:r>
        <w:rPr>
          <w:sz w:val="21"/>
          <w:szCs w:val="21"/>
        </w:rPr>
        <w:t xml:space="preserve"> 2024</w:t>
      </w:r>
      <w:r>
        <w:rPr>
          <w:sz w:val="21"/>
          <w:szCs w:val="21"/>
        </w:rPr>
        <w:t>年我国卫生健康事业发展统计公报</w:t>
      </w:r>
      <w:r>
        <w:rPr>
          <w:sz w:val="21"/>
          <w:szCs w:val="21"/>
        </w:rPr>
        <w:t>[EB/OL]. (2025-12-</w:t>
      </w:r>
      <w:proofErr w:type="gramStart"/>
      <w:r>
        <w:rPr>
          <w:sz w:val="21"/>
          <w:szCs w:val="21"/>
        </w:rPr>
        <w:t>01)[</w:t>
      </w:r>
      <w:proofErr w:type="gramEnd"/>
      <w:r>
        <w:rPr>
          <w:sz w:val="21"/>
          <w:szCs w:val="21"/>
        </w:rPr>
        <w:t>2026-08-28]. https://www.nhc.gov.cn/guihuaxxs/c100133/202512/f1c3a3c617484a27a1a26a468afbaeee/files/2024</w:t>
      </w:r>
      <w:r>
        <w:rPr>
          <w:sz w:val="21"/>
          <w:szCs w:val="21"/>
        </w:rPr>
        <w:t>年我国卫生健康事业发展统计公报</w:t>
      </w:r>
      <w:r>
        <w:rPr>
          <w:sz w:val="21"/>
          <w:szCs w:val="21"/>
        </w:rPr>
        <w:t>-20251201161542231.pdf.</w:t>
      </w:r>
    </w:p>
    <w:p w14:paraId="7C7C3738" w14:textId="77777777" w:rsidR="00C27996" w:rsidRDefault="00000000">
      <w:pPr>
        <w:spacing w:after="40"/>
        <w:ind w:left="420" w:hanging="420"/>
        <w:jc w:val="both"/>
      </w:pPr>
      <w:r>
        <w:rPr>
          <w:sz w:val="21"/>
          <w:szCs w:val="21"/>
        </w:rPr>
        <w:t>[35]</w:t>
      </w:r>
      <w:r>
        <w:rPr>
          <w:sz w:val="21"/>
          <w:szCs w:val="21"/>
        </w:rPr>
        <w:t xml:space="preserve">　国家卫生健康委员会</w:t>
      </w:r>
      <w:proofErr w:type="gramStart"/>
      <w:r>
        <w:rPr>
          <w:sz w:val="21"/>
          <w:szCs w:val="21"/>
        </w:rPr>
        <w:t>办公厅</w:t>
      </w:r>
      <w:r>
        <w:rPr>
          <w:sz w:val="21"/>
          <w:szCs w:val="21"/>
        </w:rPr>
        <w:t>,</w:t>
      </w:r>
      <w:proofErr w:type="gramEnd"/>
      <w:r>
        <w:rPr>
          <w:sz w:val="21"/>
          <w:szCs w:val="21"/>
        </w:rPr>
        <w:t xml:space="preserve"> </w:t>
      </w:r>
      <w:r>
        <w:rPr>
          <w:sz w:val="21"/>
          <w:szCs w:val="21"/>
        </w:rPr>
        <w:t>国家中医药局综合</w:t>
      </w:r>
      <w:proofErr w:type="gramStart"/>
      <w:r>
        <w:rPr>
          <w:sz w:val="21"/>
          <w:szCs w:val="21"/>
        </w:rPr>
        <w:t>司</w:t>
      </w:r>
      <w:r>
        <w:rPr>
          <w:sz w:val="21"/>
          <w:szCs w:val="21"/>
        </w:rPr>
        <w:t>,</w:t>
      </w:r>
      <w:proofErr w:type="gramEnd"/>
      <w:r>
        <w:rPr>
          <w:sz w:val="21"/>
          <w:szCs w:val="21"/>
        </w:rPr>
        <w:t xml:space="preserve"> </w:t>
      </w:r>
      <w:r>
        <w:rPr>
          <w:sz w:val="21"/>
          <w:szCs w:val="21"/>
        </w:rPr>
        <w:t>国家疾病预防控制局综合</w:t>
      </w:r>
      <w:proofErr w:type="gramStart"/>
      <w:r>
        <w:rPr>
          <w:sz w:val="21"/>
          <w:szCs w:val="21"/>
        </w:rPr>
        <w:t>司</w:t>
      </w:r>
      <w:r>
        <w:rPr>
          <w:sz w:val="21"/>
          <w:szCs w:val="21"/>
        </w:rPr>
        <w:t>.</w:t>
      </w:r>
      <w:proofErr w:type="gramEnd"/>
      <w:r>
        <w:rPr>
          <w:sz w:val="21"/>
          <w:szCs w:val="21"/>
        </w:rPr>
        <w:t xml:space="preserve"> </w:t>
      </w:r>
      <w:r>
        <w:rPr>
          <w:sz w:val="21"/>
          <w:szCs w:val="21"/>
        </w:rPr>
        <w:t>卫生健康行业人工智能应用场景参考指引</w:t>
      </w:r>
      <w:r>
        <w:rPr>
          <w:sz w:val="21"/>
          <w:szCs w:val="21"/>
        </w:rPr>
        <w:t>[EB/OL]. (2024-11-</w:t>
      </w:r>
      <w:proofErr w:type="gramStart"/>
      <w:r>
        <w:rPr>
          <w:sz w:val="21"/>
          <w:szCs w:val="21"/>
        </w:rPr>
        <w:t>06)[</w:t>
      </w:r>
      <w:proofErr w:type="gramEnd"/>
      <w:r>
        <w:rPr>
          <w:sz w:val="21"/>
          <w:szCs w:val="21"/>
        </w:rPr>
        <w:t>2026-08-28]. https://www.nhc.gov.cn/guihuaxxs/c100133/202411/3dee425b8dc34f739d63483c4e5c334c.shtml.</w:t>
      </w:r>
    </w:p>
    <w:p w14:paraId="445F4745" w14:textId="77777777" w:rsidR="00C27996" w:rsidRDefault="00000000">
      <w:pPr>
        <w:spacing w:after="40"/>
        <w:ind w:left="420" w:hanging="420"/>
        <w:jc w:val="both"/>
      </w:pPr>
      <w:r>
        <w:rPr>
          <w:sz w:val="21"/>
          <w:szCs w:val="21"/>
        </w:rPr>
        <w:lastRenderedPageBreak/>
        <w:t>[36]</w:t>
      </w:r>
      <w:r>
        <w:rPr>
          <w:sz w:val="21"/>
          <w:szCs w:val="21"/>
        </w:rPr>
        <w:t xml:space="preserve">　</w:t>
      </w:r>
      <w:proofErr w:type="gramStart"/>
      <w:r>
        <w:rPr>
          <w:sz w:val="21"/>
          <w:szCs w:val="21"/>
        </w:rPr>
        <w:t>国务院</w:t>
      </w:r>
      <w:r>
        <w:rPr>
          <w:sz w:val="21"/>
          <w:szCs w:val="21"/>
        </w:rPr>
        <w:t>.</w:t>
      </w:r>
      <w:proofErr w:type="gramEnd"/>
      <w:r>
        <w:rPr>
          <w:sz w:val="21"/>
          <w:szCs w:val="21"/>
        </w:rPr>
        <w:t xml:space="preserve"> </w:t>
      </w:r>
      <w:r>
        <w:rPr>
          <w:sz w:val="21"/>
          <w:szCs w:val="21"/>
        </w:rPr>
        <w:t>关于深入实施</w:t>
      </w:r>
      <w:r>
        <w:rPr>
          <w:sz w:val="21"/>
          <w:szCs w:val="21"/>
        </w:rPr>
        <w:t>“</w:t>
      </w:r>
      <w:r>
        <w:rPr>
          <w:sz w:val="21"/>
          <w:szCs w:val="21"/>
        </w:rPr>
        <w:t>人工智能</w:t>
      </w:r>
      <w:r>
        <w:rPr>
          <w:sz w:val="21"/>
          <w:szCs w:val="21"/>
        </w:rPr>
        <w:t>+”</w:t>
      </w:r>
      <w:r>
        <w:rPr>
          <w:sz w:val="21"/>
          <w:szCs w:val="21"/>
        </w:rPr>
        <w:t>行动的</w:t>
      </w:r>
      <w:proofErr w:type="gramStart"/>
      <w:r>
        <w:rPr>
          <w:sz w:val="21"/>
          <w:szCs w:val="21"/>
        </w:rPr>
        <w:t>意见</w:t>
      </w:r>
      <w:r>
        <w:rPr>
          <w:sz w:val="21"/>
          <w:szCs w:val="21"/>
        </w:rPr>
        <w:t>:</w:t>
      </w:r>
      <w:proofErr w:type="gramEnd"/>
      <w:r>
        <w:rPr>
          <w:sz w:val="21"/>
          <w:szCs w:val="21"/>
        </w:rPr>
        <w:t xml:space="preserve"> </w:t>
      </w:r>
      <w:r>
        <w:rPr>
          <w:sz w:val="21"/>
          <w:szCs w:val="21"/>
        </w:rPr>
        <w:t>国发〔</w:t>
      </w:r>
      <w:r>
        <w:rPr>
          <w:sz w:val="21"/>
          <w:szCs w:val="21"/>
        </w:rPr>
        <w:t>2025</w:t>
      </w:r>
      <w:r>
        <w:rPr>
          <w:sz w:val="21"/>
          <w:szCs w:val="21"/>
        </w:rPr>
        <w:t>〕</w:t>
      </w:r>
      <w:r>
        <w:rPr>
          <w:sz w:val="21"/>
          <w:szCs w:val="21"/>
        </w:rPr>
        <w:t>11</w:t>
      </w:r>
      <w:r>
        <w:rPr>
          <w:sz w:val="21"/>
          <w:szCs w:val="21"/>
        </w:rPr>
        <w:t>号</w:t>
      </w:r>
      <w:r>
        <w:rPr>
          <w:sz w:val="21"/>
          <w:szCs w:val="21"/>
        </w:rPr>
        <w:t>[EB/OL]. (2025-08-</w:t>
      </w:r>
      <w:proofErr w:type="gramStart"/>
      <w:r>
        <w:rPr>
          <w:sz w:val="21"/>
          <w:szCs w:val="21"/>
        </w:rPr>
        <w:t>21)[</w:t>
      </w:r>
      <w:proofErr w:type="gramEnd"/>
      <w:r>
        <w:rPr>
          <w:sz w:val="21"/>
          <w:szCs w:val="21"/>
        </w:rPr>
        <w:t>2026-08-28]. https://www.gov.cn/zhengce/content/202508/content_7037861.htm.</w:t>
      </w:r>
    </w:p>
    <w:p w14:paraId="163DF983" w14:textId="77777777" w:rsidR="00C27996" w:rsidRDefault="00000000">
      <w:pPr>
        <w:spacing w:after="40"/>
        <w:ind w:left="420" w:hanging="420"/>
        <w:jc w:val="both"/>
      </w:pPr>
      <w:r>
        <w:rPr>
          <w:sz w:val="21"/>
          <w:szCs w:val="21"/>
        </w:rPr>
        <w:t>[37]</w:t>
      </w:r>
      <w:r>
        <w:rPr>
          <w:sz w:val="21"/>
          <w:szCs w:val="21"/>
        </w:rPr>
        <w:t xml:space="preserve">　国家卫生健康委员会</w:t>
      </w:r>
      <w:proofErr w:type="gramStart"/>
      <w:r>
        <w:rPr>
          <w:sz w:val="21"/>
          <w:szCs w:val="21"/>
        </w:rPr>
        <w:t>办公厅</w:t>
      </w:r>
      <w:r>
        <w:rPr>
          <w:sz w:val="21"/>
          <w:szCs w:val="21"/>
        </w:rPr>
        <w:t>,</w:t>
      </w:r>
      <w:proofErr w:type="gramEnd"/>
      <w:r>
        <w:rPr>
          <w:sz w:val="21"/>
          <w:szCs w:val="21"/>
        </w:rPr>
        <w:t xml:space="preserve"> </w:t>
      </w:r>
      <w:r>
        <w:rPr>
          <w:sz w:val="21"/>
          <w:szCs w:val="21"/>
        </w:rPr>
        <w:t>国家发展改革委</w:t>
      </w:r>
      <w:proofErr w:type="gramStart"/>
      <w:r>
        <w:rPr>
          <w:sz w:val="21"/>
          <w:szCs w:val="21"/>
        </w:rPr>
        <w:t>办公厅</w:t>
      </w:r>
      <w:r>
        <w:rPr>
          <w:sz w:val="21"/>
          <w:szCs w:val="21"/>
        </w:rPr>
        <w:t>,</w:t>
      </w:r>
      <w:proofErr w:type="gramEnd"/>
      <w:r>
        <w:rPr>
          <w:sz w:val="21"/>
          <w:szCs w:val="21"/>
        </w:rPr>
        <w:t xml:space="preserve"> </w:t>
      </w:r>
      <w:r>
        <w:rPr>
          <w:sz w:val="21"/>
          <w:szCs w:val="21"/>
        </w:rPr>
        <w:t>工业和信息化部</w:t>
      </w:r>
      <w:proofErr w:type="gramStart"/>
      <w:r>
        <w:rPr>
          <w:sz w:val="21"/>
          <w:szCs w:val="21"/>
        </w:rPr>
        <w:t>办公厅</w:t>
      </w:r>
      <w:r>
        <w:rPr>
          <w:sz w:val="21"/>
          <w:szCs w:val="21"/>
        </w:rPr>
        <w:t>,</w:t>
      </w:r>
      <w:proofErr w:type="gramEnd"/>
      <w:r>
        <w:rPr>
          <w:sz w:val="21"/>
          <w:szCs w:val="21"/>
        </w:rPr>
        <w:t xml:space="preserve"> </w:t>
      </w:r>
      <w:proofErr w:type="gramStart"/>
      <w:r>
        <w:rPr>
          <w:sz w:val="21"/>
          <w:szCs w:val="21"/>
        </w:rPr>
        <w:t>等</w:t>
      </w:r>
      <w:r>
        <w:rPr>
          <w:sz w:val="21"/>
          <w:szCs w:val="21"/>
        </w:rPr>
        <w:t>.</w:t>
      </w:r>
      <w:proofErr w:type="gramEnd"/>
      <w:r>
        <w:rPr>
          <w:sz w:val="21"/>
          <w:szCs w:val="21"/>
        </w:rPr>
        <w:t xml:space="preserve"> </w:t>
      </w:r>
      <w:r>
        <w:rPr>
          <w:sz w:val="21"/>
          <w:szCs w:val="21"/>
        </w:rPr>
        <w:t>关于促进和规范</w:t>
      </w:r>
      <w:r>
        <w:rPr>
          <w:sz w:val="21"/>
          <w:szCs w:val="21"/>
        </w:rPr>
        <w:t>“</w:t>
      </w:r>
      <w:r>
        <w:rPr>
          <w:sz w:val="21"/>
          <w:szCs w:val="21"/>
        </w:rPr>
        <w:t>人工智能</w:t>
      </w:r>
      <w:r>
        <w:rPr>
          <w:sz w:val="21"/>
          <w:szCs w:val="21"/>
        </w:rPr>
        <w:t>+</w:t>
      </w:r>
      <w:r>
        <w:rPr>
          <w:sz w:val="21"/>
          <w:szCs w:val="21"/>
        </w:rPr>
        <w:t>医疗卫生</w:t>
      </w:r>
      <w:r>
        <w:rPr>
          <w:sz w:val="21"/>
          <w:szCs w:val="21"/>
        </w:rPr>
        <w:t>”</w:t>
      </w:r>
      <w:r>
        <w:rPr>
          <w:sz w:val="21"/>
          <w:szCs w:val="21"/>
        </w:rPr>
        <w:t>应用发展的实施</w:t>
      </w:r>
      <w:proofErr w:type="gramStart"/>
      <w:r>
        <w:rPr>
          <w:sz w:val="21"/>
          <w:szCs w:val="21"/>
        </w:rPr>
        <w:t>意见</w:t>
      </w:r>
      <w:r>
        <w:rPr>
          <w:sz w:val="21"/>
          <w:szCs w:val="21"/>
        </w:rPr>
        <w:t>:</w:t>
      </w:r>
      <w:proofErr w:type="gramEnd"/>
      <w:r>
        <w:rPr>
          <w:sz w:val="21"/>
          <w:szCs w:val="21"/>
        </w:rPr>
        <w:t xml:space="preserve"> </w:t>
      </w:r>
      <w:r>
        <w:rPr>
          <w:sz w:val="21"/>
          <w:szCs w:val="21"/>
        </w:rPr>
        <w:t>国卫办规划发〔</w:t>
      </w:r>
      <w:r>
        <w:rPr>
          <w:sz w:val="21"/>
          <w:szCs w:val="21"/>
        </w:rPr>
        <w:t>2025</w:t>
      </w:r>
      <w:r>
        <w:rPr>
          <w:sz w:val="21"/>
          <w:szCs w:val="21"/>
        </w:rPr>
        <w:t>〕</w:t>
      </w:r>
      <w:r>
        <w:rPr>
          <w:sz w:val="21"/>
          <w:szCs w:val="21"/>
        </w:rPr>
        <w:t>30</w:t>
      </w:r>
      <w:r>
        <w:rPr>
          <w:sz w:val="21"/>
          <w:szCs w:val="21"/>
        </w:rPr>
        <w:t>号</w:t>
      </w:r>
      <w:r>
        <w:rPr>
          <w:sz w:val="21"/>
          <w:szCs w:val="21"/>
        </w:rPr>
        <w:t>[EB/OL]. (2025-10-</w:t>
      </w:r>
      <w:proofErr w:type="gramStart"/>
      <w:r>
        <w:rPr>
          <w:sz w:val="21"/>
          <w:szCs w:val="21"/>
        </w:rPr>
        <w:t>20)[</w:t>
      </w:r>
      <w:proofErr w:type="gramEnd"/>
      <w:r>
        <w:rPr>
          <w:sz w:val="21"/>
          <w:szCs w:val="21"/>
        </w:rPr>
        <w:t>2026-08-28]. https://www.gov.cn/zhengce/zhengceku/202511/content_7047018.htm.</w:t>
      </w:r>
    </w:p>
    <w:p w14:paraId="6299C917" w14:textId="77777777" w:rsidR="00C27996" w:rsidRDefault="00000000">
      <w:pPr>
        <w:spacing w:after="40"/>
        <w:ind w:left="420" w:hanging="420"/>
        <w:jc w:val="both"/>
      </w:pPr>
      <w:r>
        <w:rPr>
          <w:sz w:val="21"/>
          <w:szCs w:val="21"/>
        </w:rPr>
        <w:t>[38]</w:t>
      </w:r>
      <w:r>
        <w:rPr>
          <w:sz w:val="21"/>
          <w:szCs w:val="21"/>
        </w:rPr>
        <w:t xml:space="preserve">　国家互联网信息</w:t>
      </w:r>
      <w:proofErr w:type="gramStart"/>
      <w:r>
        <w:rPr>
          <w:sz w:val="21"/>
          <w:szCs w:val="21"/>
        </w:rPr>
        <w:t>办公室</w:t>
      </w:r>
      <w:r>
        <w:rPr>
          <w:sz w:val="21"/>
          <w:szCs w:val="21"/>
        </w:rPr>
        <w:t>,</w:t>
      </w:r>
      <w:proofErr w:type="gramEnd"/>
      <w:r>
        <w:rPr>
          <w:sz w:val="21"/>
          <w:szCs w:val="21"/>
        </w:rPr>
        <w:t xml:space="preserve"> </w:t>
      </w:r>
      <w:r>
        <w:rPr>
          <w:sz w:val="21"/>
          <w:szCs w:val="21"/>
        </w:rPr>
        <w:t>国家发展和改革</w:t>
      </w:r>
      <w:proofErr w:type="gramStart"/>
      <w:r>
        <w:rPr>
          <w:sz w:val="21"/>
          <w:szCs w:val="21"/>
        </w:rPr>
        <w:t>委员会</w:t>
      </w:r>
      <w:r>
        <w:rPr>
          <w:sz w:val="21"/>
          <w:szCs w:val="21"/>
        </w:rPr>
        <w:t>,</w:t>
      </w:r>
      <w:proofErr w:type="gramEnd"/>
      <w:r>
        <w:rPr>
          <w:sz w:val="21"/>
          <w:szCs w:val="21"/>
        </w:rPr>
        <w:t xml:space="preserve"> </w:t>
      </w:r>
      <w:r>
        <w:rPr>
          <w:sz w:val="21"/>
          <w:szCs w:val="21"/>
        </w:rPr>
        <w:t>教育</w:t>
      </w:r>
      <w:proofErr w:type="gramStart"/>
      <w:r>
        <w:rPr>
          <w:sz w:val="21"/>
          <w:szCs w:val="21"/>
        </w:rPr>
        <w:t>部</w:t>
      </w:r>
      <w:r>
        <w:rPr>
          <w:sz w:val="21"/>
          <w:szCs w:val="21"/>
        </w:rPr>
        <w:t>,</w:t>
      </w:r>
      <w:proofErr w:type="gramEnd"/>
      <w:r>
        <w:rPr>
          <w:sz w:val="21"/>
          <w:szCs w:val="21"/>
        </w:rPr>
        <w:t xml:space="preserve"> </w:t>
      </w:r>
      <w:proofErr w:type="gramStart"/>
      <w:r>
        <w:rPr>
          <w:sz w:val="21"/>
          <w:szCs w:val="21"/>
        </w:rPr>
        <w:t>等</w:t>
      </w:r>
      <w:r>
        <w:rPr>
          <w:sz w:val="21"/>
          <w:szCs w:val="21"/>
        </w:rPr>
        <w:t>.</w:t>
      </w:r>
      <w:proofErr w:type="gramEnd"/>
      <w:r>
        <w:rPr>
          <w:sz w:val="21"/>
          <w:szCs w:val="21"/>
        </w:rPr>
        <w:t xml:space="preserve"> </w:t>
      </w:r>
      <w:r>
        <w:rPr>
          <w:sz w:val="21"/>
          <w:szCs w:val="21"/>
        </w:rPr>
        <w:t>生成式人工智能服务管理暂行</w:t>
      </w:r>
      <w:proofErr w:type="gramStart"/>
      <w:r>
        <w:rPr>
          <w:sz w:val="21"/>
          <w:szCs w:val="21"/>
        </w:rPr>
        <w:t>办法</w:t>
      </w:r>
      <w:r>
        <w:rPr>
          <w:sz w:val="21"/>
          <w:szCs w:val="21"/>
        </w:rPr>
        <w:t>:</w:t>
      </w:r>
      <w:proofErr w:type="gramEnd"/>
      <w:r>
        <w:rPr>
          <w:sz w:val="21"/>
          <w:szCs w:val="21"/>
        </w:rPr>
        <w:t xml:space="preserve"> </w:t>
      </w:r>
      <w:r>
        <w:rPr>
          <w:sz w:val="21"/>
          <w:szCs w:val="21"/>
        </w:rPr>
        <w:t>第</w:t>
      </w:r>
      <w:r>
        <w:rPr>
          <w:sz w:val="21"/>
          <w:szCs w:val="21"/>
        </w:rPr>
        <w:t>15</w:t>
      </w:r>
      <w:r>
        <w:rPr>
          <w:sz w:val="21"/>
          <w:szCs w:val="21"/>
        </w:rPr>
        <w:t>号令</w:t>
      </w:r>
      <w:r>
        <w:rPr>
          <w:sz w:val="21"/>
          <w:szCs w:val="21"/>
        </w:rPr>
        <w:t>[EB/OL]. (2023-07-</w:t>
      </w:r>
      <w:proofErr w:type="gramStart"/>
      <w:r>
        <w:rPr>
          <w:sz w:val="21"/>
          <w:szCs w:val="21"/>
        </w:rPr>
        <w:t>10)[</w:t>
      </w:r>
      <w:proofErr w:type="gramEnd"/>
      <w:r>
        <w:rPr>
          <w:sz w:val="21"/>
          <w:szCs w:val="21"/>
        </w:rPr>
        <w:t>2026-08-28]. https://www.gov.cn/zhengce/zhengceku/202307/content_6891752.htm.</w:t>
      </w:r>
    </w:p>
    <w:p w14:paraId="40C46187" w14:textId="77777777" w:rsidR="00C27996" w:rsidRDefault="00000000">
      <w:pPr>
        <w:spacing w:after="40"/>
        <w:ind w:left="420" w:hanging="420"/>
        <w:jc w:val="both"/>
      </w:pPr>
      <w:r>
        <w:rPr>
          <w:sz w:val="21"/>
          <w:szCs w:val="21"/>
        </w:rPr>
        <w:t>[39]</w:t>
      </w:r>
      <w:r>
        <w:rPr>
          <w:sz w:val="21"/>
          <w:szCs w:val="21"/>
        </w:rPr>
        <w:t xml:space="preserve">　</w:t>
      </w:r>
      <w:r>
        <w:rPr>
          <w:sz w:val="21"/>
          <w:szCs w:val="21"/>
        </w:rPr>
        <w:t xml:space="preserve">Hu D, Guo Y, Zhou Y, et al. A systematic review of early evidence on generative AI for drafting responses to patient messages[J]. </w:t>
      </w:r>
      <w:proofErr w:type="spellStart"/>
      <w:r>
        <w:rPr>
          <w:sz w:val="21"/>
          <w:szCs w:val="21"/>
        </w:rPr>
        <w:t>npj</w:t>
      </w:r>
      <w:proofErr w:type="spellEnd"/>
      <w:r>
        <w:rPr>
          <w:sz w:val="21"/>
          <w:szCs w:val="21"/>
        </w:rPr>
        <w:t xml:space="preserve"> Health Systems, 2025, 2: 27.</w:t>
      </w:r>
    </w:p>
    <w:p w14:paraId="48DE60A5" w14:textId="77777777" w:rsidR="00BB7C8D" w:rsidRDefault="00BB7C8D">
      <w:pPr>
        <w:spacing w:line="240" w:lineRule="auto"/>
        <w:rPr>
          <w:rFonts w:eastAsiaTheme="minorEastAsia"/>
          <w:b/>
          <w:noProof/>
        </w:rPr>
      </w:pPr>
    </w:p>
    <w:p w14:paraId="162E634D" w14:textId="77777777" w:rsidR="001E30B5" w:rsidRDefault="00000000">
      <w:pPr>
        <w:pageBreakBefore/>
        <w:spacing w:before="240" w:after="120"/>
        <w:jc w:val="center"/>
      </w:pPr>
      <w:r>
        <w:rPr>
          <w:rFonts w:eastAsia="Times New Roman"/>
          <w:b/>
          <w:sz w:val="28"/>
          <w:szCs w:val="28"/>
        </w:rPr>
        <w:lastRenderedPageBreak/>
        <w:t>Public Cognitive Patterns toward Generative AI Applications in Healthcare from a Social Media Perspective</w:t>
      </w:r>
    </w:p>
    <w:p w14:paraId="0CA42DC9" w14:textId="77777777" w:rsidR="00C27996" w:rsidRDefault="00000000">
      <w:pPr>
        <w:spacing w:after="240"/>
        <w:jc w:val="center"/>
      </w:pPr>
      <w:r>
        <w:rPr>
          <w:rFonts w:eastAsia="Times New Roman"/>
          <w:b/>
          <w:szCs w:val="24"/>
        </w:rPr>
        <w:t>A Text Mining Analysis</w:t>
      </w:r>
    </w:p>
    <w:p w14:paraId="117D1CF6" w14:textId="77777777" w:rsidR="001E30B5" w:rsidRDefault="00000000">
      <w:pPr>
        <w:spacing w:before="120" w:after="120"/>
        <w:jc w:val="both"/>
      </w:pPr>
      <w:r>
        <w:rPr>
          <w:rFonts w:eastAsia="Times New Roman"/>
          <w:b/>
          <w:sz w:val="21"/>
          <w:szCs w:val="21"/>
        </w:rPr>
        <w:t xml:space="preserve">Abstract: </w:t>
      </w:r>
      <w:r>
        <w:rPr>
          <w:rFonts w:eastAsia="Times New Roman"/>
          <w:sz w:val="21"/>
          <w:szCs w:val="21"/>
        </w:rPr>
        <w:t xml:space="preserve">Generative artificial intelligence (AI) powered by large language models is entering health consultation, report interpretation, patient communication, and clinical support. Its sustainable adoption, however, depends on how the public understands AI capability, physicians’ roles, potential risks, and human–AI relationships. Existing survey research mainly measures acceptance intentions, whereas social media studies tend to focus on sentiment polarity or topic identification. This study retrospectively collected Chinese comments concerning AI doctors, AI consultation, and medical large language models from Weibo, Douyin, </w:t>
      </w:r>
      <w:proofErr w:type="spellStart"/>
      <w:r>
        <w:rPr>
          <w:rFonts w:eastAsia="Times New Roman"/>
          <w:sz w:val="21"/>
          <w:szCs w:val="21"/>
        </w:rPr>
        <w:t>Xiaohongshu</w:t>
      </w:r>
      <w:proofErr w:type="spellEnd"/>
      <w:r>
        <w:rPr>
          <w:rFonts w:eastAsia="Times New Roman"/>
          <w:sz w:val="21"/>
          <w:szCs w:val="21"/>
        </w:rPr>
        <w:t xml:space="preserve">, and </w:t>
      </w:r>
      <w:proofErr w:type="spellStart"/>
      <w:r>
        <w:rPr>
          <w:rFonts w:eastAsia="Times New Roman"/>
          <w:sz w:val="21"/>
          <w:szCs w:val="21"/>
        </w:rPr>
        <w:t>Zhihu</w:t>
      </w:r>
      <w:proofErr w:type="spellEnd"/>
      <w:r>
        <w:rPr>
          <w:rFonts w:eastAsia="Times New Roman"/>
          <w:sz w:val="21"/>
          <w:szCs w:val="21"/>
        </w:rPr>
        <w:t>. After data cleaning, relevance classification, and four-class attitude classification, 103,731 relevant comments were identified, of which 71,886 expressed an explicit attitude. TF-IDF, within-comment word co-occurrence networks, Louvain community detection, and directed content analysis were then combined to code 14 cognitive clusters along four dimensions: AI capability, physician role, risk perception, and human–AI relationship. Positive attitudes accounted for 52.4% of relevant comments and 75.6% of attitude-bearing comments. Nevertheless, positive attitudes comprised technological worship, pragmatic acceptance, and human–AI collaboration, while negative attitudes comprised technological fear and risk-accountability concerns. The study thus identifies five cognitive patterns and extends public-attitude research from evaluative valence to multidimensional cognitive configurations. The findings suggest that healthcare organizations should distinguish convenience from clinical trust and communicate capability boundaries, physician oversight, and accountability mechanisms together.</w:t>
      </w:r>
    </w:p>
    <w:p w14:paraId="07CCD1E7" w14:textId="77777777" w:rsidR="001E30B5" w:rsidRDefault="00000000">
      <w:pPr>
        <w:spacing w:after="120"/>
        <w:jc w:val="both"/>
      </w:pPr>
      <w:r>
        <w:rPr>
          <w:rFonts w:eastAsia="Times New Roman"/>
          <w:b/>
          <w:sz w:val="21"/>
          <w:szCs w:val="21"/>
        </w:rPr>
        <w:t xml:space="preserve">Keywords: </w:t>
      </w:r>
      <w:r>
        <w:rPr>
          <w:rFonts w:eastAsia="Times New Roman"/>
          <w:sz w:val="21"/>
          <w:szCs w:val="21"/>
        </w:rPr>
        <w:t>generative artificial intelligence; healthcare application; cognitive pattern; public attitude; human–AI complementarity; social media; word co-occurrence network</w:t>
      </w:r>
    </w:p>
    <w:sectPr w:rsidR="001E30B5" w:rsidSect="00034616">
      <w:headerReference w:type="default" r:id="rId15"/>
      <w:footerReference w:type="default" r:id="rId16"/>
      <w:pgSz w:w="11906" w:h="16838"/>
      <w:pgMar w:top="1440" w:right="1440" w:bottom="1440" w:left="1440"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2A008" w14:textId="77777777" w:rsidR="00CA337F" w:rsidRDefault="00CA337F">
      <w:pPr>
        <w:spacing w:line="240" w:lineRule="auto"/>
      </w:pPr>
      <w:r>
        <w:separator/>
      </w:r>
    </w:p>
  </w:endnote>
  <w:endnote w:type="continuationSeparator" w:id="0">
    <w:p w14:paraId="24FBB783" w14:textId="77777777" w:rsidR="00CA337F" w:rsidRDefault="00CA33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0EAC" w14:textId="77777777" w:rsidR="001E30B5" w:rsidRDefault="00000000">
    <w:pPr>
      <w:pStyle w:val="a7"/>
      <w:jc w:val="center"/>
    </w:pPr>
    <w:r>
      <w:rPr>
        <w:rFonts w:eastAsia="Times New Roman"/>
        <w:noProof/>
        <w:sz w:val="18"/>
        <w:szCs w:val="18"/>
      </w:rPr>
      <w:fldChar w:fldCharType="begin"/>
    </w:r>
    <w:r>
      <w:rPr>
        <w:rFonts w:eastAsia="Times New Roman"/>
        <w:noProof/>
        <w:sz w:val="18"/>
        <w:szCs w:val="18"/>
      </w:rPr>
      <w:instrText xml:space="preserve"> PAGE </w:instrText>
    </w:r>
    <w:r>
      <w:rPr>
        <w:rFonts w:eastAsia="Times New Roman"/>
        <w:noProof/>
        <w:sz w:val="18"/>
        <w:szCs w:val="18"/>
      </w:rPr>
      <w:fldChar w:fldCharType="separate"/>
    </w:r>
    <w:r w:rsidR="00A61BFA">
      <w:rPr>
        <w:rFonts w:eastAsia="Times New Roman"/>
        <w:noProof/>
        <w:sz w:val="18"/>
        <w:szCs w:val="18"/>
      </w:rPr>
      <w:t>1</w:t>
    </w:r>
    <w:r>
      <w:rPr>
        <w:rFonts w:eastAsia="Times New Roman"/>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A204F" w14:textId="77777777" w:rsidR="00CA337F" w:rsidRDefault="00CA337F">
      <w:pPr>
        <w:spacing w:line="240" w:lineRule="auto"/>
      </w:pPr>
      <w:r>
        <w:separator/>
      </w:r>
    </w:p>
  </w:footnote>
  <w:footnote w:type="continuationSeparator" w:id="0">
    <w:p w14:paraId="7169BA55" w14:textId="77777777" w:rsidR="00CA337F" w:rsidRDefault="00CA33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4382" w14:textId="77777777" w:rsidR="009069E2" w:rsidRDefault="009069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1937582">
    <w:abstractNumId w:val="8"/>
  </w:num>
  <w:num w:numId="2" w16cid:durableId="455416935">
    <w:abstractNumId w:val="6"/>
  </w:num>
  <w:num w:numId="3" w16cid:durableId="1965891478">
    <w:abstractNumId w:val="5"/>
  </w:num>
  <w:num w:numId="4" w16cid:durableId="678316940">
    <w:abstractNumId w:val="4"/>
  </w:num>
  <w:num w:numId="5" w16cid:durableId="694620982">
    <w:abstractNumId w:val="7"/>
  </w:num>
  <w:num w:numId="6" w16cid:durableId="157577078">
    <w:abstractNumId w:val="3"/>
  </w:num>
  <w:num w:numId="7" w16cid:durableId="341132715">
    <w:abstractNumId w:val="2"/>
  </w:num>
  <w:num w:numId="8" w16cid:durableId="956715408">
    <w:abstractNumId w:val="1"/>
  </w:num>
  <w:num w:numId="9" w16cid:durableId="421462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一帆 张">
    <w15:presenceInfo w15:providerId="Windows Live" w15:userId="a3555119ee9c56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F0"/>
    <w:rsid w:val="00034616"/>
    <w:rsid w:val="00041E97"/>
    <w:rsid w:val="0005107A"/>
    <w:rsid w:val="0006063C"/>
    <w:rsid w:val="000D57FF"/>
    <w:rsid w:val="000F4BC2"/>
    <w:rsid w:val="00122759"/>
    <w:rsid w:val="0015074B"/>
    <w:rsid w:val="00177B9D"/>
    <w:rsid w:val="00197F01"/>
    <w:rsid w:val="001C439E"/>
    <w:rsid w:val="001E30B5"/>
    <w:rsid w:val="001F629F"/>
    <w:rsid w:val="00205A3C"/>
    <w:rsid w:val="00240035"/>
    <w:rsid w:val="00245B46"/>
    <w:rsid w:val="00252750"/>
    <w:rsid w:val="0029639D"/>
    <w:rsid w:val="00312E9B"/>
    <w:rsid w:val="00326F90"/>
    <w:rsid w:val="00346DF6"/>
    <w:rsid w:val="003962C4"/>
    <w:rsid w:val="00492067"/>
    <w:rsid w:val="004A4BBD"/>
    <w:rsid w:val="004A7677"/>
    <w:rsid w:val="004B74E4"/>
    <w:rsid w:val="0050344B"/>
    <w:rsid w:val="00521C3D"/>
    <w:rsid w:val="0055305D"/>
    <w:rsid w:val="005E1951"/>
    <w:rsid w:val="00635B8D"/>
    <w:rsid w:val="006B7162"/>
    <w:rsid w:val="006D2CAB"/>
    <w:rsid w:val="00743D76"/>
    <w:rsid w:val="00752CC0"/>
    <w:rsid w:val="007564A4"/>
    <w:rsid w:val="00780D93"/>
    <w:rsid w:val="007921F8"/>
    <w:rsid w:val="0079236C"/>
    <w:rsid w:val="007E133F"/>
    <w:rsid w:val="00826DFB"/>
    <w:rsid w:val="0085177C"/>
    <w:rsid w:val="008918FA"/>
    <w:rsid w:val="008A07DE"/>
    <w:rsid w:val="008D53F2"/>
    <w:rsid w:val="008F4EE8"/>
    <w:rsid w:val="00900220"/>
    <w:rsid w:val="009069E2"/>
    <w:rsid w:val="0093169B"/>
    <w:rsid w:val="009550F4"/>
    <w:rsid w:val="00992D60"/>
    <w:rsid w:val="009B2C6B"/>
    <w:rsid w:val="009F21C2"/>
    <w:rsid w:val="00A54915"/>
    <w:rsid w:val="00A61BFA"/>
    <w:rsid w:val="00A65E01"/>
    <w:rsid w:val="00AA1D8D"/>
    <w:rsid w:val="00AE41AC"/>
    <w:rsid w:val="00B04148"/>
    <w:rsid w:val="00B25205"/>
    <w:rsid w:val="00B25EB2"/>
    <w:rsid w:val="00B30360"/>
    <w:rsid w:val="00B47730"/>
    <w:rsid w:val="00B92F3D"/>
    <w:rsid w:val="00BB199B"/>
    <w:rsid w:val="00BB7C8D"/>
    <w:rsid w:val="00BC4DCC"/>
    <w:rsid w:val="00BD2B32"/>
    <w:rsid w:val="00C27996"/>
    <w:rsid w:val="00C40098"/>
    <w:rsid w:val="00C914BC"/>
    <w:rsid w:val="00CA337F"/>
    <w:rsid w:val="00CB0664"/>
    <w:rsid w:val="00CE767F"/>
    <w:rsid w:val="00CF675D"/>
    <w:rsid w:val="00D23416"/>
    <w:rsid w:val="00D42632"/>
    <w:rsid w:val="00E75E4E"/>
    <w:rsid w:val="00F353DF"/>
    <w:rsid w:val="00F6487C"/>
    <w:rsid w:val="00FB3928"/>
    <w:rsid w:val="00FC693F"/>
    <w:rsid w:val="00FD1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0D3474"/>
  <w14:defaultImageDpi w14:val="300"/>
  <w15:docId w15:val="{1C1AFCBE-3537-4503-887E-A09346A9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cs="Times New Roman"/>
      <w:color w:val="000000"/>
      <w:sz w:val="24"/>
    </w:rPr>
  </w:style>
  <w:style w:type="paragraph" w:styleId="1">
    <w:name w:val="heading 1"/>
    <w:basedOn w:val="a1"/>
    <w:next w:val="a1"/>
    <w:link w:val="10"/>
    <w:uiPriority w:val="9"/>
    <w:qFormat/>
    <w:rsid w:val="00FC693F"/>
    <w:pPr>
      <w:keepNext/>
      <w:keepLines/>
      <w:spacing w:before="240" w:after="120"/>
      <w:jc w:val="center"/>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20" w:after="6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0009F0"/>
    <w:rPr>
      <w:sz w:val="21"/>
      <w:szCs w:val="21"/>
    </w:rPr>
  </w:style>
  <w:style w:type="paragraph" w:styleId="affa">
    <w:name w:val="annotation text"/>
    <w:basedOn w:val="a1"/>
    <w:link w:val="affb"/>
    <w:uiPriority w:val="99"/>
    <w:unhideWhenUsed/>
    <w:rsid w:val="000009F0"/>
  </w:style>
  <w:style w:type="character" w:customStyle="1" w:styleId="affb">
    <w:name w:val="批注文字 字符"/>
    <w:basedOn w:val="a2"/>
    <w:link w:val="affa"/>
    <w:uiPriority w:val="99"/>
    <w:rsid w:val="000009F0"/>
    <w:rPr>
      <w:rFonts w:ascii="Times New Roman" w:eastAsia="宋体" w:hAnsi="Times New Roman"/>
      <w:sz w:val="21"/>
    </w:rPr>
  </w:style>
  <w:style w:type="paragraph" w:styleId="affc">
    <w:name w:val="annotation subject"/>
    <w:basedOn w:val="affa"/>
    <w:next w:val="affa"/>
    <w:link w:val="affd"/>
    <w:uiPriority w:val="99"/>
    <w:semiHidden/>
    <w:unhideWhenUsed/>
    <w:rsid w:val="000009F0"/>
    <w:rPr>
      <w:b/>
      <w:bCs/>
    </w:rPr>
  </w:style>
  <w:style w:type="character" w:customStyle="1" w:styleId="affd">
    <w:name w:val="批注主题 字符"/>
    <w:basedOn w:val="affb"/>
    <w:link w:val="affc"/>
    <w:uiPriority w:val="99"/>
    <w:semiHidden/>
    <w:rsid w:val="000009F0"/>
    <w:rPr>
      <w:rFonts w:ascii="Times New Roman" w:eastAsia="宋体" w:hAnsi="Times New Roman"/>
      <w:b/>
      <w:bCs/>
      <w:sz w:val="21"/>
    </w:rPr>
  </w:style>
  <w:style w:type="paragraph" w:styleId="affe">
    <w:name w:val="Revision"/>
    <w:hidden/>
    <w:uiPriority w:val="99"/>
    <w:semiHidden/>
    <w:rsid w:val="00240035"/>
    <w:pPr>
      <w:spacing w:after="0" w:line="240" w:lineRule="auto"/>
    </w:pPr>
    <w:rPr>
      <w:rFonts w:ascii="Times New Roman" w:eastAsia="宋体"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26</Pages>
  <Words>3855</Words>
  <Characters>21980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雨帆 蔡</cp:lastModifiedBy>
  <cp:revision>32</cp:revision>
  <dcterms:created xsi:type="dcterms:W3CDTF">2013-12-23T23:15:00Z</dcterms:created>
  <dcterms:modified xsi:type="dcterms:W3CDTF">2026-08-28T08:24:00Z</dcterms:modified>
  <cp:category/>
</cp:coreProperties>
</file>
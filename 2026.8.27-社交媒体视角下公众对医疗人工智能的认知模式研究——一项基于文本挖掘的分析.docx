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D6C3" w14:textId="77777777" w:rsidR="000D57FF" w:rsidRDefault="000D57FF" w:rsidP="000D57FF">
      <w:pPr>
        <w:spacing w:after="120" w:line="360" w:lineRule="auto"/>
        <w:jc w:val="center"/>
        <w:rPr>
          <w:rFonts w:eastAsia="黑体" w:cs="Times New Roman"/>
          <w:b/>
          <w:sz w:val="32"/>
        </w:rPr>
      </w:pPr>
      <w:commentRangeStart w:id="0"/>
      <w:r>
        <w:rPr>
          <w:rFonts w:eastAsia="黑体" w:cs="Times New Roman"/>
          <w:b/>
          <w:noProof/>
          <w:sz w:val="36"/>
        </w:rPr>
        <w:t>社交媒体视角下公众对医疗人工智能的认知模式研究</w:t>
      </w:r>
    </w:p>
    <w:p w14:paraId="41C7CB6F" w14:textId="77777777" w:rsidR="000D57FF" w:rsidRDefault="000D57FF" w:rsidP="000D57FF">
      <w:pPr>
        <w:spacing w:after="120" w:line="360" w:lineRule="auto"/>
        <w:jc w:val="center"/>
        <w:rPr>
          <w:rFonts w:eastAsia="黑体" w:cs="Times New Roman"/>
          <w:b/>
          <w:sz w:val="32"/>
        </w:rPr>
      </w:pPr>
      <w:r>
        <w:rPr>
          <w:rFonts w:eastAsia="黑体" w:cs="Times New Roman"/>
          <w:b/>
          <w:noProof/>
          <w:sz w:val="28"/>
        </w:rPr>
        <w:t>——</w:t>
      </w:r>
      <w:r>
        <w:rPr>
          <w:rFonts w:eastAsia="黑体" w:cs="Times New Roman"/>
          <w:b/>
          <w:noProof/>
          <w:sz w:val="28"/>
        </w:rPr>
        <w:t>一项基于文本挖掘的分析</w:t>
      </w:r>
      <w:commentRangeEnd w:id="0"/>
      <w:r w:rsidR="000009F0">
        <w:rPr>
          <w:rStyle w:val="aff9"/>
          <w:rFonts w:eastAsia="黑体" w:cs="Times New Roman"/>
          <w:b/>
          <w:sz w:val="32"/>
          <w:szCs w:val="22"/>
        </w:rPr>
        <w:commentReference w:id="0"/>
      </w:r>
    </w:p>
    <w:p w14:paraId="28D43DF0" w14:textId="0154B9C9" w:rsidR="001E30B5" w:rsidRDefault="00000000" w:rsidP="000D57FF">
      <w:pPr>
        <w:spacing w:before="240" w:after="120" w:line="360" w:lineRule="auto"/>
        <w:jc w:val="both"/>
      </w:pPr>
      <w:commentRangeStart w:id="1"/>
      <w:r>
        <w:rPr>
          <w:rFonts w:eastAsia="黑体" w:cs="Times New Roman"/>
          <w:b/>
          <w:noProof/>
        </w:rPr>
        <w:t>摘　要</w:t>
      </w:r>
      <w:commentRangeEnd w:id="1"/>
      <w:r w:rsidR="00240035">
        <w:rPr>
          <w:rStyle w:val="aff9"/>
          <w:rFonts w:eastAsia="黑体" w:cs="Times New Roman"/>
          <w:b/>
          <w:noProof/>
          <w:szCs w:val="22"/>
        </w:rPr>
        <w:commentReference w:id="1"/>
      </w:r>
      <w:r>
        <w:rPr>
          <w:rFonts w:eastAsia="黑体" w:cs="Times New Roman"/>
          <w:b/>
          <w:noProof/>
        </w:rPr>
        <w:t>：</w:t>
      </w:r>
      <w:r>
        <w:rPr>
          <w:rFonts w:cs="Times New Roman"/>
          <w:noProof/>
        </w:rPr>
        <w:t>公众对医疗人工智能表示接受，并不等于承认它可以取代医生、独立作出诊断</w:t>
      </w:r>
      <w:r w:rsidR="00D42632">
        <w:rPr>
          <w:rFonts w:cs="Times New Roman" w:hint="eastAsia"/>
          <w:noProof/>
        </w:rPr>
        <w:t>。</w:t>
      </w:r>
      <w:r>
        <w:rPr>
          <w:rFonts w:cs="Times New Roman"/>
          <w:noProof/>
        </w:rPr>
        <w:t>医院引入与事故问责会受这一判断约束</w:t>
      </w:r>
      <w:r w:rsidR="00D42632">
        <w:rPr>
          <w:rFonts w:cs="Times New Roman" w:hint="eastAsia"/>
          <w:noProof/>
        </w:rPr>
        <w:t>。</w:t>
      </w:r>
      <w:r>
        <w:rPr>
          <w:rFonts w:cs="Times New Roman"/>
          <w:noProof/>
        </w:rPr>
        <w:t>问卷能分测有用性、信任和风险，却不易看到它们在自然评论中如何共现</w:t>
      </w:r>
      <w:r w:rsidR="00D42632">
        <w:rPr>
          <w:rFonts w:cs="Times New Roman" w:hint="eastAsia"/>
          <w:noProof/>
        </w:rPr>
        <w:t>。</w:t>
      </w:r>
      <w:r>
        <w:rPr>
          <w:rFonts w:cs="Times New Roman"/>
          <w:noProof/>
        </w:rPr>
        <w:t>本研究回溯采集微博、抖音、小红书与知乎中文评论，经相关性识别与四类态度标注后，在有态度文本上构建评论内词共现网络，再对词簇按能力、医生角色、风险与人机关系编码</w:t>
      </w:r>
      <w:r w:rsidR="00D42632">
        <w:rPr>
          <w:rFonts w:cs="Times New Roman" w:hint="eastAsia"/>
          <w:noProof/>
        </w:rPr>
        <w:t>。</w:t>
      </w:r>
      <w:r>
        <w:rPr>
          <w:rFonts w:cs="Times New Roman"/>
          <w:noProof/>
        </w:rPr>
        <w:t>相关评论中积极看待过半，有态度样本中积极约占四分之三</w:t>
      </w:r>
      <w:r w:rsidR="00D42632">
        <w:rPr>
          <w:rFonts w:cs="Times New Roman" w:hint="eastAsia"/>
          <w:noProof/>
        </w:rPr>
        <w:t>。</w:t>
      </w:r>
      <w:r>
        <w:rPr>
          <w:rFonts w:cs="Times New Roman"/>
          <w:noProof/>
        </w:rPr>
        <w:t>在积极、中立、消极三组中归纳出技术崇拜、务实认可、人机协同、技术恐惧与风险责任五种模式</w:t>
      </w:r>
      <w:r w:rsidR="00D42632">
        <w:rPr>
          <w:rFonts w:cs="Times New Roman" w:hint="eastAsia"/>
          <w:noProof/>
        </w:rPr>
        <w:t>。</w:t>
      </w:r>
      <w:r>
        <w:rPr>
          <w:rFonts w:cs="Times New Roman"/>
          <w:noProof/>
        </w:rPr>
        <w:t>积极组里能力高估、使用便利和助手定位并存，中立组落到协同，消极组把不敢用和误诊问责分开</w:t>
      </w:r>
      <w:r w:rsidR="00D42632">
        <w:rPr>
          <w:rFonts w:cs="Times New Roman" w:hint="eastAsia"/>
          <w:noProof/>
        </w:rPr>
        <w:t>。</w:t>
      </w:r>
      <w:r>
        <w:rPr>
          <w:rFonts w:cs="Times New Roman"/>
          <w:noProof/>
        </w:rPr>
        <w:t>医院引入时，不能把过半积极读成独立诊断已获授权；处理负面意见时，也不能把误诊问责当成不敢使用</w:t>
      </w:r>
      <w:r w:rsidR="00D42632">
        <w:rPr>
          <w:rFonts w:cs="Times New Roman" w:hint="eastAsia"/>
          <w:noProof/>
        </w:rPr>
        <w:t>。</w:t>
      </w:r>
    </w:p>
    <w:p w14:paraId="7158E724" w14:textId="77777777" w:rsidR="001E30B5" w:rsidRDefault="00000000">
      <w:pPr>
        <w:spacing w:after="240" w:line="360" w:lineRule="auto"/>
        <w:jc w:val="both"/>
      </w:pPr>
      <w:r>
        <w:rPr>
          <w:rFonts w:eastAsia="黑体" w:cs="Times New Roman"/>
          <w:b/>
          <w:noProof/>
        </w:rPr>
        <w:t>关键词：</w:t>
      </w:r>
      <w:r>
        <w:rPr>
          <w:rFonts w:cs="Times New Roman"/>
          <w:noProof/>
        </w:rPr>
        <w:t>医疗人工智能；认知模式；公众态度；人机关系；责任归因；社交媒体；词共现网络</w:t>
      </w:r>
    </w:p>
    <w:p w14:paraId="7AA850CD" w14:textId="77777777" w:rsidR="001E30B5" w:rsidRDefault="00000000">
      <w:pPr>
        <w:spacing w:before="240" w:after="120" w:line="360" w:lineRule="auto"/>
      </w:pPr>
      <w:r>
        <w:rPr>
          <w:rFonts w:eastAsia="黑体" w:cs="Times New Roman"/>
          <w:b/>
          <w:sz w:val="28"/>
        </w:rPr>
        <w:t>1</w:t>
      </w:r>
      <w:r>
        <w:rPr>
          <w:rFonts w:eastAsia="黑体" w:cs="Times New Roman"/>
          <w:b/>
          <w:sz w:val="28"/>
        </w:rPr>
        <w:t xml:space="preserve">　引言</w:t>
      </w:r>
    </w:p>
    <w:p w14:paraId="2630CB13" w14:textId="0BF366A3" w:rsidR="001E30B5" w:rsidRDefault="00000000">
      <w:pPr>
        <w:spacing w:after="0" w:line="360" w:lineRule="auto"/>
        <w:ind w:firstLine="420"/>
        <w:jc w:val="both"/>
        <w:rPr>
          <w:ins w:id="2" w:author="一帆 张" w:date="2026-08-27T11:46:00Z" w16du:dateUtc="2026-08-27T03:46:00Z"/>
          <w:rFonts w:cs="Times New Roman"/>
          <w:noProof/>
        </w:rPr>
      </w:pPr>
      <w:r>
        <w:rPr>
          <w:rFonts w:cs="Times New Roman"/>
          <w:noProof/>
        </w:rPr>
        <w:t>医院把医疗人工智能写进问诊、报告解读或购药路径时，要决定的不只是系统准不准，还有公众把它理解成什么。表示接受，并不等于承认它可以取代医生、独立作出诊断。评论里常见三种说法并排出现。一种把系统写成随时能给出最专业的诊断；一种只谈在线问诊、买药、不用出门；还有人并不争论好不好用，而是问误诊了谁负责、系统能不能签字。把这些声音收成同一种欢迎，会把购药便利当成已经获得临床授权；把负面意见一律当成恐慌，会把问责要求漏掉。公开讨论在这里约束的是采纳边界和责任接口。</w:t>
      </w:r>
      <w:ins w:id="3" w:author="一帆 张" w:date="2026-08-27T11:45:00Z" w16du:dateUtc="2026-08-27T03:45:00Z">
        <w:r w:rsidR="00240035">
          <w:rPr>
            <w:rFonts w:cs="Times New Roman" w:hint="eastAsia"/>
            <w:noProof/>
          </w:rPr>
          <w:t>论文</w:t>
        </w:r>
      </w:ins>
      <w:ins w:id="4" w:author="一帆 张" w:date="2026-08-27T11:46:00Z" w16du:dateUtc="2026-08-27T03:46:00Z">
        <w:r w:rsidR="00240035">
          <w:rPr>
            <w:rFonts w:cs="Times New Roman" w:hint="eastAsia"/>
            <w:noProof/>
          </w:rPr>
          <w:t>要顶天立地，顶天立地的意思就是你的背景要写的很宏大，说明你的问题很重要，立地就是真正到研究方法和结果的时候要做的扎实。你的研究背景现在就非常的不顶天，也非常的不学术。</w:t>
        </w:r>
      </w:ins>
    </w:p>
    <w:p w14:paraId="15CFFC02" w14:textId="704C0086" w:rsidR="00240035" w:rsidRDefault="00240035">
      <w:pPr>
        <w:spacing w:after="0" w:line="360" w:lineRule="auto"/>
        <w:ind w:firstLine="420"/>
        <w:jc w:val="both"/>
        <w:rPr>
          <w:ins w:id="5" w:author="一帆 张" w:date="2026-08-27T11:48:00Z" w16du:dateUtc="2026-08-27T03:48:00Z"/>
          <w:rFonts w:cs="Times New Roman"/>
          <w:noProof/>
        </w:rPr>
      </w:pPr>
      <w:ins w:id="6" w:author="一帆 张" w:date="2026-08-27T11:47:00Z" w16du:dateUtc="2026-08-27T03:47:00Z">
        <w:r>
          <w:rPr>
            <w:rFonts w:cs="Times New Roman" w:hint="eastAsia"/>
            <w:noProof/>
          </w:rPr>
          <w:t>第一段你从我们国家的医疗资源紧张，医患冲突大开始讲起，然后再引出</w:t>
        </w:r>
        <w:bookmarkStart w:id="7" w:name="OLE_LINK1"/>
        <w:r>
          <w:rPr>
            <w:rFonts w:cs="Times New Roman" w:hint="eastAsia"/>
            <w:noProof/>
          </w:rPr>
          <w:t>生成式人工智能</w:t>
        </w:r>
      </w:ins>
      <w:ins w:id="8" w:author="一帆 张" w:date="2026-08-27T11:48:00Z" w16du:dateUtc="2026-08-27T03:48:00Z">
        <w:r>
          <w:rPr>
            <w:rFonts w:cs="Times New Roman" w:hint="eastAsia"/>
            <w:noProof/>
          </w:rPr>
          <w:t>医疗应用</w:t>
        </w:r>
        <w:bookmarkEnd w:id="7"/>
        <w:r>
          <w:rPr>
            <w:rFonts w:cs="Times New Roman" w:hint="eastAsia"/>
            <w:noProof/>
          </w:rPr>
          <w:t>的出现，它的特征，</w:t>
        </w:r>
        <w:r>
          <w:rPr>
            <w:rFonts w:cs="Times New Roman" w:hint="eastAsia"/>
            <w:noProof/>
          </w:rPr>
          <w:t>24</w:t>
        </w:r>
        <w:r>
          <w:rPr>
            <w:rFonts w:cs="Times New Roman" w:hint="eastAsia"/>
            <w:noProof/>
          </w:rPr>
          <w:t>小时及时响应，详解的用普通患者能理解的语言给患者解释，医生的趁手工具之类的扒拉扒拉说它的好处。</w:t>
        </w:r>
      </w:ins>
    </w:p>
    <w:p w14:paraId="2FBB3EAD" w14:textId="5C37EF88" w:rsidR="00240035" w:rsidRDefault="00240035">
      <w:pPr>
        <w:spacing w:after="0" w:line="360" w:lineRule="auto"/>
        <w:ind w:firstLine="420"/>
        <w:jc w:val="both"/>
        <w:rPr>
          <w:ins w:id="9" w:author="一帆 张" w:date="2026-08-27T11:49:00Z" w16du:dateUtc="2026-08-27T03:49:00Z"/>
          <w:rFonts w:cs="Times New Roman"/>
          <w:noProof/>
        </w:rPr>
      </w:pPr>
      <w:ins w:id="10" w:author="一帆 张" w:date="2026-08-27T11:49:00Z" w16du:dateUtc="2026-08-27T03:49:00Z">
        <w:r>
          <w:rPr>
            <w:rFonts w:cs="Times New Roman" w:hint="eastAsia"/>
            <w:noProof/>
          </w:rPr>
          <w:t>第二段引入政策，我们国家现在出台了相当多的政策，鼓励</w:t>
        </w:r>
        <w:r>
          <w:rPr>
            <w:rFonts w:cs="Times New Roman" w:hint="eastAsia"/>
            <w:noProof/>
          </w:rPr>
          <w:t>生成式人工智能医疗应用</w:t>
        </w:r>
        <w:r>
          <w:rPr>
            <w:rFonts w:cs="Times New Roman" w:hint="eastAsia"/>
            <w:noProof/>
          </w:rPr>
          <w:t>。（顶天！）</w:t>
        </w:r>
      </w:ins>
    </w:p>
    <w:p w14:paraId="62EB52B7" w14:textId="02FB517F" w:rsidR="00240035" w:rsidRDefault="00240035">
      <w:pPr>
        <w:spacing w:after="0" w:line="360" w:lineRule="auto"/>
        <w:ind w:firstLine="420"/>
        <w:jc w:val="both"/>
        <w:rPr>
          <w:ins w:id="11" w:author="一帆 张" w:date="2026-08-27T11:51:00Z" w16du:dateUtc="2026-08-27T03:51:00Z"/>
          <w:rFonts w:cs="Times New Roman"/>
          <w:noProof/>
        </w:rPr>
      </w:pPr>
      <w:ins w:id="12" w:author="一帆 张" w:date="2026-08-27T11:49:00Z" w16du:dateUtc="2026-08-27T03:49:00Z">
        <w:r>
          <w:rPr>
            <w:rFonts w:cs="Times New Roman" w:hint="eastAsia"/>
            <w:noProof/>
          </w:rPr>
          <w:t>第三段就像我备注里说的，引出我们的研究问题，</w:t>
        </w:r>
        <w:r>
          <w:rPr>
            <w:rFonts w:cs="Times New Roman" w:hint="eastAsia"/>
            <w:noProof/>
          </w:rPr>
          <w:t>生成式人工智能医疗应用</w:t>
        </w:r>
        <w:r>
          <w:rPr>
            <w:rFonts w:cs="Times New Roman" w:hint="eastAsia"/>
            <w:noProof/>
          </w:rPr>
          <w:t>这么好，但是公众真的接受吗？</w:t>
        </w:r>
      </w:ins>
      <w:ins w:id="13" w:author="一帆 张" w:date="2026-08-27T11:50:00Z" w16du:dateUtc="2026-08-27T03:50:00Z">
        <w:r>
          <w:rPr>
            <w:rFonts w:cs="Times New Roman" w:hint="eastAsia"/>
            <w:noProof/>
          </w:rPr>
          <w:t>我们不确定，所以要研究，引出问题后你还得总结相关的研究，看和我们类似的研究人家做了啥，有啥研究</w:t>
        </w:r>
        <w:r>
          <w:rPr>
            <w:rFonts w:cs="Times New Roman" w:hint="eastAsia"/>
            <w:noProof/>
          </w:rPr>
          <w:t>gap</w:t>
        </w:r>
        <w:r>
          <w:rPr>
            <w:rFonts w:cs="Times New Roman" w:hint="eastAsia"/>
            <w:noProof/>
          </w:rPr>
          <w:t>，为了</w:t>
        </w:r>
      </w:ins>
      <w:ins w:id="14" w:author="一帆 张" w:date="2026-08-27T11:51:00Z" w16du:dateUtc="2026-08-27T03:51:00Z">
        <w:r>
          <w:rPr>
            <w:rFonts w:cs="Times New Roman" w:hint="eastAsia"/>
            <w:noProof/>
          </w:rPr>
          <w:t>弥补这个</w:t>
        </w:r>
        <w:r>
          <w:rPr>
            <w:rFonts w:cs="Times New Roman" w:hint="eastAsia"/>
            <w:noProof/>
          </w:rPr>
          <w:t>gap</w:t>
        </w:r>
        <w:r>
          <w:rPr>
            <w:rFonts w:cs="Times New Roman" w:hint="eastAsia"/>
            <w:noProof/>
          </w:rPr>
          <w:t>我们才用了</w:t>
        </w:r>
        <w:r>
          <w:rPr>
            <w:rFonts w:cs="Times New Roman" w:hint="eastAsia"/>
            <w:noProof/>
          </w:rPr>
          <w:t>XX</w:t>
        </w:r>
        <w:r>
          <w:rPr>
            <w:rFonts w:cs="Times New Roman" w:hint="eastAsia"/>
            <w:noProof/>
          </w:rPr>
          <w:t>方法打算做</w:t>
        </w:r>
        <w:r>
          <w:rPr>
            <w:rFonts w:cs="Times New Roman" w:hint="eastAsia"/>
            <w:noProof/>
          </w:rPr>
          <w:t>XX</w:t>
        </w:r>
        <w:r>
          <w:rPr>
            <w:rFonts w:cs="Times New Roman" w:hint="eastAsia"/>
            <w:noProof/>
          </w:rPr>
          <w:t>事情。</w:t>
        </w:r>
      </w:ins>
    </w:p>
    <w:p w14:paraId="619AF13F" w14:textId="4773E691" w:rsidR="00240035" w:rsidRDefault="00240035">
      <w:pPr>
        <w:spacing w:after="0" w:line="360" w:lineRule="auto"/>
        <w:ind w:firstLine="420"/>
        <w:jc w:val="both"/>
        <w:rPr>
          <w:ins w:id="15" w:author="一帆 张" w:date="2026-08-27T11:51:00Z" w16du:dateUtc="2026-08-27T03:51:00Z"/>
          <w:rFonts w:cs="Times New Roman"/>
          <w:noProof/>
        </w:rPr>
      </w:pPr>
      <w:ins w:id="16" w:author="一帆 张" w:date="2026-08-27T11:51:00Z" w16du:dateUtc="2026-08-27T03:51:00Z">
        <w:r>
          <w:rPr>
            <w:rFonts w:cs="Times New Roman" w:hint="eastAsia"/>
            <w:noProof/>
          </w:rPr>
          <w:t>最后一段简单说一下我们这么做这个研究的意义。</w:t>
        </w:r>
      </w:ins>
    </w:p>
    <w:p w14:paraId="33DCDD1B" w14:textId="7E337F82" w:rsidR="00240035" w:rsidRDefault="00240035">
      <w:pPr>
        <w:spacing w:after="0" w:line="360" w:lineRule="auto"/>
        <w:ind w:firstLine="420"/>
        <w:jc w:val="both"/>
        <w:rPr>
          <w:ins w:id="17" w:author="一帆 张" w:date="2026-08-27T11:52:00Z" w16du:dateUtc="2026-08-27T03:52:00Z"/>
          <w:rFonts w:cs="Times New Roman"/>
          <w:noProof/>
        </w:rPr>
      </w:pPr>
      <w:ins w:id="18" w:author="一帆 张" w:date="2026-08-27T11:51:00Z" w16du:dateUtc="2026-08-27T03:51:00Z">
        <w:r>
          <w:rPr>
            <w:rFonts w:cs="Times New Roman" w:hint="eastAsia"/>
            <w:noProof/>
          </w:rPr>
          <w:t>在这个研究背景里，该引用参考文献引用参考文献</w:t>
        </w:r>
      </w:ins>
      <w:ins w:id="19" w:author="一帆 张" w:date="2026-08-27T11:56:00Z" w16du:dateUtc="2026-08-27T03:56:00Z">
        <w:r w:rsidR="00B30360">
          <w:rPr>
            <w:rFonts w:cs="Times New Roman" w:hint="eastAsia"/>
            <w:noProof/>
          </w:rPr>
          <w:t>（插参考文献最好</w:t>
        </w:r>
      </w:ins>
      <w:ins w:id="20" w:author="一帆 张" w:date="2026-08-27T11:57:00Z" w16du:dateUtc="2026-08-27T03:57:00Z">
        <w:r w:rsidR="00B30360">
          <w:rPr>
            <w:rFonts w:cs="Times New Roman" w:hint="eastAsia"/>
            <w:noProof/>
          </w:rPr>
          <w:t>用文献管理软件，</w:t>
        </w:r>
        <w:r w:rsidR="00B30360">
          <w:rPr>
            <w:rFonts w:cs="Times New Roman" w:hint="eastAsia"/>
            <w:noProof/>
          </w:rPr>
          <w:t>zotero</w:t>
        </w:r>
        <w:r w:rsidR="00B30360">
          <w:rPr>
            <w:rFonts w:cs="Times New Roman" w:hint="eastAsia"/>
            <w:noProof/>
          </w:rPr>
          <w:t>我觉得挺好用</w:t>
        </w:r>
      </w:ins>
      <w:ins w:id="21" w:author="一帆 张" w:date="2026-08-27T11:56:00Z" w16du:dateUtc="2026-08-27T03:56:00Z">
        <w:r w:rsidR="00B30360">
          <w:rPr>
            <w:rFonts w:cs="Times New Roman" w:hint="eastAsia"/>
            <w:noProof/>
          </w:rPr>
          <w:t>）</w:t>
        </w:r>
      </w:ins>
      <w:ins w:id="22" w:author="一帆 张" w:date="2026-08-27T11:51:00Z" w16du:dateUtc="2026-08-27T03:51:00Z">
        <w:r>
          <w:rPr>
            <w:rFonts w:cs="Times New Roman" w:hint="eastAsia"/>
            <w:noProof/>
          </w:rPr>
          <w:t>，该引用</w:t>
        </w:r>
      </w:ins>
      <w:ins w:id="23" w:author="一帆 张" w:date="2026-08-27T11:52:00Z" w16du:dateUtc="2026-08-27T03:52:00Z">
        <w:r>
          <w:rPr>
            <w:rFonts w:cs="Times New Roman" w:hint="eastAsia"/>
            <w:noProof/>
          </w:rPr>
          <w:t>政策引用政策，你现在写的和大白话一样，这么写不行。</w:t>
        </w:r>
      </w:ins>
    </w:p>
    <w:p w14:paraId="36BD2906" w14:textId="77777777" w:rsidR="00240035" w:rsidRDefault="00240035" w:rsidP="00240035">
      <w:pPr>
        <w:spacing w:after="0" w:line="360" w:lineRule="auto"/>
        <w:jc w:val="both"/>
        <w:rPr>
          <w:rFonts w:hint="eastAsia"/>
        </w:rPr>
        <w:pPrChange w:id="24" w:author="一帆 张" w:date="2026-08-27T11:52:00Z" w16du:dateUtc="2026-08-27T03:52:00Z">
          <w:pPr>
            <w:spacing w:after="0" w:line="360" w:lineRule="auto"/>
            <w:ind w:firstLine="420"/>
            <w:jc w:val="both"/>
          </w:pPr>
        </w:pPrChange>
      </w:pPr>
    </w:p>
    <w:p w14:paraId="38EB6275" w14:textId="77777777" w:rsidR="001E30B5" w:rsidRDefault="00000000">
      <w:pPr>
        <w:spacing w:after="0" w:line="360" w:lineRule="auto"/>
        <w:ind w:firstLine="420"/>
        <w:jc w:val="both"/>
      </w:pPr>
      <w:r>
        <w:rPr>
          <w:rFonts w:cs="Times New Roman"/>
          <w:noProof/>
        </w:rPr>
        <w:t>估计人们会不会用、信不信独立诊断，问卷和情景实验仍然常用。有用性、信任、风险可以分开测量，给定方案下的选择也回答得清楚。它们看不到的是另一件事：不受选项约束时，人们会把哪些判断写进同一条评论。社交媒体能够补上这种自发表述，但现有抓取多停在极性，或列出技术、应用、风险一类议题。极性说明站在哪一边，主题说明在谈什么。同一组词可以撑起完全相反的句子，「医生」和「替代」尤其如此。清单列得出话题，列不出配置</w:t>
      </w:r>
      <w:r>
        <w:rPr>
          <w:rFonts w:cs="Times New Roman"/>
          <w:noProof/>
        </w:rPr>
        <w:t>——</w:t>
      </w:r>
      <w:r>
        <w:rPr>
          <w:rFonts w:cs="Times New Roman"/>
          <w:noProof/>
        </w:rPr>
        <w:t>能力被摆在哪一档，医生被放在辅助还是出口，风险有没有进句子，人机被想成替代、协同还是排斥。</w:t>
      </w:r>
    </w:p>
    <w:p w14:paraId="392CF214" w14:textId="77777777" w:rsidR="001E30B5" w:rsidRDefault="00000000">
      <w:pPr>
        <w:spacing w:after="0" w:line="360" w:lineRule="auto"/>
        <w:ind w:firstLine="420"/>
        <w:jc w:val="both"/>
      </w:pPr>
      <w:r>
        <w:rPr>
          <w:rFonts w:cs="Times New Roman"/>
          <w:noProof/>
        </w:rPr>
        <w:t>本研究用微博、抖音、小红书与知乎的中文评论作为材料。</w:t>
      </w:r>
      <w:commentRangeStart w:id="25"/>
      <w:r>
        <w:rPr>
          <w:rFonts w:cs="Times New Roman"/>
          <w:noProof/>
        </w:rPr>
        <w:t>2026</w:t>
      </w:r>
      <w:r>
        <w:rPr>
          <w:rFonts w:cs="Times New Roman"/>
          <w:noProof/>
        </w:rPr>
        <w:t>年春按关键词做一次性回溯，词表包括</w:t>
      </w:r>
      <w:r>
        <w:rPr>
          <w:rFonts w:cs="Times New Roman"/>
          <w:noProof/>
        </w:rPr>
        <w:t>AI</w:t>
      </w:r>
      <w:r>
        <w:rPr>
          <w:rFonts w:cs="Times New Roman"/>
          <w:noProof/>
        </w:rPr>
        <w:t>医生、</w:t>
      </w:r>
      <w:r>
        <w:rPr>
          <w:rFonts w:cs="Times New Roman"/>
          <w:noProof/>
        </w:rPr>
        <w:t>AI</w:t>
      </w:r>
      <w:r>
        <w:rPr>
          <w:rFonts w:cs="Times New Roman"/>
          <w:noProof/>
        </w:rPr>
        <w:t>问诊、医疗大模型等，评论时间大约从</w:t>
      </w:r>
      <w:r>
        <w:rPr>
          <w:rFonts w:cs="Times New Roman"/>
          <w:noProof/>
        </w:rPr>
        <w:t>2019</w:t>
      </w:r>
      <w:r>
        <w:rPr>
          <w:rFonts w:cs="Times New Roman"/>
          <w:noProof/>
        </w:rPr>
        <w:t>年底到采集当时。清洗后得到</w:t>
      </w:r>
      <w:r>
        <w:rPr>
          <w:rFonts w:cs="Times New Roman"/>
          <w:noProof/>
        </w:rPr>
        <w:t>284,849</w:t>
      </w:r>
      <w:r>
        <w:rPr>
          <w:rFonts w:cs="Times New Roman"/>
          <w:noProof/>
        </w:rPr>
        <w:t>条，微博占</w:t>
      </w:r>
      <w:r>
        <w:rPr>
          <w:rFonts w:cs="Times New Roman"/>
          <w:noProof/>
        </w:rPr>
        <w:t>84.6%</w:t>
      </w:r>
      <w:r>
        <w:rPr>
          <w:rFonts w:cs="Times New Roman"/>
          <w:noProof/>
        </w:rPr>
        <w:t>。词表宽于医疗人工智能本身，会带入未讨论智能技术的互联网医疗文本，因此先做相关性识别，再在相关评论上标四类态度。无态度的围观不进入共现。有态度的</w:t>
      </w:r>
      <w:r>
        <w:rPr>
          <w:rFonts w:cs="Times New Roman"/>
          <w:noProof/>
        </w:rPr>
        <w:t>71,886</w:t>
      </w:r>
      <w:r>
        <w:rPr>
          <w:rFonts w:cs="Times New Roman"/>
          <w:noProof/>
        </w:rPr>
        <w:t>条按积极、中立、消极分组，在评论内部统计词共现，用社区划分得到词簇；再按能力、医生角色、风险与人机关系四个互斥维度编码，把画像相近的簇收成认知模式。后两步的分析单位是词簇，不是单条评论。看见的是检索条件下的公开讨论，不是就诊患者总体。要问的是：相关评论的态度如何分布；三组用词与共现如何分化；同一态度内部，四维配置能否给出不可互换的模式。</w:t>
      </w:r>
      <w:commentRangeEnd w:id="25"/>
      <w:r w:rsidR="00240035">
        <w:rPr>
          <w:rStyle w:val="aff9"/>
          <w:szCs w:val="22"/>
        </w:rPr>
        <w:commentReference w:id="25"/>
      </w:r>
    </w:p>
    <w:p w14:paraId="0C4FBF5D" w14:textId="77777777" w:rsidR="001E30B5" w:rsidRDefault="00000000">
      <w:pPr>
        <w:spacing w:after="0" w:line="360" w:lineRule="auto"/>
        <w:ind w:firstLine="420"/>
        <w:jc w:val="both"/>
      </w:pPr>
      <w:r>
        <w:rPr>
          <w:rFonts w:cs="Times New Roman"/>
          <w:noProof/>
        </w:rPr>
        <w:t>只看效价，相关评论里积极看待过半，有态度样本中积极约占四分之三，读起来像一边倒的接受。</w:t>
      </w:r>
      <w:r>
        <w:rPr>
          <w:rFonts w:cs="Times New Roman"/>
          <w:noProof/>
        </w:rPr>
        <w:t>14</w:t>
      </w:r>
      <w:r>
        <w:rPr>
          <w:rFonts w:cs="Times New Roman"/>
          <w:noProof/>
        </w:rPr>
        <w:t>个词簇按四维拆开以后，这个印象并不成立。积极组里能力高估、购药便利和助手定位并存；中立组主题词不同，配置却收束为人机协同；消极组把不敢用和误诊问责分开。上述配置归纳为技术崇拜、务实认可、人机协同、技术恐惧与风险责任五种模式。态度标出评论站在哪一边，模式标出四维如何摆放。引入时不能把过半积极读成独立诊断已获授权，处理负面意见时也不能把误诊问责当成不敢使用。第</w:t>
      </w:r>
      <w:r>
        <w:rPr>
          <w:rFonts w:cs="Times New Roman"/>
          <w:noProof/>
        </w:rPr>
        <w:t>2</w:t>
      </w:r>
      <w:r>
        <w:rPr>
          <w:rFonts w:cs="Times New Roman"/>
          <w:noProof/>
        </w:rPr>
        <w:t>节回顾既有研究并给出编码框架，第</w:t>
      </w:r>
      <w:r>
        <w:rPr>
          <w:rFonts w:cs="Times New Roman"/>
          <w:noProof/>
        </w:rPr>
        <w:t>3</w:t>
      </w:r>
      <w:r>
        <w:rPr>
          <w:rFonts w:cs="Times New Roman"/>
          <w:noProof/>
        </w:rPr>
        <w:t>节说明数据与步骤，第</w:t>
      </w:r>
      <w:r>
        <w:rPr>
          <w:rFonts w:cs="Times New Roman"/>
          <w:noProof/>
        </w:rPr>
        <w:t>4</w:t>
      </w:r>
      <w:r>
        <w:rPr>
          <w:rFonts w:cs="Times New Roman"/>
          <w:noProof/>
        </w:rPr>
        <w:t>节报告结果，第</w:t>
      </w:r>
      <w:r>
        <w:rPr>
          <w:rFonts w:cs="Times New Roman"/>
          <w:noProof/>
        </w:rPr>
        <w:t>5</w:t>
      </w:r>
      <w:r>
        <w:rPr>
          <w:rFonts w:cs="Times New Roman"/>
          <w:noProof/>
        </w:rPr>
        <w:t>节讨论对采纳和问责的含义。</w:t>
      </w:r>
    </w:p>
    <w:p w14:paraId="6A6CFAF2" w14:textId="77777777" w:rsidR="001E30B5" w:rsidRDefault="00000000">
      <w:pPr>
        <w:spacing w:before="240" w:after="120" w:line="360" w:lineRule="auto"/>
      </w:pPr>
      <w:r>
        <w:rPr>
          <w:rFonts w:eastAsia="黑体" w:cs="Times New Roman"/>
          <w:b/>
          <w:sz w:val="28"/>
        </w:rPr>
        <w:t>2</w:t>
      </w:r>
      <w:r>
        <w:rPr>
          <w:rFonts w:eastAsia="黑体" w:cs="Times New Roman"/>
          <w:b/>
          <w:sz w:val="28"/>
        </w:rPr>
        <w:t xml:space="preserve">　</w:t>
      </w:r>
      <w:commentRangeStart w:id="26"/>
      <w:r>
        <w:rPr>
          <w:rFonts w:eastAsia="黑体" w:cs="Times New Roman"/>
          <w:b/>
          <w:sz w:val="28"/>
        </w:rPr>
        <w:t>文献综述与研究框架</w:t>
      </w:r>
      <w:commentRangeEnd w:id="26"/>
      <w:r w:rsidR="001F629F">
        <w:rPr>
          <w:rStyle w:val="aff9"/>
          <w:szCs w:val="22"/>
        </w:rPr>
        <w:commentReference w:id="26"/>
      </w:r>
    </w:p>
    <w:p w14:paraId="71E3FD8A" w14:textId="77777777" w:rsidR="001E30B5" w:rsidRDefault="00000000">
      <w:pPr>
        <w:spacing w:before="180" w:after="60" w:line="360" w:lineRule="auto"/>
      </w:pPr>
      <w:r>
        <w:rPr>
          <w:rFonts w:eastAsia="黑体" w:cs="Times New Roman"/>
          <w:b/>
          <w:sz w:val="24"/>
        </w:rPr>
        <w:t>2.1</w:t>
      </w:r>
      <w:r>
        <w:rPr>
          <w:rFonts w:eastAsia="黑体" w:cs="Times New Roman"/>
          <w:b/>
          <w:sz w:val="24"/>
        </w:rPr>
        <w:t xml:space="preserve">　医疗人工智能的公众反应</w:t>
      </w:r>
    </w:p>
    <w:p w14:paraId="528278FD" w14:textId="77777777" w:rsidR="001E30B5" w:rsidRDefault="00000000">
      <w:pPr>
        <w:spacing w:after="0" w:line="360" w:lineRule="auto"/>
        <w:ind w:firstLine="420"/>
        <w:jc w:val="both"/>
      </w:pPr>
      <w:r>
        <w:rPr>
          <w:rFonts w:cs="Times New Roman"/>
          <w:noProof/>
        </w:rPr>
        <w:t>问卷和情景实验把公众反应写成接受、信任或选择。</w:t>
      </w:r>
      <w:r>
        <w:rPr>
          <w:rFonts w:cs="Times New Roman"/>
          <w:noProof/>
        </w:rPr>
        <w:t>Liu</w:t>
      </w:r>
      <w:r>
        <w:rPr>
          <w:rFonts w:cs="Times New Roman"/>
          <w:noProof/>
        </w:rPr>
        <w:t>等〔</w:t>
      </w:r>
      <w:r>
        <w:rPr>
          <w:rFonts w:cs="Times New Roman"/>
          <w:noProof/>
        </w:rPr>
        <w:t>1</w:t>
      </w:r>
      <w:r>
        <w:rPr>
          <w:rFonts w:cs="Times New Roman"/>
          <w:noProof/>
        </w:rPr>
        <w:t>〕把医疗人工智能的信息质量接到独立诊断采纳。</w:t>
      </w:r>
      <w:r>
        <w:rPr>
          <w:rFonts w:cs="Times New Roman"/>
          <w:noProof/>
        </w:rPr>
        <w:t>Guo</w:t>
      </w:r>
      <w:r>
        <w:rPr>
          <w:rFonts w:cs="Times New Roman"/>
          <w:noProof/>
        </w:rPr>
        <w:t>与</w:t>
      </w:r>
      <w:r>
        <w:rPr>
          <w:rFonts w:cs="Times New Roman"/>
          <w:noProof/>
        </w:rPr>
        <w:t>Chen</w:t>
      </w:r>
      <w:r>
        <w:rPr>
          <w:rFonts w:cs="Times New Roman"/>
          <w:noProof/>
        </w:rPr>
        <w:t>〔</w:t>
      </w:r>
      <w:r>
        <w:rPr>
          <w:rFonts w:cs="Times New Roman"/>
          <w:noProof/>
        </w:rPr>
        <w:t>10</w:t>
      </w:r>
      <w:r>
        <w:rPr>
          <w:rFonts w:cs="Times New Roman"/>
          <w:noProof/>
        </w:rPr>
        <w:t>〕比较</w:t>
      </w:r>
      <w:r>
        <w:rPr>
          <w:rFonts w:cs="Times New Roman"/>
          <w:noProof/>
        </w:rPr>
        <w:t>AI</w:t>
      </w:r>
      <w:r>
        <w:rPr>
          <w:rFonts w:cs="Times New Roman"/>
          <w:noProof/>
        </w:rPr>
        <w:t>、有</w:t>
      </w:r>
      <w:r>
        <w:rPr>
          <w:rFonts w:cs="Times New Roman"/>
          <w:noProof/>
        </w:rPr>
        <w:t>AI</w:t>
      </w:r>
      <w:r>
        <w:rPr>
          <w:rFonts w:cs="Times New Roman"/>
          <w:noProof/>
        </w:rPr>
        <w:t>参与和人类医生三种问诊来源，功能层面人们对人类医生诊断的信任更高。</w:t>
      </w:r>
      <w:r>
        <w:rPr>
          <w:rFonts w:cs="Times New Roman"/>
          <w:noProof/>
        </w:rPr>
        <w:t>Bracic</w:t>
      </w:r>
      <w:r>
        <w:rPr>
          <w:rFonts w:cs="Times New Roman"/>
          <w:noProof/>
        </w:rPr>
        <w:t>等〔</w:t>
      </w:r>
      <w:r>
        <w:rPr>
          <w:rFonts w:cs="Times New Roman"/>
          <w:noProof/>
        </w:rPr>
        <w:t>2</w:t>
      </w:r>
      <w:r>
        <w:rPr>
          <w:rFonts w:cs="Times New Roman"/>
          <w:noProof/>
        </w:rPr>
        <w:t>〕把表现和医生在场拆开：高表现拉动选择，去掉医生仍会掉选择概率。</w:t>
      </w:r>
      <w:r>
        <w:rPr>
          <w:rFonts w:cs="Times New Roman"/>
          <w:noProof/>
        </w:rPr>
        <w:t>Kirchberger</w:t>
      </w:r>
      <w:r>
        <w:rPr>
          <w:rFonts w:cs="Times New Roman"/>
          <w:noProof/>
        </w:rPr>
        <w:t>〔</w:t>
      </w:r>
      <w:r>
        <w:rPr>
          <w:rFonts w:cs="Times New Roman"/>
          <w:noProof/>
        </w:rPr>
        <w:t>3</w:t>
      </w:r>
      <w:r>
        <w:rPr>
          <w:rFonts w:cs="Times New Roman"/>
          <w:noProof/>
        </w:rPr>
        <w:t>〕则显示，</w:t>
      </w:r>
      <w:r>
        <w:rPr>
          <w:rFonts w:cs="Times New Roman"/>
          <w:noProof/>
        </w:rPr>
        <w:t>AI</w:t>
      </w:r>
      <w:r>
        <w:rPr>
          <w:rFonts w:cs="Times New Roman"/>
          <w:noProof/>
        </w:rPr>
        <w:t>优先路径的接受面很窄，过度依赖是常见担心。</w:t>
      </w:r>
      <w:r>
        <w:rPr>
          <w:rFonts w:cs="Times New Roman"/>
          <w:noProof/>
        </w:rPr>
        <w:t>Choi</w:t>
      </w:r>
      <w:r>
        <w:rPr>
          <w:rFonts w:cs="Times New Roman"/>
          <w:noProof/>
        </w:rPr>
        <w:t>等〔</w:t>
      </w:r>
      <w:r>
        <w:rPr>
          <w:rFonts w:cs="Times New Roman"/>
          <w:noProof/>
        </w:rPr>
        <w:t>11</w:t>
      </w:r>
      <w:r>
        <w:rPr>
          <w:rFonts w:cs="Times New Roman"/>
          <w:noProof/>
        </w:rPr>
        <w:t>〕把问题推到出事之后：漏诊类不良事件一旦涉及</w:t>
      </w:r>
      <w:r>
        <w:rPr>
          <w:rFonts w:cs="Times New Roman"/>
          <w:noProof/>
        </w:rPr>
        <w:t>AI</w:t>
      </w:r>
      <w:r>
        <w:rPr>
          <w:rFonts w:cs="Times New Roman"/>
          <w:noProof/>
        </w:rPr>
        <w:t>，公众更倾向把责任归到医院，也更可能投诉或考虑诉讼；医生与系统若是实质性协作，这种反应会减弱。</w:t>
      </w:r>
    </w:p>
    <w:p w14:paraId="72686470" w14:textId="77777777" w:rsidR="001E30B5" w:rsidRDefault="00000000">
      <w:pPr>
        <w:spacing w:after="0" w:line="360" w:lineRule="auto"/>
        <w:ind w:firstLine="420"/>
        <w:jc w:val="both"/>
      </w:pPr>
      <w:r>
        <w:rPr>
          <w:rFonts w:cs="Times New Roman"/>
          <w:noProof/>
        </w:rPr>
        <w:lastRenderedPageBreak/>
        <w:t>上述研究给出的是条件信任：要高表现，但不要去掉医生；出事以后还要有人签字。它们很少观察，人们在不受方案约束时会把能力、医生、风险和人机关系写成怎样的组合。社媒评论里的词汇是自发排出来的，混有套话和围观，不能替代就诊记录，却能看见这些组合是否已经进入公共话语。</w:t>
      </w:r>
    </w:p>
    <w:p w14:paraId="29E2176C" w14:textId="77777777" w:rsidR="001E30B5" w:rsidRDefault="00000000">
      <w:pPr>
        <w:spacing w:before="180" w:after="60" w:line="360" w:lineRule="auto"/>
      </w:pPr>
      <w:r>
        <w:rPr>
          <w:rFonts w:eastAsia="黑体" w:cs="Times New Roman"/>
          <w:b/>
          <w:sz w:val="24"/>
        </w:rPr>
        <w:t>2.2</w:t>
      </w:r>
      <w:r>
        <w:rPr>
          <w:rFonts w:eastAsia="黑体" w:cs="Times New Roman"/>
          <w:b/>
          <w:sz w:val="24"/>
        </w:rPr>
        <w:t xml:space="preserve">　在线评论与社交媒体文本挖掘</w:t>
      </w:r>
    </w:p>
    <w:p w14:paraId="61A95217" w14:textId="77777777" w:rsidR="001E30B5" w:rsidRDefault="00000000">
      <w:pPr>
        <w:spacing w:after="0" w:line="360" w:lineRule="auto"/>
        <w:ind w:firstLine="420"/>
        <w:jc w:val="both"/>
      </w:pPr>
      <w:r>
        <w:rPr>
          <w:rFonts w:cs="Times New Roman"/>
          <w:noProof/>
        </w:rPr>
        <w:t>国内管理研究对在线评论的处理，长期落在商品口碑一侧。张紫琼等〔</w:t>
      </w:r>
      <w:r>
        <w:rPr>
          <w:rFonts w:cs="Times New Roman"/>
          <w:noProof/>
        </w:rPr>
        <w:t>6</w:t>
      </w:r>
      <w:r>
        <w:rPr>
          <w:rFonts w:cs="Times New Roman"/>
          <w:noProof/>
        </w:rPr>
        <w:t>〕把情感分析分成主观性识别、褒贬分类和经济价值挖掘。郝媛媛等〔</w:t>
      </w:r>
      <w:r>
        <w:rPr>
          <w:rFonts w:cs="Times New Roman"/>
          <w:noProof/>
        </w:rPr>
        <w:t>7</w:t>
      </w:r>
      <w:r>
        <w:rPr>
          <w:rFonts w:cs="Times New Roman"/>
          <w:noProof/>
        </w:rPr>
        <w:t>〕用影评说明，情感倾向和主客观混杂度会影响评论有用性。闫欣等〔</w:t>
      </w:r>
      <w:r>
        <w:rPr>
          <w:rFonts w:cs="Times New Roman"/>
          <w:noProof/>
        </w:rPr>
        <w:t>8</w:t>
      </w:r>
      <w:r>
        <w:rPr>
          <w:rFonts w:cs="Times New Roman"/>
          <w:noProof/>
        </w:rPr>
        <w:t>〕进一步指出，评论生成过程中的自选择偏差会扭曲企业读到的质量信号。这些研究把评论文本当作可进入决策的信息，而不是只当作情绪分数。</w:t>
      </w:r>
    </w:p>
    <w:p w14:paraId="37BF1D9D" w14:textId="77777777" w:rsidR="001E30B5" w:rsidRDefault="00000000">
      <w:pPr>
        <w:spacing w:after="0" w:line="360" w:lineRule="auto"/>
        <w:ind w:firstLine="420"/>
        <w:jc w:val="both"/>
      </w:pPr>
      <w:r>
        <w:rPr>
          <w:rFonts w:cs="Times New Roman"/>
          <w:noProof/>
        </w:rPr>
        <w:t>落到医疗人工智能，社媒研究仍多停在极性和主题。</w:t>
      </w:r>
      <w:r>
        <w:rPr>
          <w:rFonts w:cs="Times New Roman"/>
          <w:noProof/>
        </w:rPr>
        <w:t>Gao</w:t>
      </w:r>
      <w:r>
        <w:rPr>
          <w:rFonts w:cs="Times New Roman"/>
          <w:noProof/>
        </w:rPr>
        <w:t>等〔</w:t>
      </w:r>
      <w:r>
        <w:rPr>
          <w:rFonts w:cs="Times New Roman"/>
          <w:noProof/>
        </w:rPr>
        <w:t>4</w:t>
      </w:r>
      <w:r>
        <w:rPr>
          <w:rFonts w:cs="Times New Roman"/>
          <w:noProof/>
        </w:rPr>
        <w:t>〕在微博上看到以积极为主的态度，以及技术、产业、社会三类议题。</w:t>
      </w:r>
      <w:r>
        <w:rPr>
          <w:rFonts w:cs="Times New Roman"/>
          <w:noProof/>
        </w:rPr>
        <w:t>Jiang</w:t>
      </w:r>
      <w:r>
        <w:rPr>
          <w:rFonts w:cs="Times New Roman"/>
          <w:noProof/>
        </w:rPr>
        <w:t>等〔</w:t>
      </w:r>
      <w:r>
        <w:rPr>
          <w:rFonts w:cs="Times New Roman"/>
          <w:noProof/>
        </w:rPr>
        <w:t>5</w:t>
      </w:r>
      <w:r>
        <w:rPr>
          <w:rFonts w:cs="Times New Roman"/>
          <w:noProof/>
        </w:rPr>
        <w:t>〕用</w:t>
      </w:r>
      <w:r>
        <w:rPr>
          <w:rFonts w:cs="Times New Roman"/>
          <w:noProof/>
        </w:rPr>
        <w:t>LDA</w:t>
      </w:r>
      <w:r>
        <w:rPr>
          <w:rFonts w:cs="Times New Roman"/>
          <w:noProof/>
        </w:rPr>
        <w:t>和扎根编码，得到医生主导、</w:t>
      </w:r>
      <w:r>
        <w:rPr>
          <w:rFonts w:cs="Times New Roman"/>
          <w:noProof/>
        </w:rPr>
        <w:t>AI</w:t>
      </w:r>
      <w:r>
        <w:rPr>
          <w:rFonts w:cs="Times New Roman"/>
          <w:noProof/>
        </w:rPr>
        <w:t>辅助的协作想象，同时记录惊叹与焦虑并存。</w:t>
      </w:r>
      <w:r>
        <w:rPr>
          <w:rFonts w:cs="Times New Roman"/>
          <w:noProof/>
        </w:rPr>
        <w:t>Lian</w:t>
      </w:r>
      <w:r>
        <w:rPr>
          <w:rFonts w:cs="Times New Roman"/>
          <w:noProof/>
        </w:rPr>
        <w:t>等〔</w:t>
      </w:r>
      <w:r>
        <w:rPr>
          <w:rFonts w:cs="Times New Roman"/>
          <w:noProof/>
        </w:rPr>
        <w:t>9</w:t>
      </w:r>
      <w:r>
        <w:rPr>
          <w:rFonts w:cs="Times New Roman"/>
          <w:noProof/>
        </w:rPr>
        <w:t>〕对</w:t>
      </w:r>
      <w:r>
        <w:rPr>
          <w:rFonts w:cs="Times New Roman"/>
          <w:noProof/>
        </w:rPr>
        <w:t>ChatGPT</w:t>
      </w:r>
      <w:r>
        <w:rPr>
          <w:rFonts w:cs="Times New Roman"/>
          <w:noProof/>
        </w:rPr>
        <w:t>的讨论同样以主题和情绪收束。情感分析回答站在哪一边，主题模型列出在谈什么。「医生」和「替代」可以共现在完全相反的说法里，主题清单写不出这种差别。要把公众如何理解医疗人工智能写成可对照的结构，需要在态度之后看词如何并置，再给并置结构一套有互斥水平的类目。</w:t>
      </w:r>
    </w:p>
    <w:p w14:paraId="39DFE109" w14:textId="77777777" w:rsidR="001E30B5" w:rsidRDefault="00000000">
      <w:pPr>
        <w:spacing w:before="180" w:after="60" w:line="360" w:lineRule="auto"/>
      </w:pPr>
      <w:r>
        <w:rPr>
          <w:rFonts w:eastAsia="黑体" w:cs="Times New Roman"/>
          <w:b/>
          <w:sz w:val="24"/>
        </w:rPr>
        <w:t>2.3</w:t>
      </w:r>
      <w:r>
        <w:rPr>
          <w:rFonts w:eastAsia="黑体" w:cs="Times New Roman"/>
          <w:b/>
          <w:sz w:val="24"/>
        </w:rPr>
        <w:t xml:space="preserve">　从态度到认知结构</w:t>
      </w:r>
    </w:p>
    <w:p w14:paraId="5CC8D74E" w14:textId="77777777" w:rsidR="001E30B5" w:rsidRDefault="00000000">
      <w:pPr>
        <w:spacing w:after="0" w:line="360" w:lineRule="auto"/>
        <w:ind w:firstLine="420"/>
        <w:jc w:val="both"/>
      </w:pPr>
      <w:r>
        <w:rPr>
          <w:rFonts w:cs="Times New Roman"/>
        </w:rPr>
        <w:t>公众对</w:t>
      </w:r>
      <w:r>
        <w:rPr>
          <w:rFonts w:cs="Times New Roman"/>
        </w:rPr>
        <w:t>AI</w:t>
      </w:r>
      <w:r>
        <w:rPr>
          <w:rFonts w:cs="Times New Roman"/>
        </w:rPr>
        <w:t>医生的认知并非单一的支持或反对，而是涉及对技术价值与能力的判断、对算法的信任或排斥、对医生专业角色的定位，以及对技术使用后果的评估。为避免仅依据高频词或研究者直觉划分认知类型，本文从技术接受、算法态度和人机关系三个理论视角构建认知模式评价框架。技术接受理论强调，个体对技术的使用判断建立在其对技术效用和使用便利性的认知基础上，因此为考察公众如何评价</w:t>
      </w:r>
      <w:r>
        <w:rPr>
          <w:rFonts w:cs="Times New Roman"/>
        </w:rPr>
        <w:t>AI</w:t>
      </w:r>
      <w:r>
        <w:rPr>
          <w:rFonts w:cs="Times New Roman"/>
        </w:rPr>
        <w:t>医生的技术价值与能力提供总体视角〔</w:t>
      </w:r>
      <w:r>
        <w:rPr>
          <w:rFonts w:cs="Times New Roman"/>
        </w:rPr>
        <w:t>28-29</w:t>
      </w:r>
      <w:r>
        <w:rPr>
          <w:rFonts w:cs="Times New Roman"/>
        </w:rPr>
        <w:t>〕。算法欣赏与算法厌恶研究表明，公众既可能相对偏好算法判断，也可能在观察到算法犯错后迅速降低信任并转向回避，因此为解释公众对</w:t>
      </w:r>
      <w:r>
        <w:rPr>
          <w:rFonts w:cs="Times New Roman"/>
        </w:rPr>
        <w:t>AI</w:t>
      </w:r>
      <w:r>
        <w:rPr>
          <w:rFonts w:cs="Times New Roman"/>
        </w:rPr>
        <w:t>医生能力的高估、合理判断与低估提供了理论基础〔</w:t>
      </w:r>
      <w:r>
        <w:rPr>
          <w:rFonts w:cs="Times New Roman"/>
        </w:rPr>
        <w:t>30-31</w:t>
      </w:r>
      <w:r>
        <w:rPr>
          <w:rFonts w:cs="Times New Roman"/>
        </w:rPr>
        <w:t>〕。人机互补视角进一步指出，</w:t>
      </w:r>
      <w:r>
        <w:rPr>
          <w:rFonts w:cs="Times New Roman"/>
        </w:rPr>
        <w:t>AI</w:t>
      </w:r>
      <w:r>
        <w:rPr>
          <w:rFonts w:cs="Times New Roman"/>
        </w:rPr>
        <w:t>进入专业服务领域并不必然意味着对人的完全替代，关键在于人与</w:t>
      </w:r>
      <w:r>
        <w:rPr>
          <w:rFonts w:cs="Times New Roman"/>
        </w:rPr>
        <w:t>AI</w:t>
      </w:r>
      <w:r>
        <w:rPr>
          <w:rFonts w:cs="Times New Roman"/>
        </w:rPr>
        <w:t>之间如何分工、互补与形成有效协作〔</w:t>
      </w:r>
      <w:r>
        <w:rPr>
          <w:rFonts w:cs="Times New Roman"/>
        </w:rPr>
        <w:t>32-33</w:t>
      </w:r>
      <w:r>
        <w:rPr>
          <w:rFonts w:cs="Times New Roman"/>
        </w:rPr>
        <w:t>〕。因此，医生在诊疗过程中的功能定位以及公众对</w:t>
      </w:r>
      <w:r>
        <w:rPr>
          <w:rFonts w:cs="Times New Roman"/>
        </w:rPr>
        <w:t>AI—</w:t>
      </w:r>
      <w:r>
        <w:rPr>
          <w:rFonts w:cs="Times New Roman"/>
        </w:rPr>
        <w:t>医生关系的理解，需要作为独立维度加以考察。</w:t>
      </w:r>
    </w:p>
    <w:p w14:paraId="1FF8BEA7" w14:textId="77777777" w:rsidR="00C40098" w:rsidRDefault="00000000">
      <w:pPr>
        <w:spacing w:after="0" w:line="360" w:lineRule="auto"/>
        <w:ind w:firstLine="420"/>
        <w:jc w:val="both"/>
      </w:pPr>
      <w:r>
        <w:rPr>
          <w:rFonts w:cs="Times New Roman"/>
        </w:rPr>
        <w:t>据此，本文将公众对</w:t>
      </w:r>
      <w:r>
        <w:rPr>
          <w:rFonts w:cs="Times New Roman"/>
        </w:rPr>
        <w:t>AI</w:t>
      </w:r>
      <w:r>
        <w:rPr>
          <w:rFonts w:cs="Times New Roman"/>
        </w:rPr>
        <w:t>医生的认知概括为四个相互关联但不可互相替代的维度。第一，</w:t>
      </w:r>
      <w:r>
        <w:rPr>
          <w:rFonts w:cs="Times New Roman"/>
        </w:rPr>
        <w:t>AI</w:t>
      </w:r>
      <w:r>
        <w:rPr>
          <w:rFonts w:cs="Times New Roman"/>
        </w:rPr>
        <w:t>能力认知，回答</w:t>
      </w:r>
      <w:r>
        <w:rPr>
          <w:rFonts w:cs="Times New Roman"/>
        </w:rPr>
        <w:t>“AI</w:t>
      </w:r>
      <w:r>
        <w:rPr>
          <w:rFonts w:cs="Times New Roman"/>
        </w:rPr>
        <w:t>医生到底能不能、能在多大程度上完成诊疗任务</w:t>
      </w:r>
      <w:r>
        <w:rPr>
          <w:rFonts w:cs="Times New Roman"/>
        </w:rPr>
        <w:t>”</w:t>
      </w:r>
      <w:r>
        <w:rPr>
          <w:rFonts w:cs="Times New Roman"/>
        </w:rPr>
        <w:t>，对应公众对算法判断能力的积极偏好、适度评价或怀疑与回避〔</w:t>
      </w:r>
      <w:r>
        <w:rPr>
          <w:rFonts w:cs="Times New Roman"/>
        </w:rPr>
        <w:t>30-31</w:t>
      </w:r>
      <w:r>
        <w:rPr>
          <w:rFonts w:cs="Times New Roman"/>
        </w:rPr>
        <w:t>〕。第二，医生角色认知，回答</w:t>
      </w:r>
      <w:r>
        <w:rPr>
          <w:rFonts w:cs="Times New Roman"/>
        </w:rPr>
        <w:t>“</w:t>
      </w:r>
      <w:r>
        <w:rPr>
          <w:rFonts w:cs="Times New Roman"/>
        </w:rPr>
        <w:t>在</w:t>
      </w:r>
      <w:r>
        <w:rPr>
          <w:rFonts w:cs="Times New Roman"/>
        </w:rPr>
        <w:t>AI</w:t>
      </w:r>
      <w:r>
        <w:rPr>
          <w:rFonts w:cs="Times New Roman"/>
        </w:rPr>
        <w:t>进入诊疗之后医生还承担什么功能</w:t>
      </w:r>
      <w:r>
        <w:rPr>
          <w:rFonts w:cs="Times New Roman"/>
        </w:rPr>
        <w:t>”</w:t>
      </w:r>
      <w:r>
        <w:rPr>
          <w:rFonts w:cs="Times New Roman"/>
        </w:rPr>
        <w:t>，对应人机协作中的任务分工、专业判断与角色配置〔</w:t>
      </w:r>
      <w:r>
        <w:rPr>
          <w:rFonts w:cs="Times New Roman"/>
        </w:rPr>
        <w:t>32-33</w:t>
      </w:r>
      <w:r>
        <w:rPr>
          <w:rFonts w:cs="Times New Roman"/>
        </w:rPr>
        <w:t>〕。第三，风险认知，回答</w:t>
      </w:r>
      <w:r>
        <w:rPr>
          <w:rFonts w:cs="Times New Roman"/>
        </w:rPr>
        <w:t>“</w:t>
      </w:r>
      <w:r>
        <w:rPr>
          <w:rFonts w:cs="Times New Roman"/>
        </w:rPr>
        <w:t>公众是否以及如何关注误诊、责任、不确定性等技术后果</w:t>
      </w:r>
      <w:r>
        <w:rPr>
          <w:rFonts w:cs="Times New Roman"/>
        </w:rPr>
        <w:t>”</w:t>
      </w:r>
      <w:r>
        <w:rPr>
          <w:rFonts w:cs="Times New Roman"/>
        </w:rPr>
        <w:t>，这是技术接受从一般效用判断延伸到高风险医疗场景时必须关注的使用后果与接受障碍。第四，人机关系认知，回答</w:t>
      </w:r>
      <w:r>
        <w:rPr>
          <w:rFonts w:cs="Times New Roman"/>
        </w:rPr>
        <w:t>“AI</w:t>
      </w:r>
      <w:r>
        <w:rPr>
          <w:rFonts w:cs="Times New Roman"/>
        </w:rPr>
        <w:t>与医生究竟是替代、协同还是应被排斥</w:t>
      </w:r>
      <w:r>
        <w:rPr>
          <w:rFonts w:cs="Times New Roman"/>
        </w:rPr>
        <w:t>”</w:t>
      </w:r>
      <w:r>
        <w:rPr>
          <w:rFonts w:cs="Times New Roman"/>
        </w:rPr>
        <w:t>，体现人机互补视角下公众对技术替代与功能共担边界的理解</w:t>
      </w:r>
      <w:r>
        <w:rPr>
          <w:rFonts w:cs="Times New Roman"/>
        </w:rPr>
        <w:lastRenderedPageBreak/>
        <w:t>〔</w:t>
      </w:r>
      <w:r>
        <w:rPr>
          <w:rFonts w:cs="Times New Roman"/>
        </w:rPr>
        <w:t>32-33</w:t>
      </w:r>
      <w:r>
        <w:rPr>
          <w:rFonts w:cs="Times New Roman"/>
        </w:rPr>
        <w:t>〕。四个维度分别对应能力判断、专业角色、使用后果和关系结构，共同构成公众理解</w:t>
      </w:r>
      <w:r>
        <w:rPr>
          <w:rFonts w:cs="Times New Roman"/>
        </w:rPr>
        <w:t>AI</w:t>
      </w:r>
      <w:r>
        <w:rPr>
          <w:rFonts w:cs="Times New Roman"/>
        </w:rPr>
        <w:t>医生的基本认知配置。隐私、费用等议题同样可能出现在讨论中，但本文并不试图穷尽所有主题，而是聚焦于与</w:t>
      </w:r>
      <w:r>
        <w:rPr>
          <w:rFonts w:cs="Times New Roman"/>
        </w:rPr>
        <w:t>AI</w:t>
      </w:r>
      <w:r>
        <w:rPr>
          <w:rFonts w:cs="Times New Roman"/>
        </w:rPr>
        <w:t>医生是否被接受进入诊疗过程、以何种方式进入以及由谁承担后果最直接相关的四类认知判断。</w:t>
      </w:r>
    </w:p>
    <w:p w14:paraId="24B6D50D" w14:textId="77777777" w:rsidR="00C40098" w:rsidRDefault="00000000">
      <w:pPr>
        <w:spacing w:after="0" w:line="360" w:lineRule="auto"/>
        <w:ind w:firstLine="420"/>
        <w:jc w:val="both"/>
      </w:pPr>
      <w:r>
        <w:rPr>
          <w:rFonts w:cs="Times New Roman"/>
        </w:rPr>
        <w:t>在分析方法上，本文遵循</w:t>
      </w:r>
      <w:r>
        <w:rPr>
          <w:rFonts w:cs="Times New Roman"/>
        </w:rPr>
        <w:t>“</w:t>
      </w:r>
      <w:r>
        <w:rPr>
          <w:rFonts w:cs="Times New Roman"/>
        </w:rPr>
        <w:t>数据驱动发现</w:t>
      </w:r>
      <w:r>
        <w:rPr>
          <w:rFonts w:cs="Times New Roman"/>
        </w:rPr>
        <w:t>—</w:t>
      </w:r>
      <w:r>
        <w:rPr>
          <w:rFonts w:cs="Times New Roman"/>
        </w:rPr>
        <w:t>理论驱动解释</w:t>
      </w:r>
      <w:r>
        <w:rPr>
          <w:rFonts w:cs="Times New Roman"/>
        </w:rPr>
        <w:t>”</w:t>
      </w:r>
      <w:r>
        <w:rPr>
          <w:rFonts w:cs="Times New Roman"/>
        </w:rPr>
        <w:t>的思路。首先，不预设具体认知类型，而是依据评论内词共现网络识别经验层面的认知簇，观察哪些概念在公众的自然表达中稳定地共同出现；随后，再依据上述理论框架对认知簇进行四维编码。因此，五种典型认知模式并非研究开始前预先设定，而是在经验词簇基础上，通过理论编码识别不同维度的稳定组合后归纳形成。</w:t>
      </w:r>
    </w:p>
    <w:p w14:paraId="15181909" w14:textId="77777777" w:rsidR="001E30B5" w:rsidRDefault="00000000">
      <w:pPr>
        <w:spacing w:before="180" w:after="60" w:line="360" w:lineRule="auto"/>
      </w:pPr>
      <w:r>
        <w:rPr>
          <w:rFonts w:eastAsia="黑体" w:cs="Times New Roman"/>
          <w:b/>
          <w:sz w:val="24"/>
        </w:rPr>
        <w:t>2.4</w:t>
      </w:r>
      <w:r>
        <w:rPr>
          <w:rFonts w:eastAsia="黑体" w:cs="Times New Roman"/>
          <w:b/>
          <w:sz w:val="24"/>
        </w:rPr>
        <w:t xml:space="preserve">　</w:t>
      </w:r>
      <w:commentRangeStart w:id="27"/>
      <w:r>
        <w:rPr>
          <w:rFonts w:eastAsia="黑体" w:cs="Times New Roman"/>
          <w:b/>
          <w:sz w:val="24"/>
        </w:rPr>
        <w:t>研究问题与分析框架</w:t>
      </w:r>
      <w:commentRangeEnd w:id="27"/>
      <w:r w:rsidR="001F629F">
        <w:rPr>
          <w:rStyle w:val="aff9"/>
          <w:szCs w:val="22"/>
        </w:rPr>
        <w:commentReference w:id="27"/>
      </w:r>
    </w:p>
    <w:p w14:paraId="5885226B" w14:textId="77777777" w:rsidR="001E30B5" w:rsidRDefault="00000000">
      <w:pPr>
        <w:spacing w:after="0" w:line="360" w:lineRule="auto"/>
        <w:ind w:firstLine="420"/>
        <w:jc w:val="both"/>
      </w:pPr>
      <w:r>
        <w:rPr>
          <w:rFonts w:cs="Times New Roman"/>
          <w:noProof/>
        </w:rPr>
        <w:t>据此提出三个问题。问题</w:t>
      </w:r>
      <w:r>
        <w:rPr>
          <w:rFonts w:cs="Times New Roman"/>
          <w:noProof/>
        </w:rPr>
        <w:t>1</w:t>
      </w:r>
      <w:r>
        <w:rPr>
          <w:rFonts w:cs="Times New Roman"/>
          <w:noProof/>
        </w:rPr>
        <w:t>：相关评论的态度如何分布。问题</w:t>
      </w:r>
      <w:r>
        <w:rPr>
          <w:rFonts w:cs="Times New Roman"/>
          <w:noProof/>
        </w:rPr>
        <w:t>2</w:t>
      </w:r>
      <w:r>
        <w:rPr>
          <w:rFonts w:cs="Times New Roman"/>
          <w:noProof/>
        </w:rPr>
        <w:t>：积极、中立、消极三组的用词与共现如何分化。问题</w:t>
      </w:r>
      <w:r>
        <w:rPr>
          <w:rFonts w:cs="Times New Roman"/>
          <w:noProof/>
        </w:rPr>
        <w:t>3</w:t>
      </w:r>
      <w:r>
        <w:rPr>
          <w:rFonts w:cs="Times New Roman"/>
          <w:noProof/>
        </w:rPr>
        <w:t>：词簇上能力、医生角色、风险和人机关系如何组合，并据此归纳认知类型。分析单位在后两问上是词簇，不是单条评论。观察对象是检索条件下的公开讨论，不是就诊患者总体。技术路线见图</w:t>
      </w:r>
      <w:r>
        <w:rPr>
          <w:rFonts w:cs="Times New Roman"/>
          <w:noProof/>
        </w:rPr>
        <w:t>1</w:t>
      </w:r>
      <w:r>
        <w:rPr>
          <w:rFonts w:cs="Times New Roman"/>
          <w:noProof/>
        </w:rPr>
        <w:t>。</w:t>
      </w:r>
    </w:p>
    <w:p w14:paraId="06864CE6" w14:textId="77777777" w:rsidR="001E30B5" w:rsidRDefault="00000000">
      <w:pPr>
        <w:keepNext/>
        <w:keepLines/>
        <w:spacing w:before="160" w:after="60" w:line="240" w:lineRule="auto"/>
        <w:jc w:val="center"/>
      </w:pPr>
      <w:r>
        <w:rPr>
          <w:noProof/>
        </w:rPr>
        <w:drawing>
          <wp:inline distT="0" distB="0" distL="0" distR="0" wp14:anchorId="6B1CE017" wp14:editId="4DCDC42C">
            <wp:extent cx="5220000" cy="1721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分析框架.png"/>
                    <pic:cNvPicPr/>
                  </pic:nvPicPr>
                  <pic:blipFill>
                    <a:blip r:embed="rId12"/>
                    <a:stretch>
                      <a:fillRect/>
                    </a:stretch>
                  </pic:blipFill>
                  <pic:spPr>
                    <a:xfrm>
                      <a:off x="0" y="0"/>
                      <a:ext cx="5220000" cy="1721587"/>
                    </a:xfrm>
                    <a:prstGeom prst="rect">
                      <a:avLst/>
                    </a:prstGeom>
                  </pic:spPr>
                </pic:pic>
              </a:graphicData>
            </a:graphic>
          </wp:inline>
        </w:drawing>
      </w:r>
    </w:p>
    <w:p w14:paraId="6940C7DA" w14:textId="77777777" w:rsidR="001E30B5" w:rsidRDefault="00000000">
      <w:pPr>
        <w:keepLines/>
        <w:spacing w:before="40" w:after="160" w:line="240" w:lineRule="auto"/>
        <w:jc w:val="center"/>
      </w:pPr>
      <w:r>
        <w:rPr>
          <w:rFonts w:cs="Times New Roman"/>
        </w:rPr>
        <w:t>图</w:t>
      </w:r>
      <w:r>
        <w:rPr>
          <w:rFonts w:cs="Times New Roman"/>
        </w:rPr>
        <w:t>1</w:t>
      </w:r>
      <w:r>
        <w:rPr>
          <w:rFonts w:cs="Times New Roman"/>
        </w:rPr>
        <w:t xml:space="preserve">　分析框架</w:t>
      </w:r>
    </w:p>
    <w:p w14:paraId="753FEE27" w14:textId="77777777" w:rsidR="001E30B5" w:rsidRDefault="00000000">
      <w:pPr>
        <w:spacing w:before="240" w:after="120" w:line="360" w:lineRule="auto"/>
      </w:pPr>
      <w:r>
        <w:rPr>
          <w:rFonts w:eastAsia="黑体" w:cs="Times New Roman"/>
          <w:b/>
          <w:sz w:val="28"/>
        </w:rPr>
        <w:t>3</w:t>
      </w:r>
      <w:r>
        <w:rPr>
          <w:rFonts w:eastAsia="黑体" w:cs="Times New Roman"/>
          <w:b/>
          <w:sz w:val="28"/>
        </w:rPr>
        <w:t xml:space="preserve">　</w:t>
      </w:r>
      <w:commentRangeStart w:id="28"/>
      <w:r>
        <w:rPr>
          <w:rFonts w:eastAsia="黑体" w:cs="Times New Roman"/>
          <w:b/>
          <w:sz w:val="28"/>
        </w:rPr>
        <w:t>研究方法</w:t>
      </w:r>
      <w:commentRangeEnd w:id="28"/>
      <w:r w:rsidR="00492067">
        <w:rPr>
          <w:rStyle w:val="aff9"/>
          <w:szCs w:val="22"/>
        </w:rPr>
        <w:commentReference w:id="28"/>
      </w:r>
    </w:p>
    <w:p w14:paraId="30A046F4" w14:textId="547D745B" w:rsidR="001E30B5" w:rsidRDefault="00000000">
      <w:pPr>
        <w:spacing w:after="0" w:line="360" w:lineRule="auto"/>
        <w:ind w:firstLine="420"/>
        <w:jc w:val="both"/>
        <w:rPr>
          <w:rFonts w:hint="eastAsia"/>
        </w:rPr>
      </w:pPr>
      <w:r>
        <w:rPr>
          <w:rFonts w:cs="Times New Roman"/>
          <w:noProof/>
        </w:rPr>
        <w:t>公众对医疗人工智能的讨论可从态度、主题与认知模式三层观察。态度回答站在哪一边，主题回答在谈什么，模式回答能力、医生角色、风险与人机关系如何组合。本文按数据、标签、结构、编码四步分析中文社交媒体评论。分类器处理规模，评论内共现给出结构单位，导向性内容分析把词簇转成可对照的配置。</w:t>
      </w:r>
      <w:bookmarkStart w:id="29" w:name="OLE_LINK3"/>
      <w:ins w:id="30" w:author="一帆 张" w:date="2026-08-27T12:35:00Z" w16du:dateUtc="2026-08-27T04:35:00Z">
        <w:r w:rsidR="00492067">
          <w:rPr>
            <w:rFonts w:cs="Times New Roman" w:hint="eastAsia"/>
            <w:noProof/>
          </w:rPr>
          <w:t>这一段你应该总体</w:t>
        </w:r>
        <w:commentRangeStart w:id="31"/>
        <w:r w:rsidR="00492067">
          <w:rPr>
            <w:rFonts w:cs="Times New Roman" w:hint="eastAsia"/>
            <w:noProof/>
          </w:rPr>
          <w:t>介绍你打算</w:t>
        </w:r>
      </w:ins>
      <w:ins w:id="32" w:author="一帆 张" w:date="2026-08-27T12:36:00Z" w16du:dateUtc="2026-08-27T04:36:00Z">
        <w:r w:rsidR="00492067">
          <w:rPr>
            <w:rFonts w:cs="Times New Roman" w:hint="eastAsia"/>
            <w:noProof/>
          </w:rPr>
          <w:t>怎么研究</w:t>
        </w:r>
      </w:ins>
      <w:commentRangeEnd w:id="31"/>
      <w:r w:rsidR="00245B46">
        <w:rPr>
          <w:rStyle w:val="aff9"/>
          <w:rFonts w:cs="Times New Roman" w:hint="eastAsia"/>
          <w:noProof/>
          <w:szCs w:val="22"/>
        </w:rPr>
        <w:commentReference w:id="31"/>
      </w:r>
      <w:ins w:id="33" w:author="一帆 张" w:date="2026-08-27T12:36:00Z" w16du:dateUtc="2026-08-27T04:36:00Z">
        <w:r w:rsidR="00492067">
          <w:rPr>
            <w:rFonts w:cs="Times New Roman" w:hint="eastAsia"/>
            <w:noProof/>
          </w:rPr>
          <w:t>，用了啥方法，经历了哪些流程，搭配着图来说，图就是整个研究的研究流程图</w:t>
        </w:r>
      </w:ins>
      <w:ins w:id="34" w:author="一帆 张" w:date="2026-08-27T12:37:00Z" w16du:dateUtc="2026-08-27T04:37:00Z">
        <w:r w:rsidR="00492067">
          <w:rPr>
            <w:rFonts w:cs="Times New Roman" w:hint="eastAsia"/>
            <w:noProof/>
          </w:rPr>
          <w:t>（</w:t>
        </w:r>
      </w:ins>
      <w:ins w:id="35" w:author="一帆 张" w:date="2026-08-27T12:37:00Z">
        <w:r w:rsidR="00492067" w:rsidRPr="00492067">
          <w:rPr>
            <w:rFonts w:cs="Times New Roman"/>
            <w:noProof/>
          </w:rPr>
          <w:t>数据来源</w:t>
        </w:r>
      </w:ins>
      <w:ins w:id="36" w:author="一帆 张" w:date="2026-08-27T12:41:00Z" w16du:dateUtc="2026-08-27T04:41:00Z">
        <w:r w:rsidR="00BB199B">
          <w:rPr>
            <w:rFonts w:cs="Times New Roman" w:hint="eastAsia"/>
            <w:noProof/>
          </w:rPr>
          <w:t>（主要解释为啥选社媒数据）</w:t>
        </w:r>
      </w:ins>
      <w:ins w:id="37" w:author="一帆 张" w:date="2026-08-27T12:37:00Z" w16du:dateUtc="2026-08-27T04:37:00Z">
        <w:r w:rsidR="00492067">
          <w:rPr>
            <w:rFonts w:cs="Times New Roman" w:hint="eastAsia"/>
            <w:noProof/>
          </w:rPr>
          <w:t>→</w:t>
        </w:r>
      </w:ins>
      <w:ins w:id="38" w:author="一帆 张" w:date="2026-08-27T12:37:00Z">
        <w:r w:rsidR="00492067" w:rsidRPr="00492067">
          <w:rPr>
            <w:rFonts w:cs="Times New Roman"/>
            <w:noProof/>
          </w:rPr>
          <w:t>公众态度识别</w:t>
        </w:r>
      </w:ins>
      <w:bookmarkStart w:id="39" w:name="OLE_LINK2"/>
      <w:ins w:id="40" w:author="一帆 张" w:date="2026-08-27T12:41:00Z" w16du:dateUtc="2026-08-27T04:41:00Z">
        <w:r w:rsidR="00BB199B">
          <w:rPr>
            <w:rFonts w:cs="Times New Roman" w:hint="eastAsia"/>
            <w:noProof/>
          </w:rPr>
          <w:t>（介绍方法）</w:t>
        </w:r>
      </w:ins>
      <w:bookmarkEnd w:id="39"/>
      <w:ins w:id="41" w:author="一帆 张" w:date="2026-08-27T12:37:00Z" w16du:dateUtc="2026-08-27T04:37:00Z">
        <w:r w:rsidR="00492067">
          <w:rPr>
            <w:rFonts w:cs="Times New Roman" w:hint="eastAsia"/>
            <w:noProof/>
          </w:rPr>
          <w:t>→</w:t>
        </w:r>
      </w:ins>
      <w:ins w:id="42" w:author="一帆 张" w:date="2026-08-27T12:37:00Z">
        <w:r w:rsidR="00492067" w:rsidRPr="00492067">
          <w:rPr>
            <w:rFonts w:cs="Times New Roman"/>
            <w:noProof/>
          </w:rPr>
          <w:t>公众认知主题提取</w:t>
        </w:r>
      </w:ins>
      <w:ins w:id="43" w:author="一帆 张" w:date="2026-08-27T12:41:00Z" w16du:dateUtc="2026-08-27T04:41:00Z">
        <w:r w:rsidR="00BB199B">
          <w:rPr>
            <w:rFonts w:cs="Times New Roman" w:hint="eastAsia"/>
            <w:noProof/>
          </w:rPr>
          <w:t>（介绍方法）</w:t>
        </w:r>
      </w:ins>
      <w:ins w:id="44" w:author="一帆 张" w:date="2026-08-27T12:37:00Z" w16du:dateUtc="2026-08-27T04:37:00Z">
        <w:r w:rsidR="00492067">
          <w:rPr>
            <w:rFonts w:cs="Times New Roman" w:hint="eastAsia"/>
            <w:noProof/>
          </w:rPr>
          <w:t>→</w:t>
        </w:r>
      </w:ins>
      <w:ins w:id="45" w:author="一帆 张" w:date="2026-08-27T12:37:00Z">
        <w:r w:rsidR="00492067" w:rsidRPr="00492067">
          <w:rPr>
            <w:rFonts w:cs="Times New Roman"/>
            <w:noProof/>
          </w:rPr>
          <w:t>认知结构与认知模式识别</w:t>
        </w:r>
      </w:ins>
      <w:ins w:id="46" w:author="一帆 张" w:date="2026-08-27T12:41:00Z" w16du:dateUtc="2026-08-27T04:41:00Z">
        <w:r w:rsidR="00BB199B">
          <w:rPr>
            <w:rFonts w:cs="Times New Roman" w:hint="eastAsia"/>
            <w:noProof/>
          </w:rPr>
          <w:t>（介绍方法）</w:t>
        </w:r>
      </w:ins>
      <w:ins w:id="47" w:author="一帆 张" w:date="2026-08-27T12:37:00Z" w16du:dateUtc="2026-08-27T04:37:00Z">
        <w:r w:rsidR="00492067">
          <w:rPr>
            <w:rFonts w:cs="Times New Roman" w:hint="eastAsia"/>
            <w:noProof/>
          </w:rPr>
          <w:t>，我大概写的，你根据你的实际</w:t>
        </w:r>
      </w:ins>
      <w:ins w:id="48" w:author="一帆 张" w:date="2026-08-27T12:38:00Z" w16du:dateUtc="2026-08-27T04:38:00Z">
        <w:r w:rsidR="00492067">
          <w:rPr>
            <w:rFonts w:cs="Times New Roman" w:hint="eastAsia"/>
            <w:noProof/>
          </w:rPr>
          <w:t>情况处理，然后图里大概标一下每一部分具体又做了啥</w:t>
        </w:r>
      </w:ins>
      <w:ins w:id="49" w:author="一帆 张" w:date="2026-08-27T12:39:00Z" w16du:dateUtc="2026-08-27T04:39:00Z">
        <w:r w:rsidR="00492067">
          <w:rPr>
            <w:rFonts w:cs="Times New Roman" w:hint="eastAsia"/>
            <w:noProof/>
          </w:rPr>
          <w:t>（</w:t>
        </w:r>
      </w:ins>
      <w:ins w:id="50" w:author="一帆 张" w:date="2026-08-27T12:43:00Z">
        <w:r w:rsidR="00245B46" w:rsidRPr="00245B46">
          <w:rPr>
            <w:rFonts w:cs="Times New Roman"/>
            <w:noProof/>
          </w:rPr>
          <w:t>“</w:t>
        </w:r>
        <w:r w:rsidR="00245B46" w:rsidRPr="00245B46">
          <w:rPr>
            <w:rFonts w:cs="Times New Roman"/>
            <w:noProof/>
          </w:rPr>
          <w:t>数据</w:t>
        </w:r>
        <w:r w:rsidR="00245B46" w:rsidRPr="00245B46">
          <w:rPr>
            <w:rFonts w:cs="Times New Roman"/>
            <w:noProof/>
          </w:rPr>
          <w:t xml:space="preserve"> + </w:t>
        </w:r>
        <w:r w:rsidR="00245B46" w:rsidRPr="00245B46">
          <w:rPr>
            <w:rFonts w:cs="Times New Roman"/>
            <w:noProof/>
          </w:rPr>
          <w:t>方法</w:t>
        </w:r>
        <w:r w:rsidR="00245B46" w:rsidRPr="00245B46">
          <w:rPr>
            <w:rFonts w:cs="Times New Roman"/>
            <w:noProof/>
          </w:rPr>
          <w:t xml:space="preserve"> + </w:t>
        </w:r>
        <w:r w:rsidR="00245B46" w:rsidRPr="00245B46">
          <w:rPr>
            <w:rFonts w:cs="Times New Roman"/>
            <w:noProof/>
          </w:rPr>
          <w:t>输出</w:t>
        </w:r>
      </w:ins>
      <w:ins w:id="51" w:author="一帆 张" w:date="2026-08-27T12:39:00Z" w16du:dateUtc="2026-08-27T04:39:00Z">
        <w:r w:rsidR="00492067">
          <w:rPr>
            <w:rFonts w:cs="Times New Roman" w:hint="eastAsia"/>
            <w:noProof/>
          </w:rPr>
          <w:t>）</w:t>
        </w:r>
      </w:ins>
      <w:ins w:id="52" w:author="一帆 张" w:date="2026-08-27T12:38:00Z" w16du:dateUtc="2026-08-27T04:38:00Z">
        <w:r w:rsidR="00492067">
          <w:rPr>
            <w:rFonts w:cs="Times New Roman" w:hint="eastAsia"/>
            <w:noProof/>
          </w:rPr>
          <w:t>，下面的小节就是详细解释你大概咋做的（</w:t>
        </w:r>
      </w:ins>
      <w:ins w:id="53" w:author="一帆 张" w:date="2026-08-27T12:39:00Z" w16du:dateUtc="2026-08-27T04:39:00Z">
        <w:r w:rsidR="00492067">
          <w:rPr>
            <w:rFonts w:cs="Times New Roman" w:hint="eastAsia"/>
            <w:noProof/>
          </w:rPr>
          <w:t>主要介绍方法</w:t>
        </w:r>
      </w:ins>
      <w:ins w:id="54" w:author="一帆 张" w:date="2026-08-27T12:38:00Z" w16du:dateUtc="2026-08-27T04:38:00Z">
        <w:r w:rsidR="00492067">
          <w:rPr>
            <w:rFonts w:cs="Times New Roman" w:hint="eastAsia"/>
            <w:noProof/>
          </w:rPr>
          <w:t>）</w:t>
        </w:r>
      </w:ins>
    </w:p>
    <w:bookmarkEnd w:id="29"/>
    <w:p w14:paraId="0FCED0FD" w14:textId="77777777" w:rsidR="001E30B5" w:rsidRDefault="00000000">
      <w:pPr>
        <w:spacing w:before="180" w:after="60" w:line="360" w:lineRule="auto"/>
      </w:pPr>
      <w:r>
        <w:rPr>
          <w:rFonts w:eastAsia="黑体" w:cs="Times New Roman"/>
          <w:b/>
          <w:sz w:val="24"/>
        </w:rPr>
        <w:t>3.1</w:t>
      </w:r>
      <w:r>
        <w:rPr>
          <w:rFonts w:eastAsia="黑体" w:cs="Times New Roman"/>
          <w:b/>
          <w:sz w:val="24"/>
        </w:rPr>
        <w:t xml:space="preserve">　数据来源与预处理</w:t>
      </w:r>
    </w:p>
    <w:p w14:paraId="0C34454B" w14:textId="77777777" w:rsidR="001E30B5" w:rsidRDefault="00000000">
      <w:pPr>
        <w:spacing w:after="0" w:line="360" w:lineRule="auto"/>
        <w:ind w:firstLine="420"/>
        <w:jc w:val="both"/>
      </w:pPr>
      <w:r>
        <w:rPr>
          <w:rFonts w:cs="Times New Roman"/>
          <w:noProof/>
        </w:rPr>
        <w:lastRenderedPageBreak/>
        <w:t>问卷和情景实验适合估计人们在给定方案里如何选择。公开评论里的词汇是自发排出来的，混有套话、围观和营销话术，不能替代就诊记录，却能观察非诱导的话语结构。本文用中文社交媒体评论作为材料，观察检索条件下的公开讨论。</w:t>
      </w:r>
    </w:p>
    <w:p w14:paraId="4C52F762" w14:textId="77777777" w:rsidR="001E30B5" w:rsidRDefault="00000000">
      <w:pPr>
        <w:spacing w:after="0" w:line="360" w:lineRule="auto"/>
        <w:ind w:firstLine="420"/>
        <w:jc w:val="both"/>
      </w:pPr>
      <w:r>
        <w:rPr>
          <w:rFonts w:cs="Times New Roman"/>
          <w:noProof/>
        </w:rPr>
        <w:t>评论由第三方按关键词检索采集，平台为微博、抖音、小红书与知乎。检索词为：</w:t>
      </w:r>
      <w:r>
        <w:rPr>
          <w:rFonts w:cs="Times New Roman"/>
          <w:noProof/>
        </w:rPr>
        <w:t>AI</w:t>
      </w:r>
      <w:r>
        <w:rPr>
          <w:rFonts w:cs="Times New Roman"/>
          <w:noProof/>
        </w:rPr>
        <w:t>医生、</w:t>
      </w:r>
      <w:r>
        <w:rPr>
          <w:rFonts w:cs="Times New Roman"/>
          <w:noProof/>
        </w:rPr>
        <w:t>AI</w:t>
      </w:r>
      <w:r>
        <w:rPr>
          <w:rFonts w:cs="Times New Roman"/>
          <w:noProof/>
        </w:rPr>
        <w:t>医疗、</w:t>
      </w:r>
      <w:r>
        <w:rPr>
          <w:rFonts w:cs="Times New Roman"/>
          <w:noProof/>
        </w:rPr>
        <w:t>AI</w:t>
      </w:r>
      <w:r>
        <w:rPr>
          <w:rFonts w:cs="Times New Roman"/>
          <w:noProof/>
        </w:rPr>
        <w:t>问诊、医疗大模型、在线问诊、数字医生、智慧医疗、智能问诊、虚拟医生、虚拟诊室、虚拟问诊、辅助诊断。四平台词表相同；因检索接口和命中情况不同，个别词在部分平台上没有返回结果。词表宽于「</w:t>
      </w:r>
      <w:r>
        <w:rPr>
          <w:rFonts w:cs="Times New Roman"/>
          <w:noProof/>
        </w:rPr>
        <w:t>AI</w:t>
      </w:r>
      <w:r>
        <w:rPr>
          <w:rFonts w:cs="Times New Roman"/>
          <w:noProof/>
        </w:rPr>
        <w:t>医生」，「在线问诊」「智慧医疗」「辅助诊断」会带入未讨论人工智能的互联网医疗文本。</w:t>
      </w:r>
    </w:p>
    <w:p w14:paraId="25E939BA" w14:textId="77777777" w:rsidR="001E30B5" w:rsidRDefault="00000000">
      <w:pPr>
        <w:spacing w:after="0" w:line="360" w:lineRule="auto"/>
        <w:ind w:firstLine="420"/>
        <w:jc w:val="both"/>
      </w:pPr>
      <w:r>
        <w:rPr>
          <w:rFonts w:cs="Times New Roman"/>
          <w:noProof/>
        </w:rPr>
        <w:t>采集实施于</w:t>
      </w:r>
      <w:r>
        <w:rPr>
          <w:rFonts w:cs="Times New Roman"/>
          <w:noProof/>
        </w:rPr>
        <w:t>2026</w:t>
      </w:r>
      <w:r>
        <w:rPr>
          <w:rFonts w:cs="Times New Roman"/>
          <w:noProof/>
        </w:rPr>
        <w:t>年</w:t>
      </w:r>
      <w:r>
        <w:rPr>
          <w:rFonts w:cs="Times New Roman"/>
          <w:noProof/>
        </w:rPr>
        <w:t>3</w:t>
      </w:r>
      <w:r>
        <w:rPr>
          <w:rFonts w:cs="Times New Roman"/>
          <w:noProof/>
        </w:rPr>
        <w:t>月至</w:t>
      </w:r>
      <w:r>
        <w:rPr>
          <w:rFonts w:cs="Times New Roman"/>
          <w:noProof/>
        </w:rPr>
        <w:t>4</w:t>
      </w:r>
      <w:r>
        <w:rPr>
          <w:rFonts w:cs="Times New Roman"/>
          <w:noProof/>
        </w:rPr>
        <w:t>月，为一次性回溯检索。评论发布时间约自</w:t>
      </w:r>
      <w:r>
        <w:rPr>
          <w:rFonts w:cs="Times New Roman"/>
          <w:noProof/>
        </w:rPr>
        <w:t>2019</w:t>
      </w:r>
      <w:r>
        <w:rPr>
          <w:rFonts w:cs="Times New Roman"/>
          <w:noProof/>
        </w:rPr>
        <w:t>年</w:t>
      </w:r>
      <w:r>
        <w:rPr>
          <w:rFonts w:cs="Times New Roman"/>
          <w:noProof/>
        </w:rPr>
        <w:t>12</w:t>
      </w:r>
      <w:r>
        <w:rPr>
          <w:rFonts w:cs="Times New Roman"/>
          <w:noProof/>
        </w:rPr>
        <w:t>月至</w:t>
      </w:r>
      <w:r>
        <w:rPr>
          <w:rFonts w:cs="Times New Roman"/>
          <w:noProof/>
        </w:rPr>
        <w:t>2026</w:t>
      </w:r>
      <w:r>
        <w:rPr>
          <w:rFonts w:cs="Times New Roman"/>
          <w:noProof/>
        </w:rPr>
        <w:t>年</w:t>
      </w:r>
      <w:r>
        <w:rPr>
          <w:rFonts w:cs="Times New Roman"/>
          <w:noProof/>
        </w:rPr>
        <w:t>3</w:t>
      </w:r>
      <w:r>
        <w:rPr>
          <w:rFonts w:cs="Times New Roman"/>
          <w:noProof/>
        </w:rPr>
        <w:t>月。平台对较早内容的召回有限，早期年份条数偏少，语料向近期集中。每条记录含帖子标题、评论时间与评论内容。合并后原始样本</w:t>
      </w:r>
      <w:r>
        <w:rPr>
          <w:rFonts w:cs="Times New Roman"/>
          <w:noProof/>
        </w:rPr>
        <w:t>399,508</w:t>
      </w:r>
      <w:r>
        <w:rPr>
          <w:rFonts w:cs="Times New Roman"/>
          <w:noProof/>
        </w:rPr>
        <w:t>条。清洗两项：剔除正文不足</w:t>
      </w:r>
      <w:r>
        <w:rPr>
          <w:rFonts w:cs="Times New Roman"/>
          <w:noProof/>
        </w:rPr>
        <w:t>3</w:t>
      </w:r>
      <w:r>
        <w:rPr>
          <w:rFonts w:cs="Times New Roman"/>
          <w:noProof/>
        </w:rPr>
        <w:t>个字符的评论，再按评论正文去重，得到</w:t>
      </w:r>
      <w:r>
        <w:rPr>
          <w:rFonts w:cs="Times New Roman"/>
          <w:noProof/>
        </w:rPr>
        <w:t>284,849</w:t>
      </w:r>
      <w:commentRangeStart w:id="55"/>
      <w:r>
        <w:rPr>
          <w:rFonts w:cs="Times New Roman"/>
          <w:noProof/>
        </w:rPr>
        <w:t>条</w:t>
      </w:r>
      <w:commentRangeEnd w:id="55"/>
      <w:r w:rsidR="001F629F">
        <w:rPr>
          <w:rStyle w:val="aff9"/>
          <w:rFonts w:cs="Times New Roman"/>
          <w:noProof/>
          <w:szCs w:val="22"/>
        </w:rPr>
        <w:commentReference w:id="55"/>
      </w:r>
      <w:r>
        <w:rPr>
          <w:rFonts w:cs="Times New Roman"/>
          <w:noProof/>
        </w:rPr>
        <w:t>。</w:t>
      </w:r>
    </w:p>
    <w:p w14:paraId="7F586736" w14:textId="77777777" w:rsidR="001E30B5" w:rsidRDefault="00000000">
      <w:pPr>
        <w:spacing w:before="180" w:after="60" w:line="360" w:lineRule="auto"/>
      </w:pPr>
      <w:r>
        <w:rPr>
          <w:rFonts w:eastAsia="黑体" w:cs="Times New Roman"/>
          <w:b/>
          <w:sz w:val="24"/>
        </w:rPr>
        <w:t>3.2</w:t>
      </w:r>
      <w:r>
        <w:rPr>
          <w:rFonts w:eastAsia="黑体" w:cs="Times New Roman"/>
          <w:b/>
          <w:sz w:val="24"/>
        </w:rPr>
        <w:t xml:space="preserve">　相关性识别与态度分类</w:t>
      </w:r>
    </w:p>
    <w:p w14:paraId="7D7C903A" w14:textId="77777777" w:rsidR="001E30B5" w:rsidRDefault="00000000">
      <w:pPr>
        <w:spacing w:after="0" w:line="360" w:lineRule="auto"/>
        <w:ind w:firstLine="420"/>
        <w:jc w:val="both"/>
      </w:pPr>
      <w:r>
        <w:rPr>
          <w:rFonts w:cs="Times New Roman"/>
          <w:noProof/>
        </w:rPr>
        <w:t>宽口径检索之后，须判断评论是否讨论</w:t>
      </w:r>
      <w:r>
        <w:rPr>
          <w:rFonts w:cs="Times New Roman"/>
          <w:noProof/>
        </w:rPr>
        <w:t>AI</w:t>
      </w:r>
      <w:r>
        <w:rPr>
          <w:rFonts w:cs="Times New Roman"/>
          <w:noProof/>
        </w:rPr>
        <w:t>医疗或智能、线上医疗服务，以及有态度评论的取向。</w:t>
      </w:r>
    </w:p>
    <w:p w14:paraId="2EB60CF6" w14:textId="77777777" w:rsidR="001E30B5" w:rsidRDefault="00000000">
      <w:pPr>
        <w:spacing w:after="0" w:line="360" w:lineRule="auto"/>
        <w:ind w:firstLine="420"/>
        <w:jc w:val="both"/>
      </w:pPr>
      <w:r>
        <w:rPr>
          <w:rFonts w:cs="Times New Roman"/>
          <w:noProof/>
        </w:rPr>
        <w:t>全量人工标注成本高。近年常见做法是用大语言模型为训练集生成银标准，再蒸馏到编码器小模型做全量推理〔</w:t>
      </w:r>
      <w:r>
        <w:rPr>
          <w:rFonts w:cs="Times New Roman"/>
          <w:noProof/>
        </w:rPr>
        <w:t>17-18</w:t>
      </w:r>
      <w:r>
        <w:rPr>
          <w:rFonts w:cs="Times New Roman"/>
          <w:noProof/>
        </w:rPr>
        <w:t>〕。银标准含噪，用大模型标签训练</w:t>
      </w:r>
      <w:r>
        <w:rPr>
          <w:rFonts w:cs="Times New Roman"/>
          <w:noProof/>
        </w:rPr>
        <w:t>BERT</w:t>
      </w:r>
      <w:r>
        <w:rPr>
          <w:rFonts w:cs="Times New Roman"/>
          <w:noProof/>
        </w:rPr>
        <w:t>类分类器也可能不稳定〔</w:t>
      </w:r>
      <w:r>
        <w:rPr>
          <w:rFonts w:cs="Times New Roman"/>
          <w:noProof/>
        </w:rPr>
        <w:t>19</w:t>
      </w:r>
      <w:r>
        <w:rPr>
          <w:rFonts w:cs="Times New Roman"/>
          <w:noProof/>
        </w:rPr>
        <w:t>〕。本文把大模型调用限制在训练集，验证集与测试集以人工为金标准。</w:t>
      </w:r>
    </w:p>
    <w:p w14:paraId="191C1801" w14:textId="77777777" w:rsidR="001E30B5" w:rsidRDefault="00000000">
      <w:pPr>
        <w:spacing w:after="0" w:line="360" w:lineRule="auto"/>
        <w:ind w:firstLine="420"/>
        <w:jc w:val="both"/>
      </w:pPr>
      <w:r>
        <w:rPr>
          <w:rFonts w:cs="Times New Roman"/>
          <w:noProof/>
        </w:rPr>
        <w:t>相关性为二分类。判定以评论为主体，标题提供帖子语境。评论未出现「</w:t>
      </w:r>
      <w:r>
        <w:rPr>
          <w:rFonts w:cs="Times New Roman"/>
          <w:noProof/>
        </w:rPr>
        <w:t>AI</w:t>
      </w:r>
      <w:r>
        <w:rPr>
          <w:rFonts w:cs="Times New Roman"/>
          <w:noProof/>
        </w:rPr>
        <w:t>」二字，只要在讨论或回应该帖中的智能、线上医疗服务，仍视为相关。从清洗后语料随机抽取</w:t>
      </w:r>
      <w:r>
        <w:rPr>
          <w:rFonts w:cs="Times New Roman"/>
          <w:noProof/>
        </w:rPr>
        <w:t>3,000</w:t>
      </w:r>
      <w:r>
        <w:rPr>
          <w:rFonts w:cs="Times New Roman"/>
          <w:noProof/>
        </w:rPr>
        <w:t>条，划分为训练集</w:t>
      </w:r>
      <w:r>
        <w:rPr>
          <w:rFonts w:cs="Times New Roman"/>
          <w:noProof/>
        </w:rPr>
        <w:t>2,400</w:t>
      </w:r>
      <w:r>
        <w:rPr>
          <w:rFonts w:cs="Times New Roman"/>
          <w:noProof/>
        </w:rPr>
        <w:t>、验证集</w:t>
      </w:r>
      <w:r>
        <w:rPr>
          <w:rFonts w:cs="Times New Roman"/>
          <w:noProof/>
        </w:rPr>
        <w:t>300</w:t>
      </w:r>
      <w:r>
        <w:rPr>
          <w:rFonts w:cs="Times New Roman"/>
          <w:noProof/>
        </w:rPr>
        <w:t>、测试集</w:t>
      </w:r>
      <w:r>
        <w:rPr>
          <w:rFonts w:cs="Times New Roman"/>
          <w:noProof/>
        </w:rPr>
        <w:t>300</w:t>
      </w:r>
      <w:r>
        <w:rPr>
          <w:rFonts w:cs="Times New Roman"/>
          <w:noProof/>
        </w:rPr>
        <w:t>。训练集由</w:t>
      </w:r>
      <w:r>
        <w:rPr>
          <w:rFonts w:cs="Times New Roman"/>
          <w:noProof/>
        </w:rPr>
        <w:t>DeepSeek</w:t>
      </w:r>
      <w:r>
        <w:rPr>
          <w:rFonts w:cs="Times New Roman"/>
          <w:noProof/>
        </w:rPr>
        <w:t>在温度为</w:t>
      </w:r>
      <w:r>
        <w:rPr>
          <w:rFonts w:cs="Times New Roman"/>
          <w:noProof/>
        </w:rPr>
        <w:t>0</w:t>
      </w:r>
      <w:r>
        <w:rPr>
          <w:rFonts w:cs="Times New Roman"/>
          <w:noProof/>
        </w:rPr>
        <w:t>时生成银标准；从中分层抽</w:t>
      </w:r>
      <w:r>
        <w:rPr>
          <w:rFonts w:cs="Times New Roman"/>
          <w:noProof/>
        </w:rPr>
        <w:t>100</w:t>
      </w:r>
      <w:r>
        <w:rPr>
          <w:rFonts w:cs="Times New Roman"/>
          <w:noProof/>
        </w:rPr>
        <w:t>条人工盲标，人机一致率</w:t>
      </w:r>
      <w:r>
        <w:rPr>
          <w:rFonts w:cs="Times New Roman"/>
          <w:noProof/>
        </w:rPr>
        <w:t>92.0%</w:t>
      </w:r>
      <w:r>
        <w:rPr>
          <w:rFonts w:cs="Times New Roman"/>
          <w:noProof/>
        </w:rPr>
        <w:t>，</w:t>
      </w:r>
      <w:r>
        <w:rPr>
          <w:rFonts w:cs="Times New Roman"/>
          <w:noProof/>
        </w:rPr>
        <w:t>Cohen’s κ</w:t>
      </w:r>
      <w:r>
        <w:rPr>
          <w:rFonts w:cs="Times New Roman"/>
          <w:noProof/>
        </w:rPr>
        <w:t>为</w:t>
      </w:r>
      <w:r>
        <w:rPr>
          <w:rFonts w:cs="Times New Roman"/>
          <w:noProof/>
        </w:rPr>
        <w:t>0.829</w:t>
      </w:r>
      <w:r>
        <w:rPr>
          <w:rFonts w:cs="Times New Roman"/>
          <w:noProof/>
        </w:rPr>
        <w:t>。验证与测试由人工标注。以</w:t>
      </w:r>
      <w:r>
        <w:rPr>
          <w:rFonts w:cs="Times New Roman"/>
          <w:noProof/>
        </w:rPr>
        <w:t>Chinese MacBERT</w:t>
      </w:r>
      <w:r>
        <w:rPr>
          <w:rFonts w:cs="Times New Roman"/>
          <w:noProof/>
        </w:rPr>
        <w:t>为编码器〔</w:t>
      </w:r>
      <w:r>
        <w:rPr>
          <w:rFonts w:cs="Times New Roman"/>
          <w:noProof/>
        </w:rPr>
        <w:t>20</w:t>
      </w:r>
      <w:r>
        <w:rPr>
          <w:rFonts w:cs="Times New Roman"/>
          <w:noProof/>
        </w:rPr>
        <w:t>〕，标题与评论拼接输入，类别加权交叉熵训练，按验证集</w:t>
      </w:r>
      <w:r>
        <w:rPr>
          <w:rFonts w:cs="Times New Roman"/>
          <w:noProof/>
        </w:rPr>
        <w:t>macro-F1</w:t>
      </w:r>
      <w:r>
        <w:rPr>
          <w:rFonts w:cs="Times New Roman"/>
          <w:noProof/>
        </w:rPr>
        <w:t>选模型。人工测试集</w:t>
      </w:r>
      <w:r>
        <w:rPr>
          <w:rFonts w:cs="Times New Roman"/>
          <w:noProof/>
        </w:rPr>
        <w:t>Accuracy</w:t>
      </w:r>
      <w:r>
        <w:rPr>
          <w:rFonts w:cs="Times New Roman"/>
          <w:noProof/>
        </w:rPr>
        <w:t>为</w:t>
      </w:r>
      <w:r>
        <w:rPr>
          <w:rFonts w:cs="Times New Roman"/>
          <w:noProof/>
        </w:rPr>
        <w:t>0.867</w:t>
      </w:r>
      <w:r>
        <w:rPr>
          <w:rFonts w:cs="Times New Roman"/>
          <w:noProof/>
        </w:rPr>
        <w:t>，</w:t>
      </w:r>
      <w:r>
        <w:rPr>
          <w:rFonts w:cs="Times New Roman"/>
          <w:noProof/>
        </w:rPr>
        <w:t>Macro-F1</w:t>
      </w:r>
      <w:r>
        <w:rPr>
          <w:rFonts w:cs="Times New Roman"/>
          <w:noProof/>
        </w:rPr>
        <w:t>为</w:t>
      </w:r>
      <w:r>
        <w:rPr>
          <w:rFonts w:cs="Times New Roman"/>
          <w:noProof/>
        </w:rPr>
        <w:t>0.863</w:t>
      </w:r>
      <w:r>
        <w:rPr>
          <w:rFonts w:cs="Times New Roman"/>
          <w:noProof/>
        </w:rPr>
        <w:t>。全量推理后保留相关评论</w:t>
      </w:r>
      <w:r>
        <w:rPr>
          <w:rFonts w:cs="Times New Roman"/>
          <w:noProof/>
        </w:rPr>
        <w:t>103,731</w:t>
      </w:r>
      <w:r>
        <w:rPr>
          <w:rFonts w:cs="Times New Roman"/>
          <w:noProof/>
        </w:rPr>
        <w:t>条。</w:t>
      </w:r>
    </w:p>
    <w:p w14:paraId="65D1A1A6" w14:textId="77777777" w:rsidR="001E30B5" w:rsidRDefault="00000000">
      <w:pPr>
        <w:spacing w:after="0" w:line="360" w:lineRule="auto"/>
        <w:ind w:firstLine="420"/>
        <w:jc w:val="both"/>
      </w:pPr>
      <w:r>
        <w:rPr>
          <w:rFonts w:cs="Times New Roman"/>
          <w:noProof/>
        </w:rPr>
        <w:t>态度为四分类：无态度、积极看待、消极看待、中立看待。无评价的围观记为无态度；一边倒褒贬记为积极或消极；承认有用同时强调边界或审慎就医记为中立。从相关评论随机抽取</w:t>
      </w:r>
      <w:r>
        <w:rPr>
          <w:rFonts w:cs="Times New Roman"/>
          <w:noProof/>
        </w:rPr>
        <w:t>8,000</w:t>
      </w:r>
      <w:r>
        <w:rPr>
          <w:rFonts w:cs="Times New Roman"/>
          <w:noProof/>
        </w:rPr>
        <w:t>条，划分为</w:t>
      </w:r>
      <w:r>
        <w:rPr>
          <w:rFonts w:cs="Times New Roman"/>
          <w:noProof/>
        </w:rPr>
        <w:t>6,400 / 800 / 800</w:t>
      </w:r>
      <w:r>
        <w:rPr>
          <w:rFonts w:cs="Times New Roman"/>
          <w:noProof/>
        </w:rPr>
        <w:t>。训练集同样由</w:t>
      </w:r>
      <w:r>
        <w:rPr>
          <w:rFonts w:cs="Times New Roman"/>
          <w:noProof/>
        </w:rPr>
        <w:t>DeepSeek</w:t>
      </w:r>
      <w:r>
        <w:rPr>
          <w:rFonts w:cs="Times New Roman"/>
          <w:noProof/>
        </w:rPr>
        <w:t>生成银标准，</w:t>
      </w:r>
      <w:r>
        <w:rPr>
          <w:rFonts w:cs="Times New Roman"/>
          <w:noProof/>
        </w:rPr>
        <w:t>100</w:t>
      </w:r>
      <w:r>
        <w:rPr>
          <w:rFonts w:cs="Times New Roman"/>
          <w:noProof/>
        </w:rPr>
        <w:t>条人工盲标的一致率为</w:t>
      </w:r>
      <w:r>
        <w:rPr>
          <w:rFonts w:cs="Times New Roman"/>
          <w:noProof/>
        </w:rPr>
        <w:t>86.0%</w:t>
      </w:r>
      <w:r>
        <w:rPr>
          <w:rFonts w:cs="Times New Roman"/>
          <w:noProof/>
        </w:rPr>
        <w:t>，</w:t>
      </w:r>
      <w:r>
        <w:rPr>
          <w:rFonts w:cs="Times New Roman"/>
          <w:noProof/>
        </w:rPr>
        <w:t>κ</w:t>
      </w:r>
      <w:r>
        <w:rPr>
          <w:rFonts w:cs="Times New Roman"/>
          <w:noProof/>
        </w:rPr>
        <w:t>为</w:t>
      </w:r>
      <w:r>
        <w:rPr>
          <w:rFonts w:cs="Times New Roman"/>
          <w:noProof/>
        </w:rPr>
        <w:t>0.759</w:t>
      </w:r>
      <w:r>
        <w:rPr>
          <w:rFonts w:cs="Times New Roman"/>
          <w:noProof/>
        </w:rPr>
        <w:t>。验证与测试为人工金标准，并对消极、中立等稀少类别增补，测试集共</w:t>
      </w:r>
      <w:r>
        <w:rPr>
          <w:rFonts w:cs="Times New Roman"/>
          <w:noProof/>
        </w:rPr>
        <w:t>962</w:t>
      </w:r>
      <w:r>
        <w:rPr>
          <w:rFonts w:cs="Times New Roman"/>
          <w:noProof/>
        </w:rPr>
        <w:t>条。训练使用</w:t>
      </w:r>
      <w:r>
        <w:rPr>
          <w:rFonts w:cs="Times New Roman"/>
          <w:noProof/>
        </w:rPr>
        <w:t>Focal Loss</w:t>
      </w:r>
      <w:r>
        <w:rPr>
          <w:rFonts w:cs="Times New Roman"/>
          <w:noProof/>
        </w:rPr>
        <w:t>〔</w:t>
      </w:r>
      <w:r>
        <w:rPr>
          <w:rFonts w:cs="Times New Roman"/>
          <w:noProof/>
        </w:rPr>
        <w:t>21</w:t>
      </w:r>
      <w:r>
        <w:rPr>
          <w:rFonts w:cs="Times New Roman"/>
          <w:noProof/>
        </w:rPr>
        <w:t>〕与类别加权。人工测试集</w:t>
      </w:r>
      <w:r>
        <w:rPr>
          <w:rFonts w:cs="Times New Roman"/>
          <w:noProof/>
        </w:rPr>
        <w:t>Accuracy</w:t>
      </w:r>
      <w:r>
        <w:rPr>
          <w:rFonts w:cs="Times New Roman"/>
          <w:noProof/>
        </w:rPr>
        <w:t>为</w:t>
      </w:r>
      <w:r>
        <w:rPr>
          <w:rFonts w:cs="Times New Roman"/>
          <w:noProof/>
        </w:rPr>
        <w:t>0.793</w:t>
      </w:r>
      <w:r>
        <w:rPr>
          <w:rFonts w:cs="Times New Roman"/>
          <w:noProof/>
        </w:rPr>
        <w:t>，</w:t>
      </w:r>
      <w:r>
        <w:rPr>
          <w:rFonts w:cs="Times New Roman"/>
          <w:noProof/>
        </w:rPr>
        <w:t>Macro-F1</w:t>
      </w:r>
      <w:r>
        <w:rPr>
          <w:rFonts w:cs="Times New Roman"/>
          <w:noProof/>
        </w:rPr>
        <w:t>为</w:t>
      </w:r>
      <w:r>
        <w:rPr>
          <w:rFonts w:cs="Times New Roman"/>
          <w:noProof/>
        </w:rPr>
        <w:t>0.771</w:t>
      </w:r>
      <w:r>
        <w:rPr>
          <w:rFonts w:cs="Times New Roman"/>
          <w:noProof/>
        </w:rPr>
        <w:t>。全量推理后，有态度评论</w:t>
      </w:r>
      <w:r>
        <w:rPr>
          <w:rFonts w:cs="Times New Roman"/>
          <w:noProof/>
        </w:rPr>
        <w:t>71,886</w:t>
      </w:r>
      <w:r>
        <w:rPr>
          <w:rFonts w:cs="Times New Roman"/>
          <w:noProof/>
        </w:rPr>
        <w:t>条进入词共现，无态度评论不进入。</w:t>
      </w:r>
    </w:p>
    <w:p w14:paraId="36333B7E" w14:textId="77777777" w:rsidR="001E30B5" w:rsidRDefault="00000000">
      <w:pPr>
        <w:spacing w:before="180" w:after="60" w:line="360" w:lineRule="auto"/>
      </w:pPr>
      <w:r>
        <w:rPr>
          <w:rFonts w:eastAsia="黑体" w:cs="Times New Roman"/>
          <w:b/>
          <w:sz w:val="24"/>
        </w:rPr>
        <w:t>3.3</w:t>
      </w:r>
      <w:r>
        <w:rPr>
          <w:rFonts w:eastAsia="黑体" w:cs="Times New Roman"/>
          <w:b/>
          <w:sz w:val="24"/>
        </w:rPr>
        <w:t xml:space="preserve">　词共现与词簇划分</w:t>
      </w:r>
    </w:p>
    <w:p w14:paraId="667E109C" w14:textId="77777777" w:rsidR="001E30B5" w:rsidRDefault="00000000">
      <w:pPr>
        <w:spacing w:after="0" w:line="360" w:lineRule="auto"/>
        <w:ind w:firstLine="420"/>
        <w:jc w:val="both"/>
      </w:pPr>
      <w:r>
        <w:rPr>
          <w:rFonts w:cs="Times New Roman"/>
          <w:noProof/>
        </w:rPr>
        <w:lastRenderedPageBreak/>
        <w:t>态度标签给出效价，不能说明各组把哪些概念放在同一条评论里。情感分析停在极性。主题模型可以列出议题，但「医生」「替代」可以共现在完全相反的说法里。要把「在谈什么」写成可编码的结构单位，需要看词与词如何并置。</w:t>
      </w:r>
    </w:p>
    <w:p w14:paraId="0D502796" w14:textId="77777777" w:rsidR="001E30B5" w:rsidRDefault="00000000">
      <w:pPr>
        <w:spacing w:after="0" w:line="360" w:lineRule="auto"/>
        <w:ind w:firstLine="420"/>
        <w:jc w:val="both"/>
      </w:pPr>
      <w:r>
        <w:rPr>
          <w:rFonts w:cs="Times New Roman"/>
          <w:noProof/>
        </w:rPr>
        <w:t>共词分析和语义网络把词当作节点、共现当作边，用来揭示话语中的问题结构〔</w:t>
      </w:r>
      <w:r>
        <w:rPr>
          <w:rFonts w:cs="Times New Roman"/>
          <w:noProof/>
        </w:rPr>
        <w:t>22-23</w:t>
      </w:r>
      <w:r>
        <w:rPr>
          <w:rFonts w:cs="Times New Roman"/>
          <w:noProof/>
        </w:rPr>
        <w:t>〕。平均</w:t>
      </w:r>
      <w:r>
        <w:rPr>
          <w:rFonts w:cs="Times New Roman"/>
          <w:noProof/>
        </w:rPr>
        <w:t>TF-IDF</w:t>
      </w:r>
      <w:r>
        <w:rPr>
          <w:rFonts w:cs="Times New Roman"/>
          <w:noProof/>
        </w:rPr>
        <w:t>用来压低几乎每条都出现的词，突出相对更能撑起该组表述的用词〔</w:t>
      </w:r>
      <w:r>
        <w:rPr>
          <w:rFonts w:cs="Times New Roman"/>
          <w:noProof/>
        </w:rPr>
        <w:t>24</w:t>
      </w:r>
      <w:r>
        <w:rPr>
          <w:rFonts w:cs="Times New Roman"/>
          <w:noProof/>
        </w:rPr>
        <w:t>〕。</w:t>
      </w:r>
      <w:r>
        <w:rPr>
          <w:rFonts w:cs="Times New Roman"/>
          <w:noProof/>
        </w:rPr>
        <w:t>Louvain</w:t>
      </w:r>
      <w:r>
        <w:rPr>
          <w:rFonts w:cs="Times New Roman"/>
          <w:noProof/>
        </w:rPr>
        <w:t>算法按模块度划分社区〔</w:t>
      </w:r>
      <w:r>
        <w:rPr>
          <w:rFonts w:cs="Times New Roman"/>
          <w:noProof/>
        </w:rPr>
        <w:t>25</w:t>
      </w:r>
      <w:r>
        <w:rPr>
          <w:rFonts w:cs="Times New Roman"/>
          <w:noProof/>
        </w:rPr>
        <w:t>〕。在中文社交短文本上，</w:t>
      </w:r>
      <w:r>
        <w:rPr>
          <w:rFonts w:cs="Times New Roman"/>
          <w:noProof/>
        </w:rPr>
        <w:t>TF-IDF</w:t>
      </w:r>
      <w:r>
        <w:rPr>
          <w:rFonts w:cs="Times New Roman"/>
          <w:noProof/>
        </w:rPr>
        <w:t>筛词、共现建网、再用社区概括议题，已有可对照的做法〔</w:t>
      </w:r>
      <w:r>
        <w:rPr>
          <w:rFonts w:cs="Times New Roman"/>
          <w:noProof/>
        </w:rPr>
        <w:t>26</w:t>
      </w:r>
      <w:r>
        <w:rPr>
          <w:rFonts w:cs="Times New Roman"/>
          <w:noProof/>
        </w:rPr>
        <w:t>〕。本文共现定义在整条评论内部，不跨评论、不用滑动窗口。</w:t>
      </w:r>
    </w:p>
    <w:p w14:paraId="570B6315" w14:textId="77777777" w:rsidR="001E30B5" w:rsidRDefault="00000000">
      <w:pPr>
        <w:spacing w:after="0" w:line="360" w:lineRule="auto"/>
        <w:ind w:firstLine="420"/>
        <w:jc w:val="both"/>
      </w:pPr>
      <w:r>
        <w:rPr>
          <w:rFonts w:cs="Times New Roman"/>
          <w:noProof/>
        </w:rPr>
        <w:t>在积极、中立、消极三组内分别分析。字段为评论内容，</w:t>
      </w:r>
      <w:r>
        <w:rPr>
          <w:rFonts w:cs="Times New Roman"/>
          <w:noProof/>
        </w:rPr>
        <w:t>jieba</w:t>
      </w:r>
      <w:r>
        <w:rPr>
          <w:rFonts w:cs="Times New Roman"/>
          <w:noProof/>
        </w:rPr>
        <w:t>分词，领域词写入自定义词典，</w:t>
      </w:r>
      <w:r>
        <w:rPr>
          <w:rFonts w:cs="Times New Roman"/>
          <w:noProof/>
        </w:rPr>
        <w:t>AI</w:t>
      </w:r>
      <w:r>
        <w:rPr>
          <w:rFonts w:cs="Times New Roman"/>
          <w:noProof/>
        </w:rPr>
        <w:t>变体合并。去掉功能词、品牌名和平台名；医生、问诊、取代、辅助等词强制保留。词汇表要求词频不低于</w:t>
      </w:r>
      <w:r>
        <w:rPr>
          <w:rFonts w:cs="Times New Roman"/>
          <w:noProof/>
        </w:rPr>
        <w:t>20</w:t>
      </w:r>
      <w:r>
        <w:rPr>
          <w:rFonts w:cs="Times New Roman"/>
          <w:noProof/>
        </w:rPr>
        <w:t>。共现边权不低于</w:t>
      </w:r>
      <w:r>
        <w:rPr>
          <w:rFonts w:cs="Times New Roman"/>
          <w:noProof/>
        </w:rPr>
        <w:t>10</w:t>
      </w:r>
      <w:r>
        <w:rPr>
          <w:rFonts w:cs="Times New Roman"/>
          <w:noProof/>
        </w:rPr>
        <w:t>进入网络。</w:t>
      </w:r>
      <w:r>
        <w:rPr>
          <w:rFonts w:cs="Times New Roman"/>
          <w:noProof/>
        </w:rPr>
        <w:t>Louvain</w:t>
      </w:r>
      <w:r>
        <w:rPr>
          <w:rFonts w:cs="Times New Roman"/>
          <w:noProof/>
        </w:rPr>
        <w:t>随机种子为</w:t>
      </w:r>
      <w:r>
        <w:rPr>
          <w:rFonts w:cs="Times New Roman"/>
          <w:noProof/>
        </w:rPr>
        <w:t>42</w:t>
      </w:r>
      <w:r>
        <w:rPr>
          <w:rFonts w:cs="Times New Roman"/>
          <w:noProof/>
        </w:rPr>
        <w:t>，去掉不足</w:t>
      </w:r>
      <w:r>
        <w:rPr>
          <w:rFonts w:cs="Times New Roman"/>
          <w:noProof/>
        </w:rPr>
        <w:t>10</w:t>
      </w:r>
      <w:r>
        <w:rPr>
          <w:rFonts w:cs="Times New Roman"/>
          <w:noProof/>
        </w:rPr>
        <w:t>个词的小簇。三组阈值相同。因各组样本量相差一个数量级，组间比较搭配对象和簇的内容，不比较共现次数的绝对值。簇名依代表词解读，不是算法输出，编码前不合并。</w:t>
      </w:r>
    </w:p>
    <w:p w14:paraId="6AE5024E" w14:textId="77777777" w:rsidR="001E30B5" w:rsidRDefault="00000000">
      <w:pPr>
        <w:spacing w:before="180" w:after="60" w:line="360" w:lineRule="auto"/>
      </w:pPr>
      <w:r>
        <w:rPr>
          <w:rFonts w:eastAsia="黑体" w:cs="Times New Roman"/>
          <w:b/>
          <w:sz w:val="24"/>
        </w:rPr>
        <w:t>3.4</w:t>
      </w:r>
      <w:r>
        <w:rPr>
          <w:rFonts w:eastAsia="黑体" w:cs="Times New Roman"/>
          <w:b/>
          <w:sz w:val="24"/>
        </w:rPr>
        <w:t xml:space="preserve">　四维度编码与模式归纳</w:t>
      </w:r>
    </w:p>
    <w:p w14:paraId="6E9656D4" w14:textId="77777777" w:rsidR="001E30B5" w:rsidRDefault="00000000">
      <w:pPr>
        <w:spacing w:after="0" w:line="360" w:lineRule="auto"/>
        <w:ind w:firstLine="420"/>
        <w:jc w:val="both"/>
      </w:pPr>
      <w:r>
        <w:rPr>
          <w:rFonts w:cs="Times New Roman"/>
        </w:rPr>
        <w:t>词簇给出的仍是经验层面的共现结构，尚不能直接说明其背后的认知逻辑。为将经验上发现的词汇组合转化为可比较的认知配置，本文采用</w:t>
      </w:r>
      <w:r>
        <w:rPr>
          <w:rFonts w:cs="Times New Roman"/>
        </w:rPr>
        <w:t>“</w:t>
      </w:r>
      <w:r>
        <w:rPr>
          <w:rFonts w:cs="Times New Roman"/>
        </w:rPr>
        <w:t>数据驱动发现</w:t>
      </w:r>
      <w:r>
        <w:rPr>
          <w:rFonts w:cs="Times New Roman"/>
        </w:rPr>
        <w:t>—</w:t>
      </w:r>
      <w:r>
        <w:rPr>
          <w:rFonts w:cs="Times New Roman"/>
        </w:rPr>
        <w:t>理论驱动解释</w:t>
      </w:r>
      <w:r>
        <w:rPr>
          <w:rFonts w:cs="Times New Roman"/>
        </w:rPr>
        <w:t>”</w:t>
      </w:r>
      <w:r>
        <w:rPr>
          <w:rFonts w:cs="Times New Roman"/>
        </w:rPr>
        <w:t>的分析策略。首先，根据词共现网络识别出的认知簇提取核心关键词及其关联结构；随后，基于技术接受、算法欣赏与算法厌恶以及人机互补三个理论视角，从</w:t>
      </w:r>
      <w:r>
        <w:rPr>
          <w:rFonts w:cs="Times New Roman"/>
        </w:rPr>
        <w:t>AI</w:t>
      </w:r>
      <w:r>
        <w:rPr>
          <w:rFonts w:cs="Times New Roman"/>
        </w:rPr>
        <w:t>能力认知、医生角色认知、风险认知和人机关系认知四个维度对各认知簇进行编码。四个维度并非由词频直接决定，而是用于回答公众面对</w:t>
      </w:r>
      <w:r>
        <w:rPr>
          <w:rFonts w:cs="Times New Roman"/>
        </w:rPr>
        <w:t>AI</w:t>
      </w:r>
      <w:r>
        <w:rPr>
          <w:rFonts w:cs="Times New Roman"/>
        </w:rPr>
        <w:t>医生时四个相互关联的问题：</w:t>
      </w:r>
      <w:r>
        <w:rPr>
          <w:rFonts w:cs="Times New Roman"/>
        </w:rPr>
        <w:t>AI</w:t>
      </w:r>
      <w:r>
        <w:rPr>
          <w:rFonts w:cs="Times New Roman"/>
        </w:rPr>
        <w:t>到底有多大能力、医生还承担什么角色、技术风险及其后果是否被关注，以及</w:t>
      </w:r>
      <w:r>
        <w:rPr>
          <w:rFonts w:cs="Times New Roman"/>
        </w:rPr>
        <w:t>AI</w:t>
      </w:r>
      <w:r>
        <w:rPr>
          <w:rFonts w:cs="Times New Roman"/>
        </w:rPr>
        <w:t>与医生应当形成何种关系。通过双人独立编码和一致性检验验证认知模式识别的可靠性，最终依据四个维度的组合归纳公众对</w:t>
      </w:r>
      <w:r>
        <w:rPr>
          <w:rFonts w:cs="Times New Roman"/>
        </w:rPr>
        <w:t>AI</w:t>
      </w:r>
      <w:r>
        <w:rPr>
          <w:rFonts w:cs="Times New Roman"/>
        </w:rPr>
        <w:t>医生的典型认知模式。</w:t>
      </w:r>
    </w:p>
    <w:p w14:paraId="188E03D2" w14:textId="77777777" w:rsidR="001E30B5" w:rsidRDefault="00000000">
      <w:pPr>
        <w:spacing w:after="0" w:line="360" w:lineRule="auto"/>
        <w:ind w:firstLine="420"/>
        <w:jc w:val="both"/>
      </w:pPr>
      <w:r>
        <w:rPr>
          <w:rFonts w:cs="Times New Roman"/>
          <w:noProof/>
        </w:rPr>
        <w:t>本文采用导向性内容分析〔</w:t>
      </w:r>
      <w:r>
        <w:rPr>
          <w:rFonts w:cs="Times New Roman"/>
          <w:noProof/>
        </w:rPr>
        <w:t>12</w:t>
      </w:r>
      <w:r>
        <w:rPr>
          <w:rFonts w:cs="Times New Roman"/>
          <w:noProof/>
        </w:rPr>
        <w:t>〕。类目是四个认知维度及其三水平。分析单位是未合并的词簇。编码材料为簇内词频前</w:t>
      </w:r>
      <w:r>
        <w:rPr>
          <w:rFonts w:cs="Times New Roman"/>
          <w:noProof/>
        </w:rPr>
        <w:t>10</w:t>
      </w:r>
      <w:r>
        <w:rPr>
          <w:rFonts w:cs="Times New Roman"/>
          <w:noProof/>
        </w:rPr>
        <w:t>的代表词，以及含这些词的原评论，以主导话语为准。</w:t>
      </w:r>
    </w:p>
    <w:p w14:paraId="1B354C0F" w14:textId="77777777" w:rsidR="001E30B5" w:rsidRDefault="00000000">
      <w:pPr>
        <w:spacing w:after="0" w:line="360" w:lineRule="auto"/>
        <w:ind w:firstLine="420"/>
        <w:jc w:val="both"/>
      </w:pPr>
      <w:r>
        <w:rPr>
          <w:rFonts w:cs="Times New Roman"/>
          <w:noProof/>
        </w:rPr>
        <w:t>能力维对应自动化信任中的校准问题〔</w:t>
      </w:r>
      <w:r>
        <w:rPr>
          <w:rFonts w:cs="Times New Roman"/>
          <w:noProof/>
        </w:rPr>
        <w:t>13-14</w:t>
      </w:r>
      <w:r>
        <w:rPr>
          <w:rFonts w:cs="Times New Roman"/>
          <w:noProof/>
        </w:rPr>
        <w:t>〕。评论里把</w:t>
      </w:r>
      <w:r>
        <w:rPr>
          <w:rFonts w:cs="Times New Roman"/>
          <w:noProof/>
        </w:rPr>
        <w:t>AI</w:t>
      </w:r>
      <w:r>
        <w:rPr>
          <w:rFonts w:cs="Times New Roman"/>
          <w:noProof/>
        </w:rPr>
        <w:t>写成已经可以独立、全面诊病，记为高估；承认有用但点出边界，记为合理；强调不行、不敢用、会瞎编，记为低估。医生角色维对应专业功能分配〔</w:t>
      </w:r>
      <w:r>
        <w:rPr>
          <w:rFonts w:cs="Times New Roman"/>
          <w:noProof/>
        </w:rPr>
        <w:t>15</w:t>
      </w:r>
      <w:r>
        <w:rPr>
          <w:rFonts w:cs="Times New Roman"/>
          <w:noProof/>
        </w:rPr>
        <w:t>〕。医生被写成可被挤到边缘、只需签字，记为弱化；</w:t>
      </w:r>
      <w:r>
        <w:rPr>
          <w:rFonts w:cs="Times New Roman"/>
          <w:noProof/>
        </w:rPr>
        <w:t>AI</w:t>
      </w:r>
      <w:r>
        <w:rPr>
          <w:rFonts w:cs="Times New Roman"/>
          <w:noProof/>
        </w:rPr>
        <w:t>辅助、真人把关，记为明确边界；必须面诊、必须去医院，记为强化。风险维对应外行风险感知〔</w:t>
      </w:r>
      <w:r>
        <w:rPr>
          <w:rFonts w:cs="Times New Roman"/>
          <w:noProof/>
        </w:rPr>
        <w:t>16</w:t>
      </w:r>
      <w:r>
        <w:rPr>
          <w:rFonts w:cs="Times New Roman"/>
          <w:noProof/>
        </w:rPr>
        <w:t>〕。几乎不提误诊、责任或虚假宣传，记为忽视；点到局限、监管或打假，记为正视；误诊、背锅、问责压倒其他信息，记为夸大。人机关系维对应替代与功能共担。</w:t>
      </w:r>
      <w:r>
        <w:rPr>
          <w:rFonts w:cs="Times New Roman"/>
          <w:noProof/>
        </w:rPr>
        <w:t>AI</w:t>
      </w:r>
      <w:r>
        <w:rPr>
          <w:rFonts w:cs="Times New Roman"/>
          <w:noProof/>
        </w:rPr>
        <w:t>将取代医生或已经够用，记为替代；助手、参考、分工，记为协同；不能信、不要用，记为排斥。四维操作规则见表</w:t>
      </w:r>
      <w:r>
        <w:rPr>
          <w:rFonts w:cs="Times New Roman"/>
          <w:noProof/>
        </w:rPr>
        <w:t>1</w:t>
      </w:r>
      <w:r>
        <w:rPr>
          <w:rFonts w:cs="Times New Roman"/>
          <w:noProof/>
        </w:rPr>
        <w:t>。</w:t>
      </w:r>
    </w:p>
    <w:p w14:paraId="66B39AD6" w14:textId="77777777" w:rsidR="001E30B5" w:rsidRDefault="00000000">
      <w:pPr>
        <w:spacing w:after="0" w:line="360" w:lineRule="auto"/>
        <w:ind w:firstLine="420"/>
        <w:jc w:val="both"/>
      </w:pPr>
      <w:r>
        <w:rPr>
          <w:rFonts w:cs="Times New Roman"/>
          <w:noProof/>
        </w:rPr>
        <w:t>四维均三选一，同一簇允许四维不对称。两名编码者依据四维组合独立把词簇归入认知类型，互不查看对方结果。类型归属计算</w:t>
      </w:r>
      <w:r>
        <w:rPr>
          <w:rFonts w:cs="Times New Roman"/>
          <w:noProof/>
        </w:rPr>
        <w:t>Cohen’s κ</w:t>
      </w:r>
      <w:r>
        <w:rPr>
          <w:rFonts w:cs="Times New Roman"/>
          <w:noProof/>
        </w:rPr>
        <w:t>〔</w:t>
      </w:r>
      <w:r>
        <w:rPr>
          <w:rFonts w:cs="Times New Roman"/>
          <w:noProof/>
        </w:rPr>
        <w:t>27</w:t>
      </w:r>
      <w:r>
        <w:rPr>
          <w:rFonts w:cs="Times New Roman"/>
          <w:noProof/>
        </w:rPr>
        <w:t>〕，分歧对照代表词与原评协商定稿。类型名称在编码后给出，方法节不预列。</w:t>
      </w:r>
    </w:p>
    <w:p w14:paraId="1347F736" w14:textId="77777777" w:rsidR="001E30B5" w:rsidRPr="003962C4" w:rsidRDefault="00000000" w:rsidP="003962C4">
      <w:pPr>
        <w:keepNext/>
        <w:keepLines/>
        <w:spacing w:before="160" w:after="60" w:line="240" w:lineRule="auto"/>
        <w:jc w:val="center"/>
      </w:pPr>
      <w:r>
        <w:rPr>
          <w:rFonts w:eastAsia="黑体" w:cs="Times New Roman"/>
          <w:b/>
        </w:rPr>
        <w:lastRenderedPageBreak/>
        <w:t>表</w:t>
      </w:r>
      <w:r>
        <w:rPr>
          <w:rFonts w:eastAsia="黑体" w:cs="Times New Roman"/>
          <w:b/>
        </w:rPr>
        <w:t>1</w:t>
      </w:r>
      <w:r>
        <w:rPr>
          <w:rFonts w:eastAsia="黑体" w:cs="Times New Roman"/>
          <w:b/>
        </w:rPr>
        <w:t xml:space="preserve">　四维度编码的操作规则</w:t>
      </w:r>
    </w:p>
    <w:tbl>
      <w:tblPr>
        <w:tblW w:w="8731" w:type="dxa"/>
        <w:jc w:val="center"/>
        <w:tblLayout w:type="fixed"/>
        <w:tblLook w:val="04A0" w:firstRow="1" w:lastRow="0" w:firstColumn="1" w:lastColumn="0" w:noHBand="0" w:noVBand="1"/>
      </w:tblPr>
      <w:tblGrid>
        <w:gridCol w:w="1474"/>
        <w:gridCol w:w="2494"/>
        <w:gridCol w:w="4763"/>
      </w:tblGrid>
      <w:tr w:rsidR="001E30B5" w14:paraId="1826E08B" w14:textId="77777777">
        <w:trPr>
          <w:cantSplit/>
          <w:jc w:val="center"/>
        </w:trPr>
        <w:tc>
          <w:tcPr>
            <w:tcW w:w="1474" w:type="dxa"/>
            <w:tcBorders>
              <w:top w:val="single" w:sz="18" w:space="0" w:color="000000"/>
              <w:left w:val="nil"/>
              <w:bottom w:val="single" w:sz="6" w:space="0" w:color="000000"/>
              <w:right w:val="nil"/>
            </w:tcBorders>
            <w:vAlign w:val="center"/>
          </w:tcPr>
          <w:p w14:paraId="4AE38292" w14:textId="77777777" w:rsidR="001E30B5" w:rsidRDefault="00000000">
            <w:pPr>
              <w:spacing w:before="40" w:after="40"/>
              <w:jc w:val="center"/>
            </w:pPr>
            <w:r>
              <w:rPr>
                <w:rFonts w:cs="Times New Roman"/>
                <w:b/>
                <w:noProof/>
                <w:sz w:val="18"/>
              </w:rPr>
              <w:t>维度</w:t>
            </w:r>
          </w:p>
        </w:tc>
        <w:tc>
          <w:tcPr>
            <w:tcW w:w="2494" w:type="dxa"/>
            <w:tcBorders>
              <w:top w:val="single" w:sz="18" w:space="0" w:color="000000"/>
              <w:left w:val="nil"/>
              <w:bottom w:val="single" w:sz="6" w:space="0" w:color="000000"/>
              <w:right w:val="nil"/>
            </w:tcBorders>
            <w:vAlign w:val="center"/>
          </w:tcPr>
          <w:p w14:paraId="1514FE79" w14:textId="77777777" w:rsidR="001E30B5" w:rsidRDefault="00000000">
            <w:pPr>
              <w:spacing w:before="40" w:after="40"/>
              <w:jc w:val="center"/>
            </w:pPr>
            <w:r>
              <w:rPr>
                <w:rFonts w:cs="Times New Roman"/>
                <w:b/>
                <w:noProof/>
                <w:sz w:val="18"/>
              </w:rPr>
              <w:t>水平（三选一）</w:t>
            </w:r>
          </w:p>
        </w:tc>
        <w:tc>
          <w:tcPr>
            <w:tcW w:w="4762" w:type="dxa"/>
            <w:tcBorders>
              <w:top w:val="single" w:sz="18" w:space="0" w:color="000000"/>
              <w:left w:val="nil"/>
              <w:bottom w:val="single" w:sz="6" w:space="0" w:color="000000"/>
              <w:right w:val="nil"/>
            </w:tcBorders>
            <w:vAlign w:val="center"/>
          </w:tcPr>
          <w:p w14:paraId="61731CDB" w14:textId="77777777" w:rsidR="001E30B5" w:rsidRDefault="00000000">
            <w:pPr>
              <w:spacing w:before="40" w:after="40"/>
              <w:jc w:val="center"/>
            </w:pPr>
            <w:r>
              <w:rPr>
                <w:rFonts w:cs="Times New Roman"/>
                <w:b/>
                <w:noProof/>
                <w:sz w:val="18"/>
              </w:rPr>
              <w:t>评论中的判定要点</w:t>
            </w:r>
          </w:p>
        </w:tc>
      </w:tr>
      <w:tr w:rsidR="001E30B5" w14:paraId="511AD5FD" w14:textId="77777777">
        <w:trPr>
          <w:cantSplit/>
          <w:jc w:val="center"/>
        </w:trPr>
        <w:tc>
          <w:tcPr>
            <w:tcW w:w="1474" w:type="dxa"/>
            <w:tcBorders>
              <w:top w:val="nil"/>
              <w:left w:val="nil"/>
              <w:bottom w:val="nil"/>
              <w:right w:val="nil"/>
            </w:tcBorders>
            <w:vAlign w:val="center"/>
          </w:tcPr>
          <w:p w14:paraId="2680E5F3" w14:textId="77777777" w:rsidR="001E30B5" w:rsidRDefault="00000000">
            <w:pPr>
              <w:spacing w:before="40" w:after="40"/>
              <w:jc w:val="center"/>
            </w:pPr>
            <w:r>
              <w:rPr>
                <w:rFonts w:cs="Times New Roman"/>
                <w:noProof/>
                <w:sz w:val="18"/>
              </w:rPr>
              <w:t>AI</w:t>
            </w:r>
            <w:r>
              <w:rPr>
                <w:rFonts w:cs="Times New Roman"/>
                <w:noProof/>
                <w:sz w:val="18"/>
              </w:rPr>
              <w:t>能力</w:t>
            </w:r>
          </w:p>
        </w:tc>
        <w:tc>
          <w:tcPr>
            <w:tcW w:w="2494" w:type="dxa"/>
            <w:tcBorders>
              <w:top w:val="nil"/>
              <w:left w:val="nil"/>
              <w:bottom w:val="nil"/>
              <w:right w:val="nil"/>
            </w:tcBorders>
            <w:vAlign w:val="center"/>
          </w:tcPr>
          <w:p w14:paraId="3A02709F" w14:textId="77777777" w:rsidR="001E30B5" w:rsidRDefault="00000000">
            <w:pPr>
              <w:spacing w:before="40" w:after="40"/>
              <w:jc w:val="center"/>
            </w:pPr>
            <w:r>
              <w:rPr>
                <w:rFonts w:cs="Times New Roman"/>
                <w:noProof/>
                <w:sz w:val="18"/>
              </w:rPr>
              <w:t>高估</w:t>
            </w:r>
            <w:r>
              <w:rPr>
                <w:rFonts w:cs="Times New Roman"/>
                <w:noProof/>
                <w:sz w:val="18"/>
              </w:rPr>
              <w:t xml:space="preserve"> / </w:t>
            </w:r>
            <w:r>
              <w:rPr>
                <w:rFonts w:cs="Times New Roman"/>
                <w:noProof/>
                <w:sz w:val="18"/>
              </w:rPr>
              <w:t>合理</w:t>
            </w:r>
            <w:r>
              <w:rPr>
                <w:rFonts w:cs="Times New Roman"/>
                <w:noProof/>
                <w:sz w:val="18"/>
              </w:rPr>
              <w:t xml:space="preserve"> / </w:t>
            </w:r>
            <w:r>
              <w:rPr>
                <w:rFonts w:cs="Times New Roman"/>
                <w:noProof/>
                <w:sz w:val="18"/>
              </w:rPr>
              <w:t>低估</w:t>
            </w:r>
          </w:p>
        </w:tc>
        <w:tc>
          <w:tcPr>
            <w:tcW w:w="4762" w:type="dxa"/>
            <w:tcBorders>
              <w:top w:val="nil"/>
              <w:left w:val="nil"/>
              <w:bottom w:val="nil"/>
              <w:right w:val="nil"/>
            </w:tcBorders>
            <w:vAlign w:val="center"/>
          </w:tcPr>
          <w:p w14:paraId="0AA75955" w14:textId="77777777" w:rsidR="001E30B5" w:rsidRDefault="00000000">
            <w:pPr>
              <w:spacing w:before="40" w:after="40"/>
              <w:jc w:val="center"/>
            </w:pPr>
            <w:r>
              <w:rPr>
                <w:rFonts w:cs="Times New Roman"/>
                <w:noProof/>
                <w:sz w:val="18"/>
              </w:rPr>
              <w:t>已可独立诊病；有用但有边界；不行、不敢用、会瞎编</w:t>
            </w:r>
          </w:p>
        </w:tc>
      </w:tr>
      <w:tr w:rsidR="001E30B5" w14:paraId="3CF1CF0F" w14:textId="77777777">
        <w:trPr>
          <w:cantSplit/>
          <w:jc w:val="center"/>
        </w:trPr>
        <w:tc>
          <w:tcPr>
            <w:tcW w:w="1474" w:type="dxa"/>
            <w:tcBorders>
              <w:top w:val="nil"/>
              <w:left w:val="nil"/>
              <w:bottom w:val="nil"/>
              <w:right w:val="nil"/>
            </w:tcBorders>
            <w:vAlign w:val="center"/>
          </w:tcPr>
          <w:p w14:paraId="0D902906" w14:textId="77777777" w:rsidR="001E30B5" w:rsidRDefault="00000000">
            <w:pPr>
              <w:spacing w:before="40" w:after="40"/>
              <w:jc w:val="center"/>
            </w:pPr>
            <w:r>
              <w:rPr>
                <w:rFonts w:cs="Times New Roman"/>
                <w:noProof/>
                <w:sz w:val="18"/>
              </w:rPr>
              <w:t>医生角色</w:t>
            </w:r>
          </w:p>
        </w:tc>
        <w:tc>
          <w:tcPr>
            <w:tcW w:w="2494" w:type="dxa"/>
            <w:tcBorders>
              <w:top w:val="nil"/>
              <w:left w:val="nil"/>
              <w:bottom w:val="nil"/>
              <w:right w:val="nil"/>
            </w:tcBorders>
            <w:vAlign w:val="center"/>
          </w:tcPr>
          <w:p w14:paraId="6E82840C" w14:textId="77777777" w:rsidR="001E30B5" w:rsidRDefault="00000000">
            <w:pPr>
              <w:spacing w:before="40" w:after="40"/>
              <w:jc w:val="center"/>
            </w:pPr>
            <w:r>
              <w:rPr>
                <w:rFonts w:cs="Times New Roman"/>
                <w:noProof/>
                <w:sz w:val="18"/>
              </w:rPr>
              <w:t>弱化</w:t>
            </w:r>
            <w:r>
              <w:rPr>
                <w:rFonts w:cs="Times New Roman"/>
                <w:noProof/>
                <w:sz w:val="18"/>
              </w:rPr>
              <w:t xml:space="preserve"> / </w:t>
            </w:r>
            <w:r>
              <w:rPr>
                <w:rFonts w:cs="Times New Roman"/>
                <w:noProof/>
                <w:sz w:val="18"/>
              </w:rPr>
              <w:t>明确边界</w:t>
            </w:r>
            <w:r>
              <w:rPr>
                <w:rFonts w:cs="Times New Roman"/>
                <w:noProof/>
                <w:sz w:val="18"/>
              </w:rPr>
              <w:t xml:space="preserve"> / </w:t>
            </w:r>
            <w:r>
              <w:rPr>
                <w:rFonts w:cs="Times New Roman"/>
                <w:noProof/>
                <w:sz w:val="18"/>
              </w:rPr>
              <w:t>强化</w:t>
            </w:r>
          </w:p>
        </w:tc>
        <w:tc>
          <w:tcPr>
            <w:tcW w:w="4762" w:type="dxa"/>
            <w:tcBorders>
              <w:top w:val="nil"/>
              <w:left w:val="nil"/>
              <w:bottom w:val="nil"/>
              <w:right w:val="nil"/>
            </w:tcBorders>
            <w:vAlign w:val="center"/>
          </w:tcPr>
          <w:p w14:paraId="2010BB65" w14:textId="77777777" w:rsidR="001E30B5" w:rsidRDefault="00000000">
            <w:pPr>
              <w:spacing w:before="40" w:after="40"/>
              <w:jc w:val="center"/>
            </w:pPr>
            <w:r>
              <w:rPr>
                <w:rFonts w:cs="Times New Roman"/>
                <w:noProof/>
                <w:sz w:val="18"/>
              </w:rPr>
              <w:t>医生可有可无或只需签字；助手加真人把关；必须面诊、去医院</w:t>
            </w:r>
          </w:p>
        </w:tc>
      </w:tr>
      <w:tr w:rsidR="001E30B5" w14:paraId="55D9A082" w14:textId="77777777">
        <w:trPr>
          <w:cantSplit/>
          <w:jc w:val="center"/>
        </w:trPr>
        <w:tc>
          <w:tcPr>
            <w:tcW w:w="1474" w:type="dxa"/>
            <w:tcBorders>
              <w:top w:val="nil"/>
              <w:left w:val="nil"/>
              <w:bottom w:val="nil"/>
              <w:right w:val="nil"/>
            </w:tcBorders>
            <w:vAlign w:val="center"/>
          </w:tcPr>
          <w:p w14:paraId="23A14339" w14:textId="77777777" w:rsidR="001E30B5" w:rsidRDefault="00000000">
            <w:pPr>
              <w:spacing w:before="40" w:after="40"/>
              <w:jc w:val="center"/>
            </w:pPr>
            <w:r>
              <w:rPr>
                <w:rFonts w:cs="Times New Roman"/>
                <w:noProof/>
                <w:sz w:val="18"/>
              </w:rPr>
              <w:t>风险</w:t>
            </w:r>
          </w:p>
        </w:tc>
        <w:tc>
          <w:tcPr>
            <w:tcW w:w="2494" w:type="dxa"/>
            <w:tcBorders>
              <w:top w:val="nil"/>
              <w:left w:val="nil"/>
              <w:bottom w:val="nil"/>
              <w:right w:val="nil"/>
            </w:tcBorders>
            <w:vAlign w:val="center"/>
          </w:tcPr>
          <w:p w14:paraId="7C9CB433" w14:textId="77777777" w:rsidR="001E30B5" w:rsidRDefault="00000000">
            <w:pPr>
              <w:spacing w:before="40" w:after="40"/>
              <w:jc w:val="center"/>
            </w:pPr>
            <w:r>
              <w:rPr>
                <w:rFonts w:cs="Times New Roman"/>
                <w:noProof/>
                <w:sz w:val="18"/>
              </w:rPr>
              <w:t>忽视</w:t>
            </w:r>
            <w:r>
              <w:rPr>
                <w:rFonts w:cs="Times New Roman"/>
                <w:noProof/>
                <w:sz w:val="18"/>
              </w:rPr>
              <w:t xml:space="preserve"> / </w:t>
            </w:r>
            <w:r>
              <w:rPr>
                <w:rFonts w:cs="Times New Roman"/>
                <w:noProof/>
                <w:sz w:val="18"/>
              </w:rPr>
              <w:t>正视</w:t>
            </w:r>
            <w:r>
              <w:rPr>
                <w:rFonts w:cs="Times New Roman"/>
                <w:noProof/>
                <w:sz w:val="18"/>
              </w:rPr>
              <w:t xml:space="preserve"> / </w:t>
            </w:r>
            <w:r>
              <w:rPr>
                <w:rFonts w:cs="Times New Roman"/>
                <w:noProof/>
                <w:sz w:val="18"/>
              </w:rPr>
              <w:t>夸大</w:t>
            </w:r>
          </w:p>
        </w:tc>
        <w:tc>
          <w:tcPr>
            <w:tcW w:w="4762" w:type="dxa"/>
            <w:tcBorders>
              <w:top w:val="nil"/>
              <w:left w:val="nil"/>
              <w:bottom w:val="nil"/>
              <w:right w:val="nil"/>
            </w:tcBorders>
            <w:vAlign w:val="center"/>
          </w:tcPr>
          <w:p w14:paraId="22BA0835" w14:textId="77777777" w:rsidR="001E30B5" w:rsidRDefault="00000000">
            <w:pPr>
              <w:spacing w:before="40" w:after="40"/>
              <w:jc w:val="center"/>
            </w:pPr>
            <w:r>
              <w:rPr>
                <w:rFonts w:cs="Times New Roman"/>
                <w:noProof/>
                <w:sz w:val="18"/>
              </w:rPr>
              <w:t>几乎不提误诊与责任；点到局限或监管；误诊、背锅压倒其余</w:t>
            </w:r>
          </w:p>
        </w:tc>
      </w:tr>
      <w:tr w:rsidR="001E30B5" w14:paraId="114D89C9" w14:textId="77777777">
        <w:trPr>
          <w:cantSplit/>
          <w:jc w:val="center"/>
        </w:trPr>
        <w:tc>
          <w:tcPr>
            <w:tcW w:w="1474" w:type="dxa"/>
            <w:tcBorders>
              <w:top w:val="nil"/>
              <w:left w:val="nil"/>
              <w:bottom w:val="single" w:sz="18" w:space="0" w:color="000000"/>
              <w:right w:val="nil"/>
            </w:tcBorders>
            <w:vAlign w:val="center"/>
          </w:tcPr>
          <w:p w14:paraId="18EF9177" w14:textId="77777777" w:rsidR="001E30B5" w:rsidRDefault="00000000">
            <w:pPr>
              <w:spacing w:before="40" w:after="40"/>
              <w:jc w:val="center"/>
            </w:pPr>
            <w:r>
              <w:rPr>
                <w:rFonts w:cs="Times New Roman"/>
                <w:noProof/>
                <w:sz w:val="18"/>
              </w:rPr>
              <w:t>人机关系</w:t>
            </w:r>
          </w:p>
        </w:tc>
        <w:tc>
          <w:tcPr>
            <w:tcW w:w="2494" w:type="dxa"/>
            <w:tcBorders>
              <w:top w:val="nil"/>
              <w:left w:val="nil"/>
              <w:bottom w:val="single" w:sz="18" w:space="0" w:color="000000"/>
              <w:right w:val="nil"/>
            </w:tcBorders>
            <w:vAlign w:val="center"/>
          </w:tcPr>
          <w:p w14:paraId="39AC4DD5" w14:textId="77777777" w:rsidR="001E30B5" w:rsidRDefault="00000000">
            <w:pPr>
              <w:spacing w:before="40" w:after="40"/>
              <w:jc w:val="center"/>
            </w:pPr>
            <w:r>
              <w:rPr>
                <w:rFonts w:cs="Times New Roman"/>
                <w:noProof/>
                <w:sz w:val="18"/>
              </w:rPr>
              <w:t>替代</w:t>
            </w:r>
            <w:r>
              <w:rPr>
                <w:rFonts w:cs="Times New Roman"/>
                <w:noProof/>
                <w:sz w:val="18"/>
              </w:rPr>
              <w:t xml:space="preserve"> / </w:t>
            </w:r>
            <w:r>
              <w:rPr>
                <w:rFonts w:cs="Times New Roman"/>
                <w:noProof/>
                <w:sz w:val="18"/>
              </w:rPr>
              <w:t>协同</w:t>
            </w:r>
            <w:r>
              <w:rPr>
                <w:rFonts w:cs="Times New Roman"/>
                <w:noProof/>
                <w:sz w:val="18"/>
              </w:rPr>
              <w:t xml:space="preserve"> / </w:t>
            </w:r>
            <w:r>
              <w:rPr>
                <w:rFonts w:cs="Times New Roman"/>
                <w:noProof/>
                <w:sz w:val="18"/>
              </w:rPr>
              <w:t>排斥</w:t>
            </w:r>
          </w:p>
        </w:tc>
        <w:tc>
          <w:tcPr>
            <w:tcW w:w="4762" w:type="dxa"/>
            <w:tcBorders>
              <w:top w:val="nil"/>
              <w:left w:val="nil"/>
              <w:bottom w:val="single" w:sz="18" w:space="0" w:color="000000"/>
              <w:right w:val="nil"/>
            </w:tcBorders>
            <w:vAlign w:val="center"/>
          </w:tcPr>
          <w:p w14:paraId="2232C8C9" w14:textId="77777777" w:rsidR="001E30B5" w:rsidRDefault="00000000">
            <w:pPr>
              <w:spacing w:before="40" w:after="40"/>
              <w:jc w:val="center"/>
            </w:pPr>
            <w:r>
              <w:rPr>
                <w:rFonts w:cs="Times New Roman"/>
                <w:noProof/>
                <w:sz w:val="18"/>
              </w:rPr>
              <w:t>已经够用或将取代；辅助、参考、分工；不能信、不要用</w:t>
            </w:r>
          </w:p>
        </w:tc>
      </w:tr>
    </w:tbl>
    <w:p w14:paraId="5EF6DF48" w14:textId="77777777" w:rsidR="00FB3928" w:rsidRDefault="00FB3928">
      <w:pPr>
        <w:spacing w:before="240" w:after="120" w:line="360" w:lineRule="auto"/>
        <w:rPr>
          <w:rFonts w:eastAsia="黑体" w:cs="Times New Roman"/>
          <w:b/>
          <w:sz w:val="28"/>
        </w:rPr>
      </w:pPr>
    </w:p>
    <w:p w14:paraId="3FE0C172" w14:textId="77777777" w:rsidR="001E30B5" w:rsidRDefault="00000000">
      <w:pPr>
        <w:spacing w:before="240" w:after="120" w:line="360" w:lineRule="auto"/>
      </w:pPr>
      <w:r>
        <w:rPr>
          <w:rFonts w:eastAsia="黑体" w:cs="Times New Roman"/>
          <w:b/>
          <w:sz w:val="28"/>
        </w:rPr>
        <w:t>4</w:t>
      </w:r>
      <w:r>
        <w:rPr>
          <w:rFonts w:eastAsia="黑体" w:cs="Times New Roman"/>
          <w:b/>
          <w:sz w:val="28"/>
        </w:rPr>
        <w:t xml:space="preserve">　</w:t>
      </w:r>
      <w:commentRangeStart w:id="56"/>
      <w:r>
        <w:rPr>
          <w:rFonts w:eastAsia="黑体" w:cs="Times New Roman"/>
          <w:b/>
          <w:sz w:val="28"/>
        </w:rPr>
        <w:t>研究结果</w:t>
      </w:r>
      <w:commentRangeEnd w:id="56"/>
      <w:r w:rsidR="00245B46">
        <w:rPr>
          <w:rStyle w:val="aff9"/>
          <w:szCs w:val="22"/>
        </w:rPr>
        <w:commentReference w:id="56"/>
      </w:r>
    </w:p>
    <w:p w14:paraId="178437C8" w14:textId="465CB8D1" w:rsidR="00F353DF" w:rsidRPr="00F353DF" w:rsidRDefault="00000000" w:rsidP="00F353DF">
      <w:pPr>
        <w:spacing w:after="0" w:line="360" w:lineRule="auto"/>
        <w:ind w:firstLine="420"/>
        <w:jc w:val="both"/>
        <w:rPr>
          <w:rFonts w:cs="Times New Roman"/>
          <w:noProof/>
        </w:rPr>
      </w:pPr>
      <w:r>
        <w:rPr>
          <w:rFonts w:cs="Times New Roman"/>
          <w:noProof/>
        </w:rPr>
        <w:t>清洗后评论</w:t>
      </w:r>
      <w:r>
        <w:rPr>
          <w:rFonts w:cs="Times New Roman"/>
          <w:noProof/>
        </w:rPr>
        <w:t>284,849</w:t>
      </w:r>
      <w:r>
        <w:rPr>
          <w:rFonts w:cs="Times New Roman"/>
          <w:noProof/>
        </w:rPr>
        <w:t>条。相关评论</w:t>
      </w:r>
      <w:r>
        <w:rPr>
          <w:rFonts w:cs="Times New Roman"/>
          <w:noProof/>
        </w:rPr>
        <w:t>103,731</w:t>
      </w:r>
      <w:r>
        <w:rPr>
          <w:rFonts w:cs="Times New Roman"/>
          <w:noProof/>
        </w:rPr>
        <w:t>条。有态度评论</w:t>
      </w:r>
      <w:r>
        <w:rPr>
          <w:rFonts w:cs="Times New Roman"/>
          <w:noProof/>
        </w:rPr>
        <w:t>71,886</w:t>
      </w:r>
      <w:r>
        <w:rPr>
          <w:rFonts w:cs="Times New Roman"/>
          <w:noProof/>
        </w:rPr>
        <w:t>条进入组间用词、共现与编码。本节依次报告态度分布、用词分化、词簇，以及词簇层面的认知模式。</w:t>
      </w:r>
    </w:p>
    <w:p w14:paraId="7ADAF17D" w14:textId="77777777" w:rsidR="001E30B5" w:rsidRDefault="00000000">
      <w:pPr>
        <w:spacing w:before="180" w:after="60" w:line="360" w:lineRule="auto"/>
      </w:pPr>
      <w:r>
        <w:rPr>
          <w:rFonts w:eastAsia="黑体" w:cs="Times New Roman"/>
          <w:b/>
          <w:sz w:val="24"/>
        </w:rPr>
        <w:t>4.1</w:t>
      </w:r>
      <w:r>
        <w:rPr>
          <w:rFonts w:eastAsia="黑体" w:cs="Times New Roman"/>
          <w:b/>
          <w:sz w:val="24"/>
        </w:rPr>
        <w:t xml:space="preserve">　样本与态度分布</w:t>
      </w:r>
    </w:p>
    <w:p w14:paraId="3C6F4E28" w14:textId="77777777" w:rsidR="001E30B5" w:rsidRDefault="00000000">
      <w:pPr>
        <w:spacing w:after="0" w:line="360" w:lineRule="auto"/>
        <w:ind w:firstLine="420"/>
        <w:jc w:val="both"/>
        <w:rPr>
          <w:rFonts w:cs="Times New Roman"/>
          <w:noProof/>
        </w:rPr>
      </w:pPr>
      <w:r>
        <w:rPr>
          <w:rFonts w:cs="Times New Roman"/>
          <w:noProof/>
        </w:rPr>
        <w:t>语料以微博为主，占清洗后样本的</w:t>
      </w:r>
      <w:r>
        <w:rPr>
          <w:rFonts w:cs="Times New Roman"/>
          <w:noProof/>
        </w:rPr>
        <w:t>84.6%</w:t>
      </w:r>
      <w:r>
        <w:rPr>
          <w:rFonts w:cs="Times New Roman"/>
          <w:noProof/>
        </w:rPr>
        <w:t>；抖音、小红书、知乎依次为</w:t>
      </w:r>
      <w:r>
        <w:rPr>
          <w:rFonts w:cs="Times New Roman"/>
          <w:noProof/>
        </w:rPr>
        <w:t>9.0%</w:t>
      </w:r>
      <w:r>
        <w:rPr>
          <w:rFonts w:cs="Times New Roman"/>
          <w:noProof/>
        </w:rPr>
        <w:t>、</w:t>
      </w:r>
      <w:r>
        <w:rPr>
          <w:rFonts w:cs="Times New Roman"/>
          <w:noProof/>
        </w:rPr>
        <w:t>6.0%</w:t>
      </w:r>
      <w:r>
        <w:rPr>
          <w:rFonts w:cs="Times New Roman"/>
          <w:noProof/>
        </w:rPr>
        <w:t>、</w:t>
      </w:r>
      <w:r>
        <w:rPr>
          <w:rFonts w:cs="Times New Roman"/>
          <w:noProof/>
        </w:rPr>
        <w:t>0.4%</w:t>
      </w:r>
      <w:r>
        <w:rPr>
          <w:rFonts w:cs="Times New Roman"/>
          <w:noProof/>
        </w:rPr>
        <w:t>。相关评论占清洗后</w:t>
      </w:r>
      <w:r>
        <w:rPr>
          <w:rFonts w:cs="Times New Roman"/>
          <w:noProof/>
        </w:rPr>
        <w:t>36.4%</w:t>
      </w:r>
      <w:r>
        <w:rPr>
          <w:rFonts w:cs="Times New Roman"/>
          <w:noProof/>
        </w:rPr>
        <w:t>。知乎相关率较高（</w:t>
      </w:r>
      <w:r>
        <w:rPr>
          <w:rFonts w:cs="Times New Roman"/>
          <w:noProof/>
        </w:rPr>
        <w:t>43.3%</w:t>
      </w:r>
      <w:r>
        <w:rPr>
          <w:rFonts w:cs="Times New Roman"/>
          <w:noProof/>
        </w:rPr>
        <w:t>），但绝对量很小。样本筛选见表</w:t>
      </w:r>
      <w:r>
        <w:rPr>
          <w:rFonts w:cs="Times New Roman"/>
          <w:noProof/>
        </w:rPr>
        <w:t>2</w:t>
      </w:r>
      <w:r>
        <w:rPr>
          <w:rFonts w:cs="Times New Roman"/>
          <w:noProof/>
        </w:rPr>
        <w:t>，平台构成见表</w:t>
      </w:r>
      <w:r>
        <w:rPr>
          <w:rFonts w:cs="Times New Roman"/>
          <w:noProof/>
        </w:rPr>
        <w:t>3</w:t>
      </w:r>
      <w:r>
        <w:rPr>
          <w:rFonts w:cs="Times New Roman"/>
          <w:noProof/>
        </w:rPr>
        <w:t>。</w:t>
      </w:r>
    </w:p>
    <w:p w14:paraId="5803DFC2" w14:textId="77777777" w:rsidR="007921F8" w:rsidRPr="007921F8" w:rsidRDefault="007921F8">
      <w:pPr>
        <w:spacing w:after="0" w:line="360" w:lineRule="auto"/>
        <w:ind w:firstLine="420"/>
        <w:jc w:val="both"/>
      </w:pPr>
    </w:p>
    <w:p w14:paraId="15163737" w14:textId="77777777" w:rsidR="001E30B5" w:rsidRPr="00CF675D" w:rsidRDefault="00000000" w:rsidP="00CF675D">
      <w:pPr>
        <w:keepNext/>
        <w:keepLines/>
        <w:spacing w:before="160" w:after="60" w:line="240" w:lineRule="auto"/>
        <w:jc w:val="center"/>
      </w:pPr>
      <w:r>
        <w:rPr>
          <w:rFonts w:eastAsia="黑体" w:cs="Times New Roman"/>
          <w:b/>
        </w:rPr>
        <w:t>表</w:t>
      </w:r>
      <w:r>
        <w:rPr>
          <w:rFonts w:eastAsia="黑体" w:cs="Times New Roman"/>
          <w:b/>
        </w:rPr>
        <w:t>2</w:t>
      </w:r>
      <w:r>
        <w:rPr>
          <w:rFonts w:eastAsia="黑体" w:cs="Times New Roman"/>
          <w:b/>
        </w:rPr>
        <w:t xml:space="preserve">　样本筛选过程</w:t>
      </w:r>
    </w:p>
    <w:tbl>
      <w:tblPr>
        <w:tblW w:w="8731" w:type="dxa"/>
        <w:jc w:val="center"/>
        <w:tblLayout w:type="fixed"/>
        <w:tblLook w:val="04A0" w:firstRow="1" w:lastRow="0" w:firstColumn="1" w:lastColumn="0" w:noHBand="0" w:noVBand="1"/>
      </w:tblPr>
      <w:tblGrid>
        <w:gridCol w:w="2609"/>
        <w:gridCol w:w="2494"/>
        <w:gridCol w:w="3628"/>
      </w:tblGrid>
      <w:tr w:rsidR="001E30B5" w14:paraId="359BA8CD" w14:textId="77777777">
        <w:trPr>
          <w:cantSplit/>
          <w:jc w:val="center"/>
        </w:trPr>
        <w:tc>
          <w:tcPr>
            <w:tcW w:w="2608" w:type="dxa"/>
            <w:tcBorders>
              <w:top w:val="single" w:sz="18" w:space="0" w:color="000000"/>
              <w:left w:val="nil"/>
              <w:bottom w:val="single" w:sz="6" w:space="0" w:color="000000"/>
              <w:right w:val="nil"/>
            </w:tcBorders>
            <w:vAlign w:val="center"/>
          </w:tcPr>
          <w:p w14:paraId="1050F4ED" w14:textId="77777777" w:rsidR="001E30B5" w:rsidRDefault="00000000">
            <w:pPr>
              <w:spacing w:before="40" w:after="40"/>
              <w:jc w:val="center"/>
            </w:pPr>
            <w:r>
              <w:rPr>
                <w:rFonts w:cs="Times New Roman"/>
                <w:b/>
                <w:noProof/>
                <w:sz w:val="18"/>
              </w:rPr>
              <w:t>阶段</w:t>
            </w:r>
          </w:p>
        </w:tc>
        <w:tc>
          <w:tcPr>
            <w:tcW w:w="2494" w:type="dxa"/>
            <w:tcBorders>
              <w:top w:val="single" w:sz="18" w:space="0" w:color="000000"/>
              <w:left w:val="nil"/>
              <w:bottom w:val="single" w:sz="6" w:space="0" w:color="000000"/>
              <w:right w:val="nil"/>
            </w:tcBorders>
            <w:vAlign w:val="center"/>
          </w:tcPr>
          <w:p w14:paraId="0CD0E791" w14:textId="77777777" w:rsidR="001E30B5" w:rsidRDefault="00000000">
            <w:pPr>
              <w:spacing w:before="40" w:after="40"/>
              <w:jc w:val="center"/>
            </w:pPr>
            <w:r>
              <w:rPr>
                <w:rFonts w:cs="Times New Roman"/>
                <w:b/>
                <w:noProof/>
                <w:sz w:val="18"/>
              </w:rPr>
              <w:t>样本量</w:t>
            </w:r>
          </w:p>
        </w:tc>
        <w:tc>
          <w:tcPr>
            <w:tcW w:w="3628" w:type="dxa"/>
            <w:tcBorders>
              <w:top w:val="single" w:sz="18" w:space="0" w:color="000000"/>
              <w:left w:val="nil"/>
              <w:bottom w:val="single" w:sz="6" w:space="0" w:color="000000"/>
              <w:right w:val="nil"/>
            </w:tcBorders>
            <w:vAlign w:val="center"/>
          </w:tcPr>
          <w:p w14:paraId="45505362" w14:textId="77777777" w:rsidR="001E30B5" w:rsidRDefault="00000000">
            <w:pPr>
              <w:spacing w:before="40" w:after="40"/>
              <w:jc w:val="center"/>
            </w:pPr>
            <w:r>
              <w:rPr>
                <w:rFonts w:cs="Times New Roman"/>
                <w:b/>
                <w:noProof/>
                <w:sz w:val="18"/>
              </w:rPr>
              <w:t>占上一口径</w:t>
            </w:r>
          </w:p>
        </w:tc>
      </w:tr>
      <w:tr w:rsidR="001E30B5" w14:paraId="42F70250" w14:textId="77777777">
        <w:trPr>
          <w:cantSplit/>
          <w:jc w:val="center"/>
        </w:trPr>
        <w:tc>
          <w:tcPr>
            <w:tcW w:w="2608" w:type="dxa"/>
            <w:tcBorders>
              <w:top w:val="nil"/>
              <w:left w:val="nil"/>
              <w:bottom w:val="nil"/>
              <w:right w:val="nil"/>
            </w:tcBorders>
            <w:vAlign w:val="center"/>
          </w:tcPr>
          <w:p w14:paraId="2FA77DEA" w14:textId="77777777" w:rsidR="001E30B5" w:rsidRDefault="00000000">
            <w:pPr>
              <w:spacing w:before="40" w:after="40"/>
              <w:jc w:val="center"/>
            </w:pPr>
            <w:r>
              <w:rPr>
                <w:rFonts w:cs="Times New Roman"/>
                <w:noProof/>
                <w:sz w:val="18"/>
              </w:rPr>
              <w:t>原始评论</w:t>
            </w:r>
          </w:p>
        </w:tc>
        <w:tc>
          <w:tcPr>
            <w:tcW w:w="2494" w:type="dxa"/>
            <w:tcBorders>
              <w:top w:val="nil"/>
              <w:left w:val="nil"/>
              <w:bottom w:val="nil"/>
              <w:right w:val="nil"/>
            </w:tcBorders>
            <w:vAlign w:val="center"/>
          </w:tcPr>
          <w:p w14:paraId="479651C0" w14:textId="77777777" w:rsidR="001E30B5" w:rsidRDefault="00000000">
            <w:pPr>
              <w:spacing w:before="40" w:after="40"/>
              <w:jc w:val="center"/>
            </w:pPr>
            <w:r>
              <w:rPr>
                <w:rFonts w:cs="Times New Roman"/>
                <w:noProof/>
                <w:sz w:val="18"/>
              </w:rPr>
              <w:t>399,508</w:t>
            </w:r>
          </w:p>
        </w:tc>
        <w:tc>
          <w:tcPr>
            <w:tcW w:w="3628" w:type="dxa"/>
            <w:tcBorders>
              <w:top w:val="nil"/>
              <w:left w:val="nil"/>
              <w:bottom w:val="nil"/>
              <w:right w:val="nil"/>
            </w:tcBorders>
            <w:vAlign w:val="center"/>
          </w:tcPr>
          <w:p w14:paraId="6CCB011F" w14:textId="77777777" w:rsidR="001E30B5" w:rsidRDefault="00000000">
            <w:pPr>
              <w:spacing w:before="40" w:after="40"/>
              <w:jc w:val="center"/>
            </w:pPr>
            <w:r>
              <w:rPr>
                <w:rFonts w:cs="Times New Roman"/>
                <w:noProof/>
                <w:sz w:val="18"/>
              </w:rPr>
              <w:t>—</w:t>
            </w:r>
          </w:p>
        </w:tc>
      </w:tr>
      <w:tr w:rsidR="001E30B5" w14:paraId="5665D450" w14:textId="77777777">
        <w:trPr>
          <w:cantSplit/>
          <w:jc w:val="center"/>
        </w:trPr>
        <w:tc>
          <w:tcPr>
            <w:tcW w:w="2608" w:type="dxa"/>
            <w:tcBorders>
              <w:top w:val="nil"/>
              <w:left w:val="nil"/>
              <w:bottom w:val="nil"/>
              <w:right w:val="nil"/>
            </w:tcBorders>
            <w:vAlign w:val="center"/>
          </w:tcPr>
          <w:p w14:paraId="1920A13D" w14:textId="77777777" w:rsidR="001E30B5" w:rsidRDefault="00000000">
            <w:pPr>
              <w:spacing w:before="40" w:after="40"/>
              <w:jc w:val="center"/>
            </w:pPr>
            <w:r>
              <w:rPr>
                <w:rFonts w:cs="Times New Roman"/>
                <w:noProof/>
                <w:sz w:val="18"/>
              </w:rPr>
              <w:t>清洗后评论</w:t>
            </w:r>
          </w:p>
        </w:tc>
        <w:tc>
          <w:tcPr>
            <w:tcW w:w="2494" w:type="dxa"/>
            <w:tcBorders>
              <w:top w:val="nil"/>
              <w:left w:val="nil"/>
              <w:bottom w:val="nil"/>
              <w:right w:val="nil"/>
            </w:tcBorders>
            <w:vAlign w:val="center"/>
          </w:tcPr>
          <w:p w14:paraId="13D66366" w14:textId="77777777" w:rsidR="001E30B5" w:rsidRDefault="00000000">
            <w:pPr>
              <w:spacing w:before="40" w:after="40"/>
              <w:jc w:val="center"/>
            </w:pPr>
            <w:r>
              <w:rPr>
                <w:rFonts w:cs="Times New Roman"/>
                <w:noProof/>
                <w:sz w:val="18"/>
              </w:rPr>
              <w:t>284,849</w:t>
            </w:r>
          </w:p>
        </w:tc>
        <w:tc>
          <w:tcPr>
            <w:tcW w:w="3628" w:type="dxa"/>
            <w:tcBorders>
              <w:top w:val="nil"/>
              <w:left w:val="nil"/>
              <w:bottom w:val="nil"/>
              <w:right w:val="nil"/>
            </w:tcBorders>
            <w:vAlign w:val="center"/>
          </w:tcPr>
          <w:p w14:paraId="22B00969" w14:textId="77777777" w:rsidR="001E30B5" w:rsidRDefault="00000000">
            <w:pPr>
              <w:spacing w:before="40" w:after="40"/>
              <w:jc w:val="center"/>
            </w:pPr>
            <w:r>
              <w:rPr>
                <w:rFonts w:cs="Times New Roman"/>
                <w:noProof/>
                <w:sz w:val="18"/>
              </w:rPr>
              <w:t>71.3%</w:t>
            </w:r>
            <w:r>
              <w:rPr>
                <w:rFonts w:cs="Times New Roman"/>
                <w:noProof/>
                <w:sz w:val="18"/>
              </w:rPr>
              <w:t>（占原始）</w:t>
            </w:r>
          </w:p>
        </w:tc>
      </w:tr>
      <w:tr w:rsidR="001E30B5" w14:paraId="542C9A97" w14:textId="77777777">
        <w:trPr>
          <w:cantSplit/>
          <w:jc w:val="center"/>
        </w:trPr>
        <w:tc>
          <w:tcPr>
            <w:tcW w:w="2608" w:type="dxa"/>
            <w:tcBorders>
              <w:top w:val="nil"/>
              <w:left w:val="nil"/>
              <w:bottom w:val="nil"/>
              <w:right w:val="nil"/>
            </w:tcBorders>
            <w:vAlign w:val="center"/>
          </w:tcPr>
          <w:p w14:paraId="1B8EF2BB" w14:textId="77777777" w:rsidR="001E30B5" w:rsidRDefault="00000000">
            <w:pPr>
              <w:spacing w:before="40" w:after="40"/>
              <w:jc w:val="center"/>
            </w:pPr>
            <w:r>
              <w:rPr>
                <w:rFonts w:cs="Times New Roman"/>
                <w:noProof/>
                <w:sz w:val="18"/>
              </w:rPr>
              <w:t>相关评论</w:t>
            </w:r>
          </w:p>
        </w:tc>
        <w:tc>
          <w:tcPr>
            <w:tcW w:w="2494" w:type="dxa"/>
            <w:tcBorders>
              <w:top w:val="nil"/>
              <w:left w:val="nil"/>
              <w:bottom w:val="nil"/>
              <w:right w:val="nil"/>
            </w:tcBorders>
            <w:vAlign w:val="center"/>
          </w:tcPr>
          <w:p w14:paraId="5602B877" w14:textId="77777777" w:rsidR="001E30B5" w:rsidRDefault="00000000">
            <w:pPr>
              <w:spacing w:before="40" w:after="40"/>
              <w:jc w:val="center"/>
            </w:pPr>
            <w:r>
              <w:rPr>
                <w:rFonts w:cs="Times New Roman"/>
                <w:noProof/>
                <w:sz w:val="18"/>
              </w:rPr>
              <w:t>103,731</w:t>
            </w:r>
          </w:p>
        </w:tc>
        <w:tc>
          <w:tcPr>
            <w:tcW w:w="3628" w:type="dxa"/>
            <w:tcBorders>
              <w:top w:val="nil"/>
              <w:left w:val="nil"/>
              <w:bottom w:val="nil"/>
              <w:right w:val="nil"/>
            </w:tcBorders>
            <w:vAlign w:val="center"/>
          </w:tcPr>
          <w:p w14:paraId="416B807A" w14:textId="77777777" w:rsidR="001E30B5" w:rsidRDefault="00000000">
            <w:pPr>
              <w:spacing w:before="40" w:after="40"/>
              <w:jc w:val="center"/>
            </w:pPr>
            <w:r>
              <w:rPr>
                <w:rFonts w:cs="Times New Roman"/>
                <w:noProof/>
                <w:sz w:val="18"/>
              </w:rPr>
              <w:t>36.4%</w:t>
            </w:r>
            <w:r>
              <w:rPr>
                <w:rFonts w:cs="Times New Roman"/>
                <w:noProof/>
                <w:sz w:val="18"/>
              </w:rPr>
              <w:t>（占清洗后）</w:t>
            </w:r>
          </w:p>
        </w:tc>
      </w:tr>
      <w:tr w:rsidR="001E30B5" w14:paraId="622E38E6" w14:textId="77777777">
        <w:trPr>
          <w:cantSplit/>
          <w:jc w:val="center"/>
        </w:trPr>
        <w:tc>
          <w:tcPr>
            <w:tcW w:w="2608" w:type="dxa"/>
            <w:tcBorders>
              <w:top w:val="nil"/>
              <w:left w:val="nil"/>
              <w:bottom w:val="single" w:sz="18" w:space="0" w:color="000000"/>
              <w:right w:val="nil"/>
            </w:tcBorders>
            <w:vAlign w:val="center"/>
          </w:tcPr>
          <w:p w14:paraId="4E337DA1" w14:textId="77777777" w:rsidR="001E30B5" w:rsidRDefault="00000000">
            <w:pPr>
              <w:spacing w:before="40" w:after="40"/>
              <w:jc w:val="center"/>
            </w:pPr>
            <w:r>
              <w:rPr>
                <w:rFonts w:cs="Times New Roman"/>
                <w:noProof/>
                <w:sz w:val="18"/>
              </w:rPr>
              <w:t>有态度评论</w:t>
            </w:r>
          </w:p>
        </w:tc>
        <w:tc>
          <w:tcPr>
            <w:tcW w:w="2494" w:type="dxa"/>
            <w:tcBorders>
              <w:top w:val="nil"/>
              <w:left w:val="nil"/>
              <w:bottom w:val="single" w:sz="18" w:space="0" w:color="000000"/>
              <w:right w:val="nil"/>
            </w:tcBorders>
            <w:vAlign w:val="center"/>
          </w:tcPr>
          <w:p w14:paraId="28675D1C" w14:textId="77777777" w:rsidR="001E30B5" w:rsidRDefault="00000000">
            <w:pPr>
              <w:spacing w:before="40" w:after="40"/>
              <w:jc w:val="center"/>
            </w:pPr>
            <w:r>
              <w:rPr>
                <w:rFonts w:cs="Times New Roman"/>
                <w:noProof/>
                <w:sz w:val="18"/>
              </w:rPr>
              <w:t>71,886</w:t>
            </w:r>
          </w:p>
        </w:tc>
        <w:tc>
          <w:tcPr>
            <w:tcW w:w="3628" w:type="dxa"/>
            <w:tcBorders>
              <w:top w:val="nil"/>
              <w:left w:val="nil"/>
              <w:bottom w:val="single" w:sz="18" w:space="0" w:color="000000"/>
              <w:right w:val="nil"/>
            </w:tcBorders>
            <w:vAlign w:val="center"/>
          </w:tcPr>
          <w:p w14:paraId="206BC9EC" w14:textId="77777777" w:rsidR="001E30B5" w:rsidRDefault="00000000">
            <w:pPr>
              <w:spacing w:before="40" w:after="40"/>
              <w:jc w:val="center"/>
            </w:pPr>
            <w:r>
              <w:rPr>
                <w:rFonts w:cs="Times New Roman"/>
                <w:noProof/>
                <w:sz w:val="18"/>
              </w:rPr>
              <w:t>69.3%</w:t>
            </w:r>
            <w:r>
              <w:rPr>
                <w:rFonts w:cs="Times New Roman"/>
                <w:noProof/>
                <w:sz w:val="18"/>
              </w:rPr>
              <w:t>（占相关）</w:t>
            </w:r>
          </w:p>
        </w:tc>
      </w:tr>
    </w:tbl>
    <w:p w14:paraId="2249CB6A" w14:textId="77777777" w:rsidR="001E30B5" w:rsidRPr="00CF675D" w:rsidRDefault="00000000" w:rsidP="00CF675D">
      <w:pPr>
        <w:keepNext/>
        <w:keepLines/>
        <w:spacing w:before="160" w:after="60" w:line="240" w:lineRule="auto"/>
        <w:jc w:val="center"/>
      </w:pPr>
      <w:r>
        <w:rPr>
          <w:rFonts w:eastAsia="黑体" w:cs="Times New Roman"/>
          <w:b/>
        </w:rPr>
        <w:t>表</w:t>
      </w:r>
      <w:r>
        <w:rPr>
          <w:rFonts w:eastAsia="黑体" w:cs="Times New Roman"/>
          <w:b/>
        </w:rPr>
        <w:t>3</w:t>
      </w:r>
      <w:r>
        <w:rPr>
          <w:rFonts w:eastAsia="黑体" w:cs="Times New Roman"/>
          <w:b/>
        </w:rPr>
        <w:t xml:space="preserve">　清洗后样本的平台构成</w:t>
      </w:r>
    </w:p>
    <w:tbl>
      <w:tblPr>
        <w:tblW w:w="8731" w:type="dxa"/>
        <w:jc w:val="center"/>
        <w:tblLayout w:type="fixed"/>
        <w:tblLook w:val="04A0" w:firstRow="1" w:lastRow="0" w:firstColumn="1" w:lastColumn="0" w:noHBand="0" w:noVBand="1"/>
      </w:tblPr>
      <w:tblGrid>
        <w:gridCol w:w="1475"/>
        <w:gridCol w:w="1701"/>
        <w:gridCol w:w="1927"/>
        <w:gridCol w:w="1701"/>
        <w:gridCol w:w="1927"/>
      </w:tblGrid>
      <w:tr w:rsidR="001E30B5" w14:paraId="22EC693C" w14:textId="77777777">
        <w:trPr>
          <w:cantSplit/>
          <w:jc w:val="center"/>
        </w:trPr>
        <w:tc>
          <w:tcPr>
            <w:tcW w:w="1474" w:type="dxa"/>
            <w:tcBorders>
              <w:top w:val="single" w:sz="18" w:space="0" w:color="000000"/>
              <w:left w:val="nil"/>
              <w:bottom w:val="single" w:sz="6" w:space="0" w:color="000000"/>
              <w:right w:val="nil"/>
            </w:tcBorders>
            <w:vAlign w:val="center"/>
          </w:tcPr>
          <w:p w14:paraId="040D5EA7" w14:textId="77777777" w:rsidR="001E30B5" w:rsidRDefault="00000000">
            <w:pPr>
              <w:spacing w:before="40" w:after="40"/>
              <w:jc w:val="center"/>
            </w:pPr>
            <w:r>
              <w:rPr>
                <w:rFonts w:cs="Times New Roman"/>
                <w:b/>
                <w:noProof/>
                <w:sz w:val="18"/>
              </w:rPr>
              <w:t>平台</w:t>
            </w:r>
          </w:p>
        </w:tc>
        <w:tc>
          <w:tcPr>
            <w:tcW w:w="1701" w:type="dxa"/>
            <w:tcBorders>
              <w:top w:val="single" w:sz="18" w:space="0" w:color="000000"/>
              <w:left w:val="nil"/>
              <w:bottom w:val="single" w:sz="6" w:space="0" w:color="000000"/>
              <w:right w:val="nil"/>
            </w:tcBorders>
            <w:vAlign w:val="center"/>
          </w:tcPr>
          <w:p w14:paraId="0FF4E88A" w14:textId="77777777" w:rsidR="001E30B5" w:rsidRDefault="00000000">
            <w:pPr>
              <w:spacing w:before="40" w:after="40"/>
              <w:jc w:val="center"/>
            </w:pPr>
            <w:r>
              <w:rPr>
                <w:rFonts w:cs="Times New Roman"/>
                <w:b/>
                <w:noProof/>
                <w:sz w:val="18"/>
              </w:rPr>
              <w:t>清洗后</w:t>
            </w:r>
          </w:p>
        </w:tc>
        <w:tc>
          <w:tcPr>
            <w:tcW w:w="1927" w:type="dxa"/>
            <w:tcBorders>
              <w:top w:val="single" w:sz="18" w:space="0" w:color="000000"/>
              <w:left w:val="nil"/>
              <w:bottom w:val="single" w:sz="6" w:space="0" w:color="000000"/>
              <w:right w:val="nil"/>
            </w:tcBorders>
            <w:vAlign w:val="center"/>
          </w:tcPr>
          <w:p w14:paraId="4189AEA1" w14:textId="77777777" w:rsidR="001E30B5" w:rsidRDefault="00000000">
            <w:pPr>
              <w:spacing w:before="40" w:after="40"/>
              <w:jc w:val="center"/>
            </w:pPr>
            <w:r>
              <w:rPr>
                <w:rFonts w:cs="Times New Roman"/>
                <w:b/>
                <w:noProof/>
                <w:sz w:val="18"/>
              </w:rPr>
              <w:t>占清洗后</w:t>
            </w:r>
            <w:r>
              <w:rPr>
                <w:rFonts w:cs="Times New Roman"/>
                <w:b/>
                <w:noProof/>
                <w:sz w:val="18"/>
              </w:rPr>
              <w:t>/%</w:t>
            </w:r>
          </w:p>
        </w:tc>
        <w:tc>
          <w:tcPr>
            <w:tcW w:w="1701" w:type="dxa"/>
            <w:tcBorders>
              <w:top w:val="single" w:sz="18" w:space="0" w:color="000000"/>
              <w:left w:val="nil"/>
              <w:bottom w:val="single" w:sz="6" w:space="0" w:color="000000"/>
              <w:right w:val="nil"/>
            </w:tcBorders>
            <w:vAlign w:val="center"/>
          </w:tcPr>
          <w:p w14:paraId="59FD2EAD" w14:textId="77777777" w:rsidR="001E30B5" w:rsidRDefault="00000000">
            <w:pPr>
              <w:spacing w:before="40" w:after="40"/>
              <w:jc w:val="center"/>
            </w:pPr>
            <w:r>
              <w:rPr>
                <w:rFonts w:cs="Times New Roman"/>
                <w:b/>
                <w:noProof/>
                <w:sz w:val="18"/>
              </w:rPr>
              <w:t>相关</w:t>
            </w:r>
          </w:p>
        </w:tc>
        <w:tc>
          <w:tcPr>
            <w:tcW w:w="1927" w:type="dxa"/>
            <w:tcBorders>
              <w:top w:val="single" w:sz="18" w:space="0" w:color="000000"/>
              <w:left w:val="nil"/>
              <w:bottom w:val="single" w:sz="6" w:space="0" w:color="000000"/>
              <w:right w:val="nil"/>
            </w:tcBorders>
            <w:vAlign w:val="center"/>
          </w:tcPr>
          <w:p w14:paraId="60F49B08" w14:textId="77777777" w:rsidR="001E30B5" w:rsidRDefault="00000000">
            <w:pPr>
              <w:spacing w:before="40" w:after="40"/>
              <w:jc w:val="center"/>
            </w:pPr>
            <w:r>
              <w:rPr>
                <w:rFonts w:cs="Times New Roman"/>
                <w:b/>
                <w:noProof/>
                <w:sz w:val="18"/>
              </w:rPr>
              <w:t>该平台相关率</w:t>
            </w:r>
            <w:r>
              <w:rPr>
                <w:rFonts w:cs="Times New Roman"/>
                <w:b/>
                <w:noProof/>
                <w:sz w:val="18"/>
              </w:rPr>
              <w:t>/%</w:t>
            </w:r>
          </w:p>
        </w:tc>
      </w:tr>
      <w:tr w:rsidR="001E30B5" w14:paraId="084549B4" w14:textId="77777777">
        <w:trPr>
          <w:cantSplit/>
          <w:jc w:val="center"/>
        </w:trPr>
        <w:tc>
          <w:tcPr>
            <w:tcW w:w="1474" w:type="dxa"/>
            <w:tcBorders>
              <w:top w:val="nil"/>
              <w:left w:val="nil"/>
              <w:bottom w:val="nil"/>
              <w:right w:val="nil"/>
            </w:tcBorders>
            <w:vAlign w:val="center"/>
          </w:tcPr>
          <w:p w14:paraId="628DE8C7" w14:textId="77777777" w:rsidR="001E30B5" w:rsidRDefault="00000000">
            <w:pPr>
              <w:spacing w:before="40" w:after="40"/>
              <w:jc w:val="center"/>
            </w:pPr>
            <w:r>
              <w:rPr>
                <w:rFonts w:cs="Times New Roman"/>
                <w:noProof/>
                <w:sz w:val="18"/>
              </w:rPr>
              <w:t>微博</w:t>
            </w:r>
          </w:p>
        </w:tc>
        <w:tc>
          <w:tcPr>
            <w:tcW w:w="1701" w:type="dxa"/>
            <w:tcBorders>
              <w:top w:val="nil"/>
              <w:left w:val="nil"/>
              <w:bottom w:val="nil"/>
              <w:right w:val="nil"/>
            </w:tcBorders>
            <w:vAlign w:val="center"/>
          </w:tcPr>
          <w:p w14:paraId="79280D28" w14:textId="77777777" w:rsidR="001E30B5" w:rsidRDefault="00000000">
            <w:pPr>
              <w:spacing w:before="40" w:after="40"/>
              <w:jc w:val="center"/>
            </w:pPr>
            <w:r>
              <w:rPr>
                <w:rFonts w:cs="Times New Roman"/>
                <w:noProof/>
                <w:sz w:val="18"/>
              </w:rPr>
              <w:t>240,917</w:t>
            </w:r>
          </w:p>
        </w:tc>
        <w:tc>
          <w:tcPr>
            <w:tcW w:w="1927" w:type="dxa"/>
            <w:tcBorders>
              <w:top w:val="nil"/>
              <w:left w:val="nil"/>
              <w:bottom w:val="nil"/>
              <w:right w:val="nil"/>
            </w:tcBorders>
            <w:vAlign w:val="center"/>
          </w:tcPr>
          <w:p w14:paraId="108DA2D5" w14:textId="77777777" w:rsidR="001E30B5" w:rsidRDefault="00000000">
            <w:pPr>
              <w:spacing w:before="40" w:after="40"/>
              <w:jc w:val="center"/>
            </w:pPr>
            <w:r>
              <w:rPr>
                <w:rFonts w:cs="Times New Roman"/>
                <w:noProof/>
                <w:sz w:val="18"/>
              </w:rPr>
              <w:t>84.6</w:t>
            </w:r>
          </w:p>
        </w:tc>
        <w:tc>
          <w:tcPr>
            <w:tcW w:w="1701" w:type="dxa"/>
            <w:tcBorders>
              <w:top w:val="nil"/>
              <w:left w:val="nil"/>
              <w:bottom w:val="nil"/>
              <w:right w:val="nil"/>
            </w:tcBorders>
            <w:vAlign w:val="center"/>
          </w:tcPr>
          <w:p w14:paraId="24AC7D0D" w14:textId="77777777" w:rsidR="001E30B5" w:rsidRDefault="00000000">
            <w:pPr>
              <w:spacing w:before="40" w:after="40"/>
              <w:jc w:val="center"/>
            </w:pPr>
            <w:r>
              <w:rPr>
                <w:rFonts w:cs="Times New Roman"/>
                <w:noProof/>
                <w:sz w:val="18"/>
              </w:rPr>
              <w:t>91,307</w:t>
            </w:r>
          </w:p>
        </w:tc>
        <w:tc>
          <w:tcPr>
            <w:tcW w:w="1927" w:type="dxa"/>
            <w:tcBorders>
              <w:top w:val="nil"/>
              <w:left w:val="nil"/>
              <w:bottom w:val="nil"/>
              <w:right w:val="nil"/>
            </w:tcBorders>
            <w:vAlign w:val="center"/>
          </w:tcPr>
          <w:p w14:paraId="084633FE" w14:textId="77777777" w:rsidR="001E30B5" w:rsidRDefault="00000000">
            <w:pPr>
              <w:spacing w:before="40" w:after="40"/>
              <w:jc w:val="center"/>
            </w:pPr>
            <w:r>
              <w:rPr>
                <w:rFonts w:cs="Times New Roman"/>
                <w:noProof/>
                <w:sz w:val="18"/>
              </w:rPr>
              <w:t>37.9</w:t>
            </w:r>
          </w:p>
        </w:tc>
      </w:tr>
      <w:tr w:rsidR="001E30B5" w14:paraId="3E7DA69D" w14:textId="77777777">
        <w:trPr>
          <w:cantSplit/>
          <w:jc w:val="center"/>
        </w:trPr>
        <w:tc>
          <w:tcPr>
            <w:tcW w:w="1474" w:type="dxa"/>
            <w:tcBorders>
              <w:top w:val="nil"/>
              <w:left w:val="nil"/>
              <w:bottom w:val="nil"/>
              <w:right w:val="nil"/>
            </w:tcBorders>
            <w:vAlign w:val="center"/>
          </w:tcPr>
          <w:p w14:paraId="65293B3B" w14:textId="77777777" w:rsidR="001E30B5" w:rsidRDefault="00000000">
            <w:pPr>
              <w:spacing w:before="40" w:after="40"/>
              <w:jc w:val="center"/>
            </w:pPr>
            <w:r>
              <w:rPr>
                <w:rFonts w:cs="Times New Roman"/>
                <w:noProof/>
                <w:sz w:val="18"/>
              </w:rPr>
              <w:t>抖音</w:t>
            </w:r>
          </w:p>
        </w:tc>
        <w:tc>
          <w:tcPr>
            <w:tcW w:w="1701" w:type="dxa"/>
            <w:tcBorders>
              <w:top w:val="nil"/>
              <w:left w:val="nil"/>
              <w:bottom w:val="nil"/>
              <w:right w:val="nil"/>
            </w:tcBorders>
            <w:vAlign w:val="center"/>
          </w:tcPr>
          <w:p w14:paraId="79D23327" w14:textId="77777777" w:rsidR="001E30B5" w:rsidRDefault="00000000">
            <w:pPr>
              <w:spacing w:before="40" w:after="40"/>
              <w:jc w:val="center"/>
            </w:pPr>
            <w:r>
              <w:rPr>
                <w:rFonts w:cs="Times New Roman"/>
                <w:noProof/>
                <w:sz w:val="18"/>
              </w:rPr>
              <w:t>25,677</w:t>
            </w:r>
          </w:p>
        </w:tc>
        <w:tc>
          <w:tcPr>
            <w:tcW w:w="1927" w:type="dxa"/>
            <w:tcBorders>
              <w:top w:val="nil"/>
              <w:left w:val="nil"/>
              <w:bottom w:val="nil"/>
              <w:right w:val="nil"/>
            </w:tcBorders>
            <w:vAlign w:val="center"/>
          </w:tcPr>
          <w:p w14:paraId="10014E84" w14:textId="77777777" w:rsidR="001E30B5" w:rsidRDefault="00000000">
            <w:pPr>
              <w:spacing w:before="40" w:after="40"/>
              <w:jc w:val="center"/>
            </w:pPr>
            <w:r>
              <w:rPr>
                <w:rFonts w:cs="Times New Roman"/>
                <w:noProof/>
                <w:sz w:val="18"/>
              </w:rPr>
              <w:t>9.0</w:t>
            </w:r>
          </w:p>
        </w:tc>
        <w:tc>
          <w:tcPr>
            <w:tcW w:w="1701" w:type="dxa"/>
            <w:tcBorders>
              <w:top w:val="nil"/>
              <w:left w:val="nil"/>
              <w:bottom w:val="nil"/>
              <w:right w:val="nil"/>
            </w:tcBorders>
            <w:vAlign w:val="center"/>
          </w:tcPr>
          <w:p w14:paraId="1D2DCE6F" w14:textId="77777777" w:rsidR="001E30B5" w:rsidRDefault="00000000">
            <w:pPr>
              <w:spacing w:before="40" w:after="40"/>
              <w:jc w:val="center"/>
            </w:pPr>
            <w:r>
              <w:rPr>
                <w:rFonts w:cs="Times New Roman"/>
                <w:noProof/>
                <w:sz w:val="18"/>
              </w:rPr>
              <w:t>7,383</w:t>
            </w:r>
          </w:p>
        </w:tc>
        <w:tc>
          <w:tcPr>
            <w:tcW w:w="1927" w:type="dxa"/>
            <w:tcBorders>
              <w:top w:val="nil"/>
              <w:left w:val="nil"/>
              <w:bottom w:val="nil"/>
              <w:right w:val="nil"/>
            </w:tcBorders>
            <w:vAlign w:val="center"/>
          </w:tcPr>
          <w:p w14:paraId="01553FCF" w14:textId="77777777" w:rsidR="001E30B5" w:rsidRDefault="00000000">
            <w:pPr>
              <w:spacing w:before="40" w:after="40"/>
              <w:jc w:val="center"/>
            </w:pPr>
            <w:r>
              <w:rPr>
                <w:rFonts w:cs="Times New Roman"/>
                <w:noProof/>
                <w:sz w:val="18"/>
              </w:rPr>
              <w:t>28.8</w:t>
            </w:r>
          </w:p>
        </w:tc>
      </w:tr>
      <w:tr w:rsidR="001E30B5" w14:paraId="3970D9E4" w14:textId="77777777">
        <w:trPr>
          <w:cantSplit/>
          <w:jc w:val="center"/>
        </w:trPr>
        <w:tc>
          <w:tcPr>
            <w:tcW w:w="1474" w:type="dxa"/>
            <w:tcBorders>
              <w:top w:val="nil"/>
              <w:left w:val="nil"/>
              <w:bottom w:val="nil"/>
              <w:right w:val="nil"/>
            </w:tcBorders>
            <w:vAlign w:val="center"/>
          </w:tcPr>
          <w:p w14:paraId="756DBAA3" w14:textId="77777777" w:rsidR="001E30B5" w:rsidRDefault="00000000">
            <w:pPr>
              <w:spacing w:before="40" w:after="40"/>
              <w:jc w:val="center"/>
            </w:pPr>
            <w:r>
              <w:rPr>
                <w:rFonts w:cs="Times New Roman"/>
                <w:noProof/>
                <w:sz w:val="18"/>
              </w:rPr>
              <w:t>小红书</w:t>
            </w:r>
          </w:p>
        </w:tc>
        <w:tc>
          <w:tcPr>
            <w:tcW w:w="1701" w:type="dxa"/>
            <w:tcBorders>
              <w:top w:val="nil"/>
              <w:left w:val="nil"/>
              <w:bottom w:val="nil"/>
              <w:right w:val="nil"/>
            </w:tcBorders>
            <w:vAlign w:val="center"/>
          </w:tcPr>
          <w:p w14:paraId="0D9DF036" w14:textId="77777777" w:rsidR="001E30B5" w:rsidRDefault="00000000">
            <w:pPr>
              <w:spacing w:before="40" w:after="40"/>
              <w:jc w:val="center"/>
            </w:pPr>
            <w:r>
              <w:rPr>
                <w:rFonts w:cs="Times New Roman"/>
                <w:noProof/>
                <w:sz w:val="18"/>
              </w:rPr>
              <w:t>17,161</w:t>
            </w:r>
          </w:p>
        </w:tc>
        <w:tc>
          <w:tcPr>
            <w:tcW w:w="1927" w:type="dxa"/>
            <w:tcBorders>
              <w:top w:val="nil"/>
              <w:left w:val="nil"/>
              <w:bottom w:val="nil"/>
              <w:right w:val="nil"/>
            </w:tcBorders>
            <w:vAlign w:val="center"/>
          </w:tcPr>
          <w:p w14:paraId="7F14F7CB" w14:textId="77777777" w:rsidR="001E30B5" w:rsidRDefault="00000000">
            <w:pPr>
              <w:spacing w:before="40" w:after="40"/>
              <w:jc w:val="center"/>
            </w:pPr>
            <w:r>
              <w:rPr>
                <w:rFonts w:cs="Times New Roman"/>
                <w:noProof/>
                <w:sz w:val="18"/>
              </w:rPr>
              <w:t>6.0</w:t>
            </w:r>
          </w:p>
        </w:tc>
        <w:tc>
          <w:tcPr>
            <w:tcW w:w="1701" w:type="dxa"/>
            <w:tcBorders>
              <w:top w:val="nil"/>
              <w:left w:val="nil"/>
              <w:bottom w:val="nil"/>
              <w:right w:val="nil"/>
            </w:tcBorders>
            <w:vAlign w:val="center"/>
          </w:tcPr>
          <w:p w14:paraId="62731F14" w14:textId="77777777" w:rsidR="001E30B5" w:rsidRDefault="00000000">
            <w:pPr>
              <w:spacing w:before="40" w:after="40"/>
              <w:jc w:val="center"/>
            </w:pPr>
            <w:r>
              <w:rPr>
                <w:rFonts w:cs="Times New Roman"/>
                <w:noProof/>
                <w:sz w:val="18"/>
              </w:rPr>
              <w:t>4,567</w:t>
            </w:r>
          </w:p>
        </w:tc>
        <w:tc>
          <w:tcPr>
            <w:tcW w:w="1927" w:type="dxa"/>
            <w:tcBorders>
              <w:top w:val="nil"/>
              <w:left w:val="nil"/>
              <w:bottom w:val="nil"/>
              <w:right w:val="nil"/>
            </w:tcBorders>
            <w:vAlign w:val="center"/>
          </w:tcPr>
          <w:p w14:paraId="757C37AD" w14:textId="77777777" w:rsidR="001E30B5" w:rsidRDefault="00000000">
            <w:pPr>
              <w:spacing w:before="40" w:after="40"/>
              <w:jc w:val="center"/>
            </w:pPr>
            <w:r>
              <w:rPr>
                <w:rFonts w:cs="Times New Roman"/>
                <w:noProof/>
                <w:sz w:val="18"/>
              </w:rPr>
              <w:t>26.6</w:t>
            </w:r>
          </w:p>
        </w:tc>
      </w:tr>
      <w:tr w:rsidR="001E30B5" w14:paraId="219FEA23" w14:textId="77777777">
        <w:trPr>
          <w:cantSplit/>
          <w:jc w:val="center"/>
        </w:trPr>
        <w:tc>
          <w:tcPr>
            <w:tcW w:w="1474" w:type="dxa"/>
            <w:tcBorders>
              <w:top w:val="nil"/>
              <w:left w:val="nil"/>
              <w:bottom w:val="single" w:sz="18" w:space="0" w:color="000000"/>
              <w:right w:val="nil"/>
            </w:tcBorders>
            <w:vAlign w:val="center"/>
          </w:tcPr>
          <w:p w14:paraId="3963C4FD" w14:textId="77777777" w:rsidR="001E30B5" w:rsidRDefault="00000000">
            <w:pPr>
              <w:spacing w:before="40" w:after="40"/>
              <w:jc w:val="center"/>
            </w:pPr>
            <w:r>
              <w:rPr>
                <w:rFonts w:cs="Times New Roman"/>
                <w:noProof/>
                <w:sz w:val="18"/>
              </w:rPr>
              <w:t>知乎</w:t>
            </w:r>
          </w:p>
        </w:tc>
        <w:tc>
          <w:tcPr>
            <w:tcW w:w="1701" w:type="dxa"/>
            <w:tcBorders>
              <w:top w:val="nil"/>
              <w:left w:val="nil"/>
              <w:bottom w:val="single" w:sz="18" w:space="0" w:color="000000"/>
              <w:right w:val="nil"/>
            </w:tcBorders>
            <w:vAlign w:val="center"/>
          </w:tcPr>
          <w:p w14:paraId="4388EA7D" w14:textId="77777777" w:rsidR="001E30B5" w:rsidRDefault="00000000">
            <w:pPr>
              <w:spacing w:before="40" w:after="40"/>
              <w:jc w:val="center"/>
            </w:pPr>
            <w:r>
              <w:rPr>
                <w:rFonts w:cs="Times New Roman"/>
                <w:noProof/>
                <w:sz w:val="18"/>
              </w:rPr>
              <w:t>1,094</w:t>
            </w:r>
          </w:p>
        </w:tc>
        <w:tc>
          <w:tcPr>
            <w:tcW w:w="1927" w:type="dxa"/>
            <w:tcBorders>
              <w:top w:val="nil"/>
              <w:left w:val="nil"/>
              <w:bottom w:val="single" w:sz="18" w:space="0" w:color="000000"/>
              <w:right w:val="nil"/>
            </w:tcBorders>
            <w:vAlign w:val="center"/>
          </w:tcPr>
          <w:p w14:paraId="7698894F" w14:textId="77777777" w:rsidR="001E30B5" w:rsidRDefault="00000000">
            <w:pPr>
              <w:spacing w:before="40" w:after="40"/>
              <w:jc w:val="center"/>
            </w:pPr>
            <w:r>
              <w:rPr>
                <w:rFonts w:cs="Times New Roman"/>
                <w:noProof/>
                <w:sz w:val="18"/>
              </w:rPr>
              <w:t>0.4</w:t>
            </w:r>
          </w:p>
        </w:tc>
        <w:tc>
          <w:tcPr>
            <w:tcW w:w="1701" w:type="dxa"/>
            <w:tcBorders>
              <w:top w:val="nil"/>
              <w:left w:val="nil"/>
              <w:bottom w:val="single" w:sz="18" w:space="0" w:color="000000"/>
              <w:right w:val="nil"/>
            </w:tcBorders>
            <w:vAlign w:val="center"/>
          </w:tcPr>
          <w:p w14:paraId="54D89BFA" w14:textId="77777777" w:rsidR="001E30B5" w:rsidRDefault="00000000">
            <w:pPr>
              <w:spacing w:before="40" w:after="40"/>
              <w:jc w:val="center"/>
            </w:pPr>
            <w:r>
              <w:rPr>
                <w:rFonts w:cs="Times New Roman"/>
                <w:noProof/>
                <w:sz w:val="18"/>
              </w:rPr>
              <w:t>474</w:t>
            </w:r>
          </w:p>
        </w:tc>
        <w:tc>
          <w:tcPr>
            <w:tcW w:w="1927" w:type="dxa"/>
            <w:tcBorders>
              <w:top w:val="nil"/>
              <w:left w:val="nil"/>
              <w:bottom w:val="single" w:sz="18" w:space="0" w:color="000000"/>
              <w:right w:val="nil"/>
            </w:tcBorders>
            <w:vAlign w:val="center"/>
          </w:tcPr>
          <w:p w14:paraId="14E49E77" w14:textId="77777777" w:rsidR="001E30B5" w:rsidRDefault="00000000">
            <w:pPr>
              <w:spacing w:before="40" w:after="40"/>
              <w:jc w:val="center"/>
            </w:pPr>
            <w:r>
              <w:rPr>
                <w:rFonts w:cs="Times New Roman"/>
                <w:noProof/>
                <w:sz w:val="18"/>
              </w:rPr>
              <w:t>43.3</w:t>
            </w:r>
          </w:p>
        </w:tc>
      </w:tr>
    </w:tbl>
    <w:p w14:paraId="0EE60F51" w14:textId="77777777" w:rsidR="001E30B5" w:rsidRDefault="00000000">
      <w:pPr>
        <w:spacing w:after="0" w:line="360" w:lineRule="auto"/>
        <w:ind w:firstLine="420"/>
        <w:jc w:val="both"/>
      </w:pPr>
      <w:r>
        <w:rPr>
          <w:rFonts w:cs="Times New Roman"/>
          <w:noProof/>
        </w:rPr>
        <w:t>相关评论中，积极看待</w:t>
      </w:r>
      <w:r>
        <w:rPr>
          <w:rFonts w:cs="Times New Roman"/>
          <w:noProof/>
        </w:rPr>
        <w:t>54,319</w:t>
      </w:r>
      <w:r>
        <w:rPr>
          <w:rFonts w:cs="Times New Roman"/>
          <w:noProof/>
        </w:rPr>
        <w:t>条（</w:t>
      </w:r>
      <w:r>
        <w:rPr>
          <w:rFonts w:cs="Times New Roman"/>
          <w:noProof/>
        </w:rPr>
        <w:t>52.4%</w:t>
      </w:r>
      <w:r>
        <w:rPr>
          <w:rFonts w:cs="Times New Roman"/>
          <w:noProof/>
        </w:rPr>
        <w:t>），无态度</w:t>
      </w:r>
      <w:r>
        <w:rPr>
          <w:rFonts w:cs="Times New Roman"/>
          <w:noProof/>
        </w:rPr>
        <w:t>31,845</w:t>
      </w:r>
      <w:r>
        <w:rPr>
          <w:rFonts w:cs="Times New Roman"/>
          <w:noProof/>
        </w:rPr>
        <w:t>条（</w:t>
      </w:r>
      <w:r>
        <w:rPr>
          <w:rFonts w:cs="Times New Roman"/>
          <w:noProof/>
        </w:rPr>
        <w:t>30.7%</w:t>
      </w:r>
      <w:r>
        <w:rPr>
          <w:rFonts w:cs="Times New Roman"/>
          <w:noProof/>
        </w:rPr>
        <w:t>），中立看待</w:t>
      </w:r>
      <w:r>
        <w:rPr>
          <w:rFonts w:cs="Times New Roman"/>
          <w:noProof/>
        </w:rPr>
        <w:t>10,773</w:t>
      </w:r>
      <w:r>
        <w:rPr>
          <w:rFonts w:cs="Times New Roman"/>
          <w:noProof/>
        </w:rPr>
        <w:t>条（</w:t>
      </w:r>
      <w:r>
        <w:rPr>
          <w:rFonts w:cs="Times New Roman"/>
          <w:noProof/>
        </w:rPr>
        <w:t>10.4%</w:t>
      </w:r>
      <w:r>
        <w:rPr>
          <w:rFonts w:cs="Times New Roman"/>
          <w:noProof/>
        </w:rPr>
        <w:t>），消极看待</w:t>
      </w:r>
      <w:r>
        <w:rPr>
          <w:rFonts w:cs="Times New Roman"/>
          <w:noProof/>
        </w:rPr>
        <w:t>6,794</w:t>
      </w:r>
      <w:r>
        <w:rPr>
          <w:rFonts w:cs="Times New Roman"/>
          <w:noProof/>
        </w:rPr>
        <w:t>条（</w:t>
      </w:r>
      <w:r>
        <w:rPr>
          <w:rFonts w:cs="Times New Roman"/>
          <w:noProof/>
        </w:rPr>
        <w:t>6.5%</w:t>
      </w:r>
      <w:r>
        <w:rPr>
          <w:rFonts w:cs="Times New Roman"/>
          <w:noProof/>
        </w:rPr>
        <w:t>），见图</w:t>
      </w:r>
      <w:r>
        <w:rPr>
          <w:rFonts w:cs="Times New Roman"/>
          <w:noProof/>
        </w:rPr>
        <w:t>2</w:t>
      </w:r>
      <w:r>
        <w:rPr>
          <w:rFonts w:cs="Times New Roman"/>
          <w:noProof/>
        </w:rPr>
        <w:t>。有态度合计</w:t>
      </w:r>
      <w:r>
        <w:rPr>
          <w:rFonts w:cs="Times New Roman"/>
          <w:noProof/>
        </w:rPr>
        <w:t>71,886</w:t>
      </w:r>
      <w:r>
        <w:rPr>
          <w:rFonts w:cs="Times New Roman"/>
          <w:noProof/>
        </w:rPr>
        <w:t>条，其中积极</w:t>
      </w:r>
      <w:r>
        <w:rPr>
          <w:rFonts w:cs="Times New Roman"/>
          <w:noProof/>
        </w:rPr>
        <w:t>75.6%</w:t>
      </w:r>
      <w:r>
        <w:rPr>
          <w:rFonts w:cs="Times New Roman"/>
          <w:noProof/>
        </w:rPr>
        <w:t>、中立</w:t>
      </w:r>
      <w:r>
        <w:rPr>
          <w:rFonts w:cs="Times New Roman"/>
          <w:noProof/>
        </w:rPr>
        <w:t>15.0%</w:t>
      </w:r>
      <w:r>
        <w:rPr>
          <w:rFonts w:cs="Times New Roman"/>
          <w:noProof/>
        </w:rPr>
        <w:t>、消极</w:t>
      </w:r>
      <w:r>
        <w:rPr>
          <w:rFonts w:cs="Times New Roman"/>
          <w:noProof/>
        </w:rPr>
        <w:t>9.5%</w:t>
      </w:r>
      <w:r>
        <w:rPr>
          <w:rFonts w:cs="Times New Roman"/>
          <w:noProof/>
        </w:rPr>
        <w:t>。有态度三组进入后续分析。</w:t>
      </w:r>
    </w:p>
    <w:p w14:paraId="2AE65EA9" w14:textId="77777777" w:rsidR="001E30B5" w:rsidRPr="00CF675D" w:rsidRDefault="00000000" w:rsidP="00CF675D">
      <w:pPr>
        <w:keepNext/>
        <w:keepLines/>
        <w:spacing w:before="160" w:after="60" w:line="240" w:lineRule="auto"/>
        <w:jc w:val="center"/>
      </w:pPr>
      <w:r>
        <w:rPr>
          <w:rFonts w:eastAsia="黑体" w:cs="Times New Roman"/>
          <w:b/>
        </w:rPr>
        <w:lastRenderedPageBreak/>
        <w:t>表</w:t>
      </w:r>
      <w:r>
        <w:rPr>
          <w:rFonts w:eastAsia="黑体" w:cs="Times New Roman"/>
          <w:b/>
        </w:rPr>
        <w:t>4</w:t>
      </w:r>
      <w:r>
        <w:rPr>
          <w:rFonts w:eastAsia="黑体" w:cs="Times New Roman"/>
          <w:b/>
        </w:rPr>
        <w:t xml:space="preserve">　相关评论的态度分布（</w:t>
      </w:r>
      <w:r>
        <w:rPr>
          <w:rFonts w:eastAsia="黑体" w:cs="Times New Roman"/>
          <w:b/>
        </w:rPr>
        <w:t>N=103,731</w:t>
      </w:r>
      <w:r>
        <w:rPr>
          <w:rFonts w:eastAsia="黑体" w:cs="Times New Roman"/>
          <w:b/>
        </w:rPr>
        <w:t>）</w:t>
      </w:r>
    </w:p>
    <w:tbl>
      <w:tblPr>
        <w:tblW w:w="8731" w:type="dxa"/>
        <w:jc w:val="center"/>
        <w:tblLayout w:type="fixed"/>
        <w:tblLook w:val="04A0" w:firstRow="1" w:lastRow="0" w:firstColumn="1" w:lastColumn="0" w:noHBand="0" w:noVBand="1"/>
      </w:tblPr>
      <w:tblGrid>
        <w:gridCol w:w="2042"/>
        <w:gridCol w:w="2041"/>
        <w:gridCol w:w="2324"/>
        <w:gridCol w:w="2324"/>
      </w:tblGrid>
      <w:tr w:rsidR="001E30B5" w14:paraId="6B7C7FF2" w14:textId="77777777">
        <w:trPr>
          <w:cantSplit/>
          <w:jc w:val="center"/>
        </w:trPr>
        <w:tc>
          <w:tcPr>
            <w:tcW w:w="2041" w:type="dxa"/>
            <w:tcBorders>
              <w:top w:val="single" w:sz="18" w:space="0" w:color="000000"/>
              <w:left w:val="nil"/>
              <w:bottom w:val="single" w:sz="6" w:space="0" w:color="000000"/>
              <w:right w:val="nil"/>
            </w:tcBorders>
            <w:vAlign w:val="center"/>
          </w:tcPr>
          <w:p w14:paraId="62CA30C4" w14:textId="77777777" w:rsidR="001E30B5" w:rsidRDefault="00000000">
            <w:pPr>
              <w:spacing w:before="40" w:after="40"/>
              <w:jc w:val="center"/>
            </w:pPr>
            <w:r>
              <w:rPr>
                <w:rFonts w:cs="Times New Roman"/>
                <w:b/>
                <w:noProof/>
                <w:sz w:val="18"/>
              </w:rPr>
              <w:t>类别</w:t>
            </w:r>
          </w:p>
        </w:tc>
        <w:tc>
          <w:tcPr>
            <w:tcW w:w="2041" w:type="dxa"/>
            <w:tcBorders>
              <w:top w:val="single" w:sz="18" w:space="0" w:color="000000"/>
              <w:left w:val="nil"/>
              <w:bottom w:val="single" w:sz="6" w:space="0" w:color="000000"/>
              <w:right w:val="nil"/>
            </w:tcBorders>
            <w:vAlign w:val="center"/>
          </w:tcPr>
          <w:p w14:paraId="01BDB1F6" w14:textId="77777777" w:rsidR="001E30B5" w:rsidRDefault="00000000">
            <w:pPr>
              <w:spacing w:before="40" w:after="40"/>
              <w:jc w:val="center"/>
            </w:pPr>
            <w:r>
              <w:rPr>
                <w:rFonts w:cs="Times New Roman"/>
                <w:b/>
                <w:noProof/>
                <w:sz w:val="18"/>
              </w:rPr>
              <w:t>样本量</w:t>
            </w:r>
          </w:p>
        </w:tc>
        <w:tc>
          <w:tcPr>
            <w:tcW w:w="2324" w:type="dxa"/>
            <w:tcBorders>
              <w:top w:val="single" w:sz="18" w:space="0" w:color="000000"/>
              <w:left w:val="nil"/>
              <w:bottom w:val="single" w:sz="6" w:space="0" w:color="000000"/>
              <w:right w:val="nil"/>
            </w:tcBorders>
            <w:vAlign w:val="center"/>
          </w:tcPr>
          <w:p w14:paraId="6560ED47" w14:textId="77777777" w:rsidR="001E30B5" w:rsidRDefault="00000000">
            <w:pPr>
              <w:spacing w:before="40" w:after="40"/>
              <w:jc w:val="center"/>
            </w:pPr>
            <w:r>
              <w:rPr>
                <w:rFonts w:cs="Times New Roman"/>
                <w:b/>
                <w:noProof/>
                <w:sz w:val="18"/>
              </w:rPr>
              <w:t>占相关</w:t>
            </w:r>
            <w:r>
              <w:rPr>
                <w:rFonts w:cs="Times New Roman"/>
                <w:b/>
                <w:noProof/>
                <w:sz w:val="18"/>
              </w:rPr>
              <w:t>/%</w:t>
            </w:r>
          </w:p>
        </w:tc>
        <w:tc>
          <w:tcPr>
            <w:tcW w:w="2324" w:type="dxa"/>
            <w:tcBorders>
              <w:top w:val="single" w:sz="18" w:space="0" w:color="000000"/>
              <w:left w:val="nil"/>
              <w:bottom w:val="single" w:sz="6" w:space="0" w:color="000000"/>
              <w:right w:val="nil"/>
            </w:tcBorders>
            <w:vAlign w:val="center"/>
          </w:tcPr>
          <w:p w14:paraId="527B9E80" w14:textId="77777777" w:rsidR="001E30B5" w:rsidRDefault="00000000">
            <w:pPr>
              <w:spacing w:before="40" w:after="40"/>
              <w:jc w:val="center"/>
            </w:pPr>
            <w:r>
              <w:rPr>
                <w:rFonts w:cs="Times New Roman"/>
                <w:b/>
                <w:noProof/>
                <w:sz w:val="18"/>
              </w:rPr>
              <w:t>占有态度</w:t>
            </w:r>
            <w:r>
              <w:rPr>
                <w:rFonts w:cs="Times New Roman"/>
                <w:b/>
                <w:noProof/>
                <w:sz w:val="18"/>
              </w:rPr>
              <w:t>/%</w:t>
            </w:r>
          </w:p>
        </w:tc>
      </w:tr>
      <w:tr w:rsidR="001E30B5" w14:paraId="4FE3BAC3" w14:textId="77777777">
        <w:trPr>
          <w:cantSplit/>
          <w:jc w:val="center"/>
        </w:trPr>
        <w:tc>
          <w:tcPr>
            <w:tcW w:w="2041" w:type="dxa"/>
            <w:tcBorders>
              <w:top w:val="nil"/>
              <w:left w:val="nil"/>
              <w:bottom w:val="nil"/>
              <w:right w:val="nil"/>
            </w:tcBorders>
            <w:vAlign w:val="center"/>
          </w:tcPr>
          <w:p w14:paraId="224552E3" w14:textId="77777777" w:rsidR="001E30B5" w:rsidRDefault="00000000">
            <w:pPr>
              <w:spacing w:before="40" w:after="40"/>
              <w:jc w:val="center"/>
            </w:pPr>
            <w:r>
              <w:rPr>
                <w:rFonts w:cs="Times New Roman"/>
                <w:noProof/>
                <w:sz w:val="18"/>
              </w:rPr>
              <w:t>积极看待</w:t>
            </w:r>
          </w:p>
        </w:tc>
        <w:tc>
          <w:tcPr>
            <w:tcW w:w="2041" w:type="dxa"/>
            <w:tcBorders>
              <w:top w:val="nil"/>
              <w:left w:val="nil"/>
              <w:bottom w:val="nil"/>
              <w:right w:val="nil"/>
            </w:tcBorders>
            <w:vAlign w:val="center"/>
          </w:tcPr>
          <w:p w14:paraId="58899E90" w14:textId="77777777" w:rsidR="001E30B5" w:rsidRDefault="00000000">
            <w:pPr>
              <w:spacing w:before="40" w:after="40"/>
              <w:jc w:val="center"/>
            </w:pPr>
            <w:r>
              <w:rPr>
                <w:rFonts w:cs="Times New Roman"/>
                <w:noProof/>
                <w:sz w:val="18"/>
              </w:rPr>
              <w:t>54,319</w:t>
            </w:r>
          </w:p>
        </w:tc>
        <w:tc>
          <w:tcPr>
            <w:tcW w:w="2324" w:type="dxa"/>
            <w:tcBorders>
              <w:top w:val="nil"/>
              <w:left w:val="nil"/>
              <w:bottom w:val="nil"/>
              <w:right w:val="nil"/>
            </w:tcBorders>
            <w:vAlign w:val="center"/>
          </w:tcPr>
          <w:p w14:paraId="3294DAD2" w14:textId="77777777" w:rsidR="001E30B5" w:rsidRDefault="00000000">
            <w:pPr>
              <w:spacing w:before="40" w:after="40"/>
              <w:jc w:val="center"/>
            </w:pPr>
            <w:r>
              <w:rPr>
                <w:rFonts w:cs="Times New Roman"/>
                <w:noProof/>
                <w:sz w:val="18"/>
              </w:rPr>
              <w:t>52.4</w:t>
            </w:r>
          </w:p>
        </w:tc>
        <w:tc>
          <w:tcPr>
            <w:tcW w:w="2324" w:type="dxa"/>
            <w:tcBorders>
              <w:top w:val="nil"/>
              <w:left w:val="nil"/>
              <w:bottom w:val="nil"/>
              <w:right w:val="nil"/>
            </w:tcBorders>
            <w:vAlign w:val="center"/>
          </w:tcPr>
          <w:p w14:paraId="139B8255" w14:textId="77777777" w:rsidR="001E30B5" w:rsidRDefault="00000000">
            <w:pPr>
              <w:spacing w:before="40" w:after="40"/>
              <w:jc w:val="center"/>
            </w:pPr>
            <w:r>
              <w:rPr>
                <w:rFonts w:cs="Times New Roman"/>
                <w:noProof/>
                <w:sz w:val="18"/>
              </w:rPr>
              <w:t>75.6</w:t>
            </w:r>
          </w:p>
        </w:tc>
      </w:tr>
      <w:tr w:rsidR="001E30B5" w14:paraId="5890BBC3" w14:textId="77777777">
        <w:trPr>
          <w:cantSplit/>
          <w:jc w:val="center"/>
        </w:trPr>
        <w:tc>
          <w:tcPr>
            <w:tcW w:w="2041" w:type="dxa"/>
            <w:tcBorders>
              <w:top w:val="nil"/>
              <w:left w:val="nil"/>
              <w:bottom w:val="nil"/>
              <w:right w:val="nil"/>
            </w:tcBorders>
            <w:vAlign w:val="center"/>
          </w:tcPr>
          <w:p w14:paraId="6E80BA68" w14:textId="77777777" w:rsidR="001E30B5" w:rsidRDefault="00000000">
            <w:pPr>
              <w:spacing w:before="40" w:after="40"/>
              <w:jc w:val="center"/>
            </w:pPr>
            <w:r>
              <w:rPr>
                <w:rFonts w:cs="Times New Roman"/>
                <w:noProof/>
                <w:sz w:val="18"/>
              </w:rPr>
              <w:t>无态度</w:t>
            </w:r>
          </w:p>
        </w:tc>
        <w:tc>
          <w:tcPr>
            <w:tcW w:w="2041" w:type="dxa"/>
            <w:tcBorders>
              <w:top w:val="nil"/>
              <w:left w:val="nil"/>
              <w:bottom w:val="nil"/>
              <w:right w:val="nil"/>
            </w:tcBorders>
            <w:vAlign w:val="center"/>
          </w:tcPr>
          <w:p w14:paraId="5B7C1360" w14:textId="77777777" w:rsidR="001E30B5" w:rsidRDefault="00000000">
            <w:pPr>
              <w:spacing w:before="40" w:after="40"/>
              <w:jc w:val="center"/>
            </w:pPr>
            <w:r>
              <w:rPr>
                <w:rFonts w:cs="Times New Roman"/>
                <w:noProof/>
                <w:sz w:val="18"/>
              </w:rPr>
              <w:t>31,845</w:t>
            </w:r>
          </w:p>
        </w:tc>
        <w:tc>
          <w:tcPr>
            <w:tcW w:w="2324" w:type="dxa"/>
            <w:tcBorders>
              <w:top w:val="nil"/>
              <w:left w:val="nil"/>
              <w:bottom w:val="nil"/>
              <w:right w:val="nil"/>
            </w:tcBorders>
            <w:vAlign w:val="center"/>
          </w:tcPr>
          <w:p w14:paraId="420043C9" w14:textId="77777777" w:rsidR="001E30B5" w:rsidRDefault="00000000">
            <w:pPr>
              <w:spacing w:before="40" w:after="40"/>
              <w:jc w:val="center"/>
            </w:pPr>
            <w:r>
              <w:rPr>
                <w:rFonts w:cs="Times New Roman"/>
                <w:noProof/>
                <w:sz w:val="18"/>
              </w:rPr>
              <w:t>30.7</w:t>
            </w:r>
          </w:p>
        </w:tc>
        <w:tc>
          <w:tcPr>
            <w:tcW w:w="2324" w:type="dxa"/>
            <w:tcBorders>
              <w:top w:val="nil"/>
              <w:left w:val="nil"/>
              <w:bottom w:val="nil"/>
              <w:right w:val="nil"/>
            </w:tcBorders>
            <w:vAlign w:val="center"/>
          </w:tcPr>
          <w:p w14:paraId="1F353DCE" w14:textId="77777777" w:rsidR="001E30B5" w:rsidRDefault="00000000">
            <w:pPr>
              <w:spacing w:before="40" w:after="40"/>
              <w:jc w:val="center"/>
            </w:pPr>
            <w:r>
              <w:rPr>
                <w:rFonts w:cs="Times New Roman"/>
                <w:noProof/>
                <w:sz w:val="18"/>
              </w:rPr>
              <w:t>—</w:t>
            </w:r>
          </w:p>
        </w:tc>
      </w:tr>
      <w:tr w:rsidR="001E30B5" w14:paraId="77ADAF81" w14:textId="77777777">
        <w:trPr>
          <w:cantSplit/>
          <w:jc w:val="center"/>
        </w:trPr>
        <w:tc>
          <w:tcPr>
            <w:tcW w:w="2041" w:type="dxa"/>
            <w:tcBorders>
              <w:top w:val="nil"/>
              <w:left w:val="nil"/>
              <w:bottom w:val="nil"/>
              <w:right w:val="nil"/>
            </w:tcBorders>
            <w:vAlign w:val="center"/>
          </w:tcPr>
          <w:p w14:paraId="437FFCF5" w14:textId="77777777" w:rsidR="001E30B5" w:rsidRDefault="00000000">
            <w:pPr>
              <w:spacing w:before="40" w:after="40"/>
              <w:jc w:val="center"/>
            </w:pPr>
            <w:r>
              <w:rPr>
                <w:rFonts w:cs="Times New Roman"/>
                <w:noProof/>
                <w:sz w:val="18"/>
              </w:rPr>
              <w:t>中立看待</w:t>
            </w:r>
          </w:p>
        </w:tc>
        <w:tc>
          <w:tcPr>
            <w:tcW w:w="2041" w:type="dxa"/>
            <w:tcBorders>
              <w:top w:val="nil"/>
              <w:left w:val="nil"/>
              <w:bottom w:val="nil"/>
              <w:right w:val="nil"/>
            </w:tcBorders>
            <w:vAlign w:val="center"/>
          </w:tcPr>
          <w:p w14:paraId="20182A08" w14:textId="77777777" w:rsidR="001E30B5" w:rsidRDefault="00000000">
            <w:pPr>
              <w:spacing w:before="40" w:after="40"/>
              <w:jc w:val="center"/>
            </w:pPr>
            <w:r>
              <w:rPr>
                <w:rFonts w:cs="Times New Roman"/>
                <w:noProof/>
                <w:sz w:val="18"/>
              </w:rPr>
              <w:t>10,773</w:t>
            </w:r>
          </w:p>
        </w:tc>
        <w:tc>
          <w:tcPr>
            <w:tcW w:w="2324" w:type="dxa"/>
            <w:tcBorders>
              <w:top w:val="nil"/>
              <w:left w:val="nil"/>
              <w:bottom w:val="nil"/>
              <w:right w:val="nil"/>
            </w:tcBorders>
            <w:vAlign w:val="center"/>
          </w:tcPr>
          <w:p w14:paraId="5A114561" w14:textId="77777777" w:rsidR="001E30B5" w:rsidRDefault="00000000">
            <w:pPr>
              <w:spacing w:before="40" w:after="40"/>
              <w:jc w:val="center"/>
            </w:pPr>
            <w:r>
              <w:rPr>
                <w:rFonts w:cs="Times New Roman"/>
                <w:noProof/>
                <w:sz w:val="18"/>
              </w:rPr>
              <w:t>10.4</w:t>
            </w:r>
          </w:p>
        </w:tc>
        <w:tc>
          <w:tcPr>
            <w:tcW w:w="2324" w:type="dxa"/>
            <w:tcBorders>
              <w:top w:val="nil"/>
              <w:left w:val="nil"/>
              <w:bottom w:val="nil"/>
              <w:right w:val="nil"/>
            </w:tcBorders>
            <w:vAlign w:val="center"/>
          </w:tcPr>
          <w:p w14:paraId="639F7739" w14:textId="77777777" w:rsidR="001E30B5" w:rsidRDefault="00000000">
            <w:pPr>
              <w:spacing w:before="40" w:after="40"/>
              <w:jc w:val="center"/>
            </w:pPr>
            <w:r>
              <w:rPr>
                <w:rFonts w:cs="Times New Roman"/>
                <w:noProof/>
                <w:sz w:val="18"/>
              </w:rPr>
              <w:t>15.0</w:t>
            </w:r>
          </w:p>
        </w:tc>
      </w:tr>
      <w:tr w:rsidR="001E30B5" w14:paraId="67CD8BE4" w14:textId="77777777">
        <w:trPr>
          <w:cantSplit/>
          <w:jc w:val="center"/>
        </w:trPr>
        <w:tc>
          <w:tcPr>
            <w:tcW w:w="2041" w:type="dxa"/>
            <w:tcBorders>
              <w:top w:val="nil"/>
              <w:left w:val="nil"/>
              <w:bottom w:val="single" w:sz="18" w:space="0" w:color="000000"/>
              <w:right w:val="nil"/>
            </w:tcBorders>
            <w:vAlign w:val="center"/>
          </w:tcPr>
          <w:p w14:paraId="5D32D3FC" w14:textId="77777777" w:rsidR="001E30B5" w:rsidRDefault="00000000">
            <w:pPr>
              <w:spacing w:before="40" w:after="40"/>
              <w:jc w:val="center"/>
            </w:pPr>
            <w:r>
              <w:rPr>
                <w:rFonts w:cs="Times New Roman"/>
                <w:noProof/>
                <w:sz w:val="18"/>
              </w:rPr>
              <w:t>消极看待</w:t>
            </w:r>
          </w:p>
        </w:tc>
        <w:tc>
          <w:tcPr>
            <w:tcW w:w="2041" w:type="dxa"/>
            <w:tcBorders>
              <w:top w:val="nil"/>
              <w:left w:val="nil"/>
              <w:bottom w:val="single" w:sz="18" w:space="0" w:color="000000"/>
              <w:right w:val="nil"/>
            </w:tcBorders>
            <w:vAlign w:val="center"/>
          </w:tcPr>
          <w:p w14:paraId="01FB4896" w14:textId="77777777" w:rsidR="001E30B5" w:rsidRDefault="00000000">
            <w:pPr>
              <w:spacing w:before="40" w:after="40"/>
              <w:jc w:val="center"/>
            </w:pPr>
            <w:r>
              <w:rPr>
                <w:rFonts w:cs="Times New Roman"/>
                <w:noProof/>
                <w:sz w:val="18"/>
              </w:rPr>
              <w:t>6,794</w:t>
            </w:r>
          </w:p>
        </w:tc>
        <w:tc>
          <w:tcPr>
            <w:tcW w:w="2324" w:type="dxa"/>
            <w:tcBorders>
              <w:top w:val="nil"/>
              <w:left w:val="nil"/>
              <w:bottom w:val="single" w:sz="18" w:space="0" w:color="000000"/>
              <w:right w:val="nil"/>
            </w:tcBorders>
            <w:vAlign w:val="center"/>
          </w:tcPr>
          <w:p w14:paraId="201C5466" w14:textId="77777777" w:rsidR="001E30B5" w:rsidRDefault="00000000">
            <w:pPr>
              <w:spacing w:before="40" w:after="40"/>
              <w:jc w:val="center"/>
            </w:pPr>
            <w:r>
              <w:rPr>
                <w:rFonts w:cs="Times New Roman"/>
                <w:noProof/>
                <w:sz w:val="18"/>
              </w:rPr>
              <w:t>6.5</w:t>
            </w:r>
          </w:p>
        </w:tc>
        <w:tc>
          <w:tcPr>
            <w:tcW w:w="2324" w:type="dxa"/>
            <w:tcBorders>
              <w:top w:val="nil"/>
              <w:left w:val="nil"/>
              <w:bottom w:val="single" w:sz="18" w:space="0" w:color="000000"/>
              <w:right w:val="nil"/>
            </w:tcBorders>
            <w:vAlign w:val="center"/>
          </w:tcPr>
          <w:p w14:paraId="79DE7F7B" w14:textId="77777777" w:rsidR="001E30B5" w:rsidRDefault="00000000">
            <w:pPr>
              <w:spacing w:before="40" w:after="40"/>
              <w:jc w:val="center"/>
            </w:pPr>
            <w:r>
              <w:rPr>
                <w:rFonts w:cs="Times New Roman"/>
                <w:noProof/>
                <w:sz w:val="18"/>
              </w:rPr>
              <w:t>9.5</w:t>
            </w:r>
          </w:p>
        </w:tc>
      </w:tr>
    </w:tbl>
    <w:p w14:paraId="537C8D8F" w14:textId="77777777" w:rsidR="001E30B5" w:rsidRDefault="00000000">
      <w:pPr>
        <w:keepNext/>
        <w:keepLines/>
        <w:spacing w:before="160" w:after="60" w:line="240" w:lineRule="auto"/>
        <w:jc w:val="center"/>
      </w:pPr>
      <w:r>
        <w:rPr>
          <w:noProof/>
        </w:rPr>
        <w:drawing>
          <wp:inline distT="0" distB="0" distL="0" distR="0" wp14:anchorId="69EBA286" wp14:editId="082CD257">
            <wp:extent cx="5219425" cy="2949388"/>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态度分布.png"/>
                    <pic:cNvPicPr/>
                  </pic:nvPicPr>
                  <pic:blipFill>
                    <a:blip r:embed="rId13"/>
                    <a:stretch>
                      <a:fillRect/>
                    </a:stretch>
                  </pic:blipFill>
                  <pic:spPr>
                    <a:xfrm>
                      <a:off x="0" y="0"/>
                      <a:ext cx="5238461" cy="2960145"/>
                    </a:xfrm>
                    <a:prstGeom prst="rect">
                      <a:avLst/>
                    </a:prstGeom>
                  </pic:spPr>
                </pic:pic>
              </a:graphicData>
            </a:graphic>
          </wp:inline>
        </w:drawing>
      </w:r>
    </w:p>
    <w:p w14:paraId="6C4F77B8" w14:textId="77777777" w:rsidR="001E30B5" w:rsidRDefault="00000000">
      <w:pPr>
        <w:keepLines/>
        <w:spacing w:before="40" w:after="160" w:line="240" w:lineRule="auto"/>
        <w:jc w:val="center"/>
      </w:pPr>
      <w:r>
        <w:rPr>
          <w:rFonts w:cs="Times New Roman"/>
        </w:rPr>
        <w:t>图</w:t>
      </w:r>
      <w:r>
        <w:rPr>
          <w:rFonts w:cs="Times New Roman"/>
        </w:rPr>
        <w:t>2</w:t>
      </w:r>
      <w:r>
        <w:rPr>
          <w:rFonts w:cs="Times New Roman"/>
        </w:rPr>
        <w:t xml:space="preserve">　相关评论的态度分布（</w:t>
      </w:r>
      <w:r>
        <w:rPr>
          <w:rFonts w:cs="Times New Roman"/>
        </w:rPr>
        <w:t>N=103,731</w:t>
      </w:r>
      <w:r>
        <w:rPr>
          <w:rFonts w:cs="Times New Roman"/>
        </w:rPr>
        <w:t>）</w:t>
      </w:r>
    </w:p>
    <w:p w14:paraId="19996729" w14:textId="77777777" w:rsidR="00B92F3D" w:rsidRDefault="00B92F3D">
      <w:pPr>
        <w:spacing w:before="180" w:after="60" w:line="360" w:lineRule="auto"/>
        <w:rPr>
          <w:rFonts w:eastAsia="黑体" w:cs="Times New Roman"/>
          <w:b/>
          <w:sz w:val="24"/>
        </w:rPr>
      </w:pPr>
    </w:p>
    <w:p w14:paraId="3FB0C6B4" w14:textId="4924889A" w:rsidR="001E30B5" w:rsidRDefault="00000000">
      <w:pPr>
        <w:spacing w:before="180" w:after="60" w:line="360" w:lineRule="auto"/>
      </w:pPr>
      <w:r>
        <w:rPr>
          <w:rFonts w:eastAsia="黑体" w:cs="Times New Roman"/>
          <w:b/>
          <w:sz w:val="24"/>
        </w:rPr>
        <w:t>4.2</w:t>
      </w:r>
      <w:r>
        <w:rPr>
          <w:rFonts w:eastAsia="黑体" w:cs="Times New Roman"/>
          <w:b/>
          <w:sz w:val="24"/>
        </w:rPr>
        <w:t xml:space="preserve">　组间用词分化</w:t>
      </w:r>
    </w:p>
    <w:p w14:paraId="7BC3C0C7" w14:textId="77777777" w:rsidR="001E30B5" w:rsidRDefault="00000000">
      <w:pPr>
        <w:spacing w:after="0" w:line="360" w:lineRule="auto"/>
        <w:ind w:firstLine="420"/>
        <w:jc w:val="both"/>
      </w:pPr>
      <w:r>
        <w:rPr>
          <w:rFonts w:cs="Times New Roman"/>
          <w:noProof/>
        </w:rPr>
        <w:t>有态度三组样本量分别为积极</w:t>
      </w:r>
      <w:r>
        <w:rPr>
          <w:rFonts w:cs="Times New Roman"/>
          <w:noProof/>
        </w:rPr>
        <w:t>54,319</w:t>
      </w:r>
      <w:r>
        <w:rPr>
          <w:rFonts w:cs="Times New Roman"/>
          <w:noProof/>
        </w:rPr>
        <w:t>、中立</w:t>
      </w:r>
      <w:r>
        <w:rPr>
          <w:rFonts w:cs="Times New Roman"/>
          <w:noProof/>
        </w:rPr>
        <w:t>10,773</w:t>
      </w:r>
      <w:r>
        <w:rPr>
          <w:rFonts w:cs="Times New Roman"/>
          <w:noProof/>
        </w:rPr>
        <w:t>、消极</w:t>
      </w:r>
      <w:r>
        <w:rPr>
          <w:rFonts w:cs="Times New Roman"/>
          <w:noProof/>
        </w:rPr>
        <w:t>6,794</w:t>
      </w:r>
      <w:r>
        <w:rPr>
          <w:rFonts w:cs="Times New Roman"/>
          <w:noProof/>
        </w:rPr>
        <w:t>。高频词前几位都落在</w:t>
      </w:r>
      <w:r>
        <w:rPr>
          <w:rFonts w:cs="Times New Roman"/>
          <w:noProof/>
        </w:rPr>
        <w:t>AI</w:t>
      </w:r>
      <w:r>
        <w:rPr>
          <w:rFonts w:cs="Times New Roman"/>
          <w:noProof/>
        </w:rPr>
        <w:t>、医生、医疗、问题上。分化发生在评价用语。积极组在</w:t>
      </w:r>
      <w:r>
        <w:rPr>
          <w:rFonts w:cs="Times New Roman"/>
          <w:noProof/>
        </w:rPr>
        <w:t>AI</w:t>
      </w:r>
      <w:r>
        <w:rPr>
          <w:rFonts w:cs="Times New Roman"/>
          <w:noProof/>
        </w:rPr>
        <w:t>之后是方便、健康、贴心、买药、问诊、实用。中立组第三位起是辅助、替代、不能、取代。消极组是医院、看病、取代、不会、不能。中立与消极共享「不能」「医院」「取代」，积极组高频前</w:t>
      </w:r>
      <w:r>
        <w:rPr>
          <w:rFonts w:cs="Times New Roman"/>
          <w:noProof/>
        </w:rPr>
        <w:t>10</w:t>
      </w:r>
      <w:r>
        <w:rPr>
          <w:rFonts w:cs="Times New Roman"/>
          <w:noProof/>
        </w:rPr>
        <w:t>中没有这几个词。见表</w:t>
      </w:r>
      <w:r>
        <w:rPr>
          <w:rFonts w:cs="Times New Roman"/>
          <w:noProof/>
        </w:rPr>
        <w:t>5</w:t>
      </w:r>
      <w:r>
        <w:rPr>
          <w:rFonts w:cs="Times New Roman"/>
          <w:noProof/>
        </w:rPr>
        <w:t>。</w:t>
      </w:r>
    </w:p>
    <w:p w14:paraId="1FC786E2" w14:textId="77777777" w:rsidR="001E30B5" w:rsidRDefault="00000000">
      <w:pPr>
        <w:spacing w:after="0" w:line="360" w:lineRule="auto"/>
        <w:ind w:firstLine="420"/>
        <w:jc w:val="both"/>
      </w:pPr>
      <w:r>
        <w:rPr>
          <w:rFonts w:cs="Times New Roman"/>
          <w:noProof/>
        </w:rPr>
        <w:t>按每千条评论计，</w:t>
      </w:r>
      <w:r>
        <w:rPr>
          <w:rFonts w:cs="Times New Roman"/>
          <w:noProof/>
        </w:rPr>
        <w:t>AI</w:t>
      </w:r>
      <w:r>
        <w:rPr>
          <w:rFonts w:cs="Times New Roman"/>
          <w:noProof/>
        </w:rPr>
        <w:t>在中立、消极组中的密度高于积极组（约</w:t>
      </w:r>
      <w:r>
        <w:rPr>
          <w:rFonts w:cs="Times New Roman"/>
          <w:noProof/>
        </w:rPr>
        <w:t>703</w:t>
      </w:r>
      <w:r>
        <w:rPr>
          <w:rFonts w:cs="Times New Roman"/>
          <w:noProof/>
        </w:rPr>
        <w:t>、</w:t>
      </w:r>
      <w:r>
        <w:rPr>
          <w:rFonts w:cs="Times New Roman"/>
          <w:noProof/>
        </w:rPr>
        <w:t>615</w:t>
      </w:r>
      <w:r>
        <w:rPr>
          <w:rFonts w:cs="Times New Roman"/>
          <w:noProof/>
        </w:rPr>
        <w:t>对</w:t>
      </w:r>
      <w:r>
        <w:rPr>
          <w:rFonts w:cs="Times New Roman"/>
          <w:noProof/>
        </w:rPr>
        <w:t>265</w:t>
      </w:r>
      <w:r>
        <w:rPr>
          <w:rFonts w:cs="Times New Roman"/>
          <w:noProof/>
        </w:rPr>
        <w:t>）；医生一词同样是中立、消极更密。</w:t>
      </w:r>
    </w:p>
    <w:p w14:paraId="448E57DB" w14:textId="77777777" w:rsidR="001E30B5" w:rsidRPr="00CF675D" w:rsidRDefault="00000000" w:rsidP="00CF675D">
      <w:pPr>
        <w:keepNext/>
        <w:keepLines/>
        <w:spacing w:before="160" w:after="60" w:line="240" w:lineRule="auto"/>
        <w:jc w:val="center"/>
      </w:pPr>
      <w:r>
        <w:rPr>
          <w:rFonts w:eastAsia="黑体" w:cs="Times New Roman"/>
          <w:b/>
        </w:rPr>
        <w:t>表</w:t>
      </w:r>
      <w:r>
        <w:rPr>
          <w:rFonts w:eastAsia="黑体" w:cs="Times New Roman"/>
          <w:b/>
        </w:rPr>
        <w:t>5</w:t>
      </w:r>
      <w:r>
        <w:rPr>
          <w:rFonts w:eastAsia="黑体" w:cs="Times New Roman"/>
          <w:b/>
        </w:rPr>
        <w:t xml:space="preserve">　三组高频词</w:t>
      </w:r>
      <w:r>
        <w:rPr>
          <w:rFonts w:eastAsia="黑体" w:cs="Times New Roman"/>
          <w:b/>
        </w:rPr>
        <w:t>Top 10</w:t>
      </w:r>
      <w:r>
        <w:rPr>
          <w:rFonts w:eastAsia="黑体" w:cs="Times New Roman"/>
          <w:b/>
        </w:rPr>
        <w:t>（组内词频）</w:t>
      </w:r>
    </w:p>
    <w:tbl>
      <w:tblPr>
        <w:tblW w:w="7938" w:type="dxa"/>
        <w:jc w:val="center"/>
        <w:tblLayout w:type="fixed"/>
        <w:tblLook w:val="04A0" w:firstRow="1" w:lastRow="0" w:firstColumn="1" w:lastColumn="0" w:noHBand="0" w:noVBand="1"/>
      </w:tblPr>
      <w:tblGrid>
        <w:gridCol w:w="794"/>
        <w:gridCol w:w="1248"/>
        <w:gridCol w:w="1134"/>
        <w:gridCol w:w="1247"/>
        <w:gridCol w:w="1134"/>
        <w:gridCol w:w="1247"/>
        <w:gridCol w:w="1134"/>
      </w:tblGrid>
      <w:tr w:rsidR="001E30B5" w14:paraId="6D2C76FF" w14:textId="77777777">
        <w:trPr>
          <w:cantSplit/>
          <w:jc w:val="center"/>
        </w:trPr>
        <w:tc>
          <w:tcPr>
            <w:tcW w:w="793" w:type="dxa"/>
            <w:tcBorders>
              <w:top w:val="single" w:sz="18" w:space="0" w:color="000000"/>
              <w:left w:val="nil"/>
              <w:bottom w:val="single" w:sz="6" w:space="0" w:color="000000"/>
              <w:right w:val="nil"/>
            </w:tcBorders>
            <w:vAlign w:val="center"/>
          </w:tcPr>
          <w:p w14:paraId="23CD388A" w14:textId="77777777" w:rsidR="001E30B5" w:rsidRDefault="00000000">
            <w:pPr>
              <w:spacing w:before="40" w:after="40"/>
              <w:jc w:val="center"/>
            </w:pPr>
            <w:r>
              <w:rPr>
                <w:rFonts w:cs="Times New Roman"/>
                <w:b/>
                <w:noProof/>
                <w:sz w:val="18"/>
              </w:rPr>
              <w:t>排名</w:t>
            </w:r>
          </w:p>
        </w:tc>
        <w:tc>
          <w:tcPr>
            <w:tcW w:w="1247" w:type="dxa"/>
            <w:tcBorders>
              <w:top w:val="single" w:sz="18" w:space="0" w:color="000000"/>
              <w:left w:val="nil"/>
              <w:bottom w:val="single" w:sz="6" w:space="0" w:color="000000"/>
              <w:right w:val="nil"/>
            </w:tcBorders>
            <w:vAlign w:val="center"/>
          </w:tcPr>
          <w:p w14:paraId="12FEC0A8" w14:textId="77777777" w:rsidR="001E30B5" w:rsidRDefault="00000000">
            <w:pPr>
              <w:spacing w:before="40" w:after="40"/>
              <w:jc w:val="center"/>
            </w:pPr>
            <w:r>
              <w:rPr>
                <w:rFonts w:cs="Times New Roman"/>
                <w:b/>
                <w:noProof/>
                <w:sz w:val="18"/>
              </w:rPr>
              <w:t>积极看待</w:t>
            </w:r>
          </w:p>
        </w:tc>
        <w:tc>
          <w:tcPr>
            <w:tcW w:w="1134" w:type="dxa"/>
            <w:tcBorders>
              <w:top w:val="single" w:sz="18" w:space="0" w:color="000000"/>
              <w:left w:val="nil"/>
              <w:bottom w:val="single" w:sz="6" w:space="0" w:color="000000"/>
              <w:right w:val="nil"/>
            </w:tcBorders>
            <w:vAlign w:val="center"/>
          </w:tcPr>
          <w:p w14:paraId="52319B30" w14:textId="77777777" w:rsidR="001E30B5" w:rsidRDefault="00000000">
            <w:pPr>
              <w:spacing w:before="40" w:after="40"/>
              <w:jc w:val="center"/>
            </w:pPr>
            <w:r>
              <w:rPr>
                <w:rFonts w:cs="Times New Roman"/>
                <w:b/>
                <w:noProof/>
                <w:sz w:val="18"/>
              </w:rPr>
              <w:t>频次</w:t>
            </w:r>
          </w:p>
        </w:tc>
        <w:tc>
          <w:tcPr>
            <w:tcW w:w="1247" w:type="dxa"/>
            <w:tcBorders>
              <w:top w:val="single" w:sz="18" w:space="0" w:color="000000"/>
              <w:left w:val="nil"/>
              <w:bottom w:val="single" w:sz="6" w:space="0" w:color="000000"/>
              <w:right w:val="nil"/>
            </w:tcBorders>
            <w:vAlign w:val="center"/>
          </w:tcPr>
          <w:p w14:paraId="541B5614" w14:textId="77777777" w:rsidR="001E30B5" w:rsidRDefault="00000000">
            <w:pPr>
              <w:spacing w:before="40" w:after="40"/>
              <w:jc w:val="center"/>
            </w:pPr>
            <w:r>
              <w:rPr>
                <w:rFonts w:cs="Times New Roman"/>
                <w:b/>
                <w:noProof/>
                <w:sz w:val="18"/>
              </w:rPr>
              <w:t>中立看待</w:t>
            </w:r>
          </w:p>
        </w:tc>
        <w:tc>
          <w:tcPr>
            <w:tcW w:w="1134" w:type="dxa"/>
            <w:tcBorders>
              <w:top w:val="single" w:sz="18" w:space="0" w:color="000000"/>
              <w:left w:val="nil"/>
              <w:bottom w:val="single" w:sz="6" w:space="0" w:color="000000"/>
              <w:right w:val="nil"/>
            </w:tcBorders>
            <w:vAlign w:val="center"/>
          </w:tcPr>
          <w:p w14:paraId="37C22EB5" w14:textId="77777777" w:rsidR="001E30B5" w:rsidRDefault="00000000">
            <w:pPr>
              <w:spacing w:before="40" w:after="40"/>
              <w:jc w:val="center"/>
            </w:pPr>
            <w:r>
              <w:rPr>
                <w:rFonts w:cs="Times New Roman"/>
                <w:b/>
                <w:noProof/>
                <w:sz w:val="18"/>
              </w:rPr>
              <w:t>频次</w:t>
            </w:r>
          </w:p>
        </w:tc>
        <w:tc>
          <w:tcPr>
            <w:tcW w:w="1247" w:type="dxa"/>
            <w:tcBorders>
              <w:top w:val="single" w:sz="18" w:space="0" w:color="000000"/>
              <w:left w:val="nil"/>
              <w:bottom w:val="single" w:sz="6" w:space="0" w:color="000000"/>
              <w:right w:val="nil"/>
            </w:tcBorders>
            <w:vAlign w:val="center"/>
          </w:tcPr>
          <w:p w14:paraId="2F86AFBE" w14:textId="77777777" w:rsidR="001E30B5" w:rsidRDefault="00000000">
            <w:pPr>
              <w:spacing w:before="40" w:after="40"/>
              <w:jc w:val="center"/>
            </w:pPr>
            <w:r>
              <w:rPr>
                <w:rFonts w:cs="Times New Roman"/>
                <w:b/>
                <w:noProof/>
                <w:sz w:val="18"/>
              </w:rPr>
              <w:t>消极看待</w:t>
            </w:r>
          </w:p>
        </w:tc>
        <w:tc>
          <w:tcPr>
            <w:tcW w:w="1134" w:type="dxa"/>
            <w:tcBorders>
              <w:top w:val="single" w:sz="18" w:space="0" w:color="000000"/>
              <w:left w:val="nil"/>
              <w:bottom w:val="single" w:sz="6" w:space="0" w:color="000000"/>
              <w:right w:val="nil"/>
            </w:tcBorders>
            <w:vAlign w:val="center"/>
          </w:tcPr>
          <w:p w14:paraId="5D10EBA1" w14:textId="77777777" w:rsidR="001E30B5" w:rsidRDefault="00000000">
            <w:pPr>
              <w:spacing w:before="40" w:after="40"/>
              <w:jc w:val="center"/>
            </w:pPr>
            <w:r>
              <w:rPr>
                <w:rFonts w:cs="Times New Roman"/>
                <w:b/>
                <w:noProof/>
                <w:sz w:val="18"/>
              </w:rPr>
              <w:t>频次</w:t>
            </w:r>
          </w:p>
        </w:tc>
      </w:tr>
      <w:tr w:rsidR="001E30B5" w14:paraId="625ECA80" w14:textId="77777777">
        <w:trPr>
          <w:cantSplit/>
          <w:jc w:val="center"/>
        </w:trPr>
        <w:tc>
          <w:tcPr>
            <w:tcW w:w="793" w:type="dxa"/>
            <w:tcBorders>
              <w:top w:val="nil"/>
              <w:left w:val="nil"/>
              <w:bottom w:val="nil"/>
              <w:right w:val="nil"/>
            </w:tcBorders>
            <w:vAlign w:val="center"/>
          </w:tcPr>
          <w:p w14:paraId="5DDE09F9" w14:textId="77777777" w:rsidR="001E30B5" w:rsidRDefault="00000000">
            <w:pPr>
              <w:spacing w:before="40" w:after="40"/>
              <w:jc w:val="center"/>
            </w:pPr>
            <w:r>
              <w:rPr>
                <w:rFonts w:cs="Times New Roman"/>
                <w:noProof/>
                <w:sz w:val="18"/>
              </w:rPr>
              <w:t>1</w:t>
            </w:r>
          </w:p>
        </w:tc>
        <w:tc>
          <w:tcPr>
            <w:tcW w:w="1247" w:type="dxa"/>
            <w:tcBorders>
              <w:top w:val="nil"/>
              <w:left w:val="nil"/>
              <w:bottom w:val="nil"/>
              <w:right w:val="nil"/>
            </w:tcBorders>
            <w:vAlign w:val="center"/>
          </w:tcPr>
          <w:p w14:paraId="2A3180AE" w14:textId="77777777" w:rsidR="001E30B5" w:rsidRDefault="00000000">
            <w:pPr>
              <w:spacing w:before="40" w:after="40"/>
              <w:jc w:val="center"/>
            </w:pPr>
            <w:r>
              <w:rPr>
                <w:rFonts w:cs="Times New Roman"/>
                <w:noProof/>
                <w:sz w:val="18"/>
              </w:rPr>
              <w:t>AI</w:t>
            </w:r>
          </w:p>
        </w:tc>
        <w:tc>
          <w:tcPr>
            <w:tcW w:w="1134" w:type="dxa"/>
            <w:tcBorders>
              <w:top w:val="nil"/>
              <w:left w:val="nil"/>
              <w:bottom w:val="nil"/>
              <w:right w:val="nil"/>
            </w:tcBorders>
            <w:vAlign w:val="center"/>
          </w:tcPr>
          <w:p w14:paraId="48226A47" w14:textId="77777777" w:rsidR="001E30B5" w:rsidRDefault="00000000">
            <w:pPr>
              <w:spacing w:before="40" w:after="40"/>
              <w:jc w:val="center"/>
            </w:pPr>
            <w:r>
              <w:rPr>
                <w:rFonts w:cs="Times New Roman"/>
                <w:noProof/>
                <w:sz w:val="18"/>
              </w:rPr>
              <w:t>14,400</w:t>
            </w:r>
          </w:p>
        </w:tc>
        <w:tc>
          <w:tcPr>
            <w:tcW w:w="1247" w:type="dxa"/>
            <w:tcBorders>
              <w:top w:val="nil"/>
              <w:left w:val="nil"/>
              <w:bottom w:val="nil"/>
              <w:right w:val="nil"/>
            </w:tcBorders>
            <w:vAlign w:val="center"/>
          </w:tcPr>
          <w:p w14:paraId="6B54022D" w14:textId="77777777" w:rsidR="001E30B5" w:rsidRDefault="00000000">
            <w:pPr>
              <w:spacing w:before="40" w:after="40"/>
              <w:jc w:val="center"/>
            </w:pPr>
            <w:r>
              <w:rPr>
                <w:rFonts w:cs="Times New Roman"/>
                <w:noProof/>
                <w:sz w:val="18"/>
              </w:rPr>
              <w:t>AI</w:t>
            </w:r>
          </w:p>
        </w:tc>
        <w:tc>
          <w:tcPr>
            <w:tcW w:w="1134" w:type="dxa"/>
            <w:tcBorders>
              <w:top w:val="nil"/>
              <w:left w:val="nil"/>
              <w:bottom w:val="nil"/>
              <w:right w:val="nil"/>
            </w:tcBorders>
            <w:vAlign w:val="center"/>
          </w:tcPr>
          <w:p w14:paraId="10E47721" w14:textId="77777777" w:rsidR="001E30B5" w:rsidRDefault="00000000">
            <w:pPr>
              <w:spacing w:before="40" w:after="40"/>
              <w:jc w:val="center"/>
            </w:pPr>
            <w:r>
              <w:rPr>
                <w:rFonts w:cs="Times New Roman"/>
                <w:noProof/>
                <w:sz w:val="18"/>
              </w:rPr>
              <w:t>7,571</w:t>
            </w:r>
          </w:p>
        </w:tc>
        <w:tc>
          <w:tcPr>
            <w:tcW w:w="1247" w:type="dxa"/>
            <w:tcBorders>
              <w:top w:val="nil"/>
              <w:left w:val="nil"/>
              <w:bottom w:val="nil"/>
              <w:right w:val="nil"/>
            </w:tcBorders>
            <w:vAlign w:val="center"/>
          </w:tcPr>
          <w:p w14:paraId="27BAED5A" w14:textId="77777777" w:rsidR="001E30B5" w:rsidRDefault="00000000">
            <w:pPr>
              <w:spacing w:before="40" w:after="40"/>
              <w:jc w:val="center"/>
            </w:pPr>
            <w:r>
              <w:rPr>
                <w:rFonts w:cs="Times New Roman"/>
                <w:noProof/>
                <w:sz w:val="18"/>
              </w:rPr>
              <w:t>AI</w:t>
            </w:r>
          </w:p>
        </w:tc>
        <w:tc>
          <w:tcPr>
            <w:tcW w:w="1134" w:type="dxa"/>
            <w:tcBorders>
              <w:top w:val="nil"/>
              <w:left w:val="nil"/>
              <w:bottom w:val="nil"/>
              <w:right w:val="nil"/>
            </w:tcBorders>
            <w:vAlign w:val="center"/>
          </w:tcPr>
          <w:p w14:paraId="493070A8" w14:textId="77777777" w:rsidR="001E30B5" w:rsidRDefault="00000000">
            <w:pPr>
              <w:spacing w:before="40" w:after="40"/>
              <w:jc w:val="center"/>
            </w:pPr>
            <w:r>
              <w:rPr>
                <w:rFonts w:cs="Times New Roman"/>
                <w:noProof/>
                <w:sz w:val="18"/>
              </w:rPr>
              <w:t>4,181</w:t>
            </w:r>
          </w:p>
        </w:tc>
      </w:tr>
      <w:tr w:rsidR="001E30B5" w14:paraId="3982292B" w14:textId="77777777">
        <w:trPr>
          <w:cantSplit/>
          <w:jc w:val="center"/>
        </w:trPr>
        <w:tc>
          <w:tcPr>
            <w:tcW w:w="793" w:type="dxa"/>
            <w:tcBorders>
              <w:top w:val="nil"/>
              <w:left w:val="nil"/>
              <w:bottom w:val="nil"/>
              <w:right w:val="nil"/>
            </w:tcBorders>
            <w:vAlign w:val="center"/>
          </w:tcPr>
          <w:p w14:paraId="698B78CC" w14:textId="77777777" w:rsidR="001E30B5" w:rsidRDefault="00000000">
            <w:pPr>
              <w:spacing w:before="40" w:after="40"/>
              <w:jc w:val="center"/>
            </w:pPr>
            <w:r>
              <w:rPr>
                <w:rFonts w:cs="Times New Roman"/>
                <w:noProof/>
                <w:sz w:val="18"/>
              </w:rPr>
              <w:t>2</w:t>
            </w:r>
          </w:p>
        </w:tc>
        <w:tc>
          <w:tcPr>
            <w:tcW w:w="1247" w:type="dxa"/>
            <w:tcBorders>
              <w:top w:val="nil"/>
              <w:left w:val="nil"/>
              <w:bottom w:val="nil"/>
              <w:right w:val="nil"/>
            </w:tcBorders>
            <w:vAlign w:val="center"/>
          </w:tcPr>
          <w:p w14:paraId="26A62452" w14:textId="77777777" w:rsidR="001E30B5" w:rsidRDefault="00000000">
            <w:pPr>
              <w:spacing w:before="40" w:after="40"/>
              <w:jc w:val="center"/>
            </w:pPr>
            <w:r>
              <w:rPr>
                <w:rFonts w:cs="Times New Roman"/>
                <w:noProof/>
                <w:sz w:val="18"/>
              </w:rPr>
              <w:t>方便</w:t>
            </w:r>
          </w:p>
        </w:tc>
        <w:tc>
          <w:tcPr>
            <w:tcW w:w="1134" w:type="dxa"/>
            <w:tcBorders>
              <w:top w:val="nil"/>
              <w:left w:val="nil"/>
              <w:bottom w:val="nil"/>
              <w:right w:val="nil"/>
            </w:tcBorders>
            <w:vAlign w:val="center"/>
          </w:tcPr>
          <w:p w14:paraId="4ECC1B14" w14:textId="77777777" w:rsidR="001E30B5" w:rsidRDefault="00000000">
            <w:pPr>
              <w:spacing w:before="40" w:after="40"/>
              <w:jc w:val="center"/>
            </w:pPr>
            <w:r>
              <w:rPr>
                <w:rFonts w:cs="Times New Roman"/>
                <w:noProof/>
                <w:sz w:val="18"/>
              </w:rPr>
              <w:t>9,121</w:t>
            </w:r>
          </w:p>
        </w:tc>
        <w:tc>
          <w:tcPr>
            <w:tcW w:w="1247" w:type="dxa"/>
            <w:tcBorders>
              <w:top w:val="nil"/>
              <w:left w:val="nil"/>
              <w:bottom w:val="nil"/>
              <w:right w:val="nil"/>
            </w:tcBorders>
            <w:vAlign w:val="center"/>
          </w:tcPr>
          <w:p w14:paraId="0737BE70" w14:textId="77777777" w:rsidR="001E30B5" w:rsidRDefault="00000000">
            <w:pPr>
              <w:spacing w:before="40" w:after="40"/>
              <w:jc w:val="center"/>
            </w:pPr>
            <w:r>
              <w:rPr>
                <w:rFonts w:cs="Times New Roman"/>
                <w:noProof/>
                <w:sz w:val="18"/>
              </w:rPr>
              <w:t>医生</w:t>
            </w:r>
          </w:p>
        </w:tc>
        <w:tc>
          <w:tcPr>
            <w:tcW w:w="1134" w:type="dxa"/>
            <w:tcBorders>
              <w:top w:val="nil"/>
              <w:left w:val="nil"/>
              <w:bottom w:val="nil"/>
              <w:right w:val="nil"/>
            </w:tcBorders>
            <w:vAlign w:val="center"/>
          </w:tcPr>
          <w:p w14:paraId="00917EF2" w14:textId="77777777" w:rsidR="001E30B5" w:rsidRDefault="00000000">
            <w:pPr>
              <w:spacing w:before="40" w:after="40"/>
              <w:jc w:val="center"/>
            </w:pPr>
            <w:r>
              <w:rPr>
                <w:rFonts w:cs="Times New Roman"/>
                <w:noProof/>
                <w:sz w:val="18"/>
              </w:rPr>
              <w:t>5,259</w:t>
            </w:r>
          </w:p>
        </w:tc>
        <w:tc>
          <w:tcPr>
            <w:tcW w:w="1247" w:type="dxa"/>
            <w:tcBorders>
              <w:top w:val="nil"/>
              <w:left w:val="nil"/>
              <w:bottom w:val="nil"/>
              <w:right w:val="nil"/>
            </w:tcBorders>
            <w:vAlign w:val="center"/>
          </w:tcPr>
          <w:p w14:paraId="68BFBC7D" w14:textId="77777777" w:rsidR="001E30B5" w:rsidRDefault="00000000">
            <w:pPr>
              <w:spacing w:before="40" w:after="40"/>
              <w:jc w:val="center"/>
            </w:pPr>
            <w:r>
              <w:rPr>
                <w:rFonts w:cs="Times New Roman"/>
                <w:noProof/>
                <w:sz w:val="18"/>
              </w:rPr>
              <w:t>医生</w:t>
            </w:r>
          </w:p>
        </w:tc>
        <w:tc>
          <w:tcPr>
            <w:tcW w:w="1134" w:type="dxa"/>
            <w:tcBorders>
              <w:top w:val="nil"/>
              <w:left w:val="nil"/>
              <w:bottom w:val="nil"/>
              <w:right w:val="nil"/>
            </w:tcBorders>
            <w:vAlign w:val="center"/>
          </w:tcPr>
          <w:p w14:paraId="1EAEF88E" w14:textId="77777777" w:rsidR="001E30B5" w:rsidRDefault="00000000">
            <w:pPr>
              <w:spacing w:before="40" w:after="40"/>
              <w:jc w:val="center"/>
            </w:pPr>
            <w:r>
              <w:rPr>
                <w:rFonts w:cs="Times New Roman"/>
                <w:noProof/>
                <w:sz w:val="18"/>
              </w:rPr>
              <w:t>2,099</w:t>
            </w:r>
          </w:p>
        </w:tc>
      </w:tr>
      <w:tr w:rsidR="001E30B5" w14:paraId="6AD179BC" w14:textId="77777777">
        <w:trPr>
          <w:cantSplit/>
          <w:jc w:val="center"/>
        </w:trPr>
        <w:tc>
          <w:tcPr>
            <w:tcW w:w="793" w:type="dxa"/>
            <w:tcBorders>
              <w:top w:val="nil"/>
              <w:left w:val="nil"/>
              <w:bottom w:val="nil"/>
              <w:right w:val="nil"/>
            </w:tcBorders>
            <w:vAlign w:val="center"/>
          </w:tcPr>
          <w:p w14:paraId="51721855" w14:textId="77777777" w:rsidR="001E30B5" w:rsidRDefault="00000000">
            <w:pPr>
              <w:spacing w:before="40" w:after="40"/>
              <w:jc w:val="center"/>
            </w:pPr>
            <w:r>
              <w:rPr>
                <w:rFonts w:cs="Times New Roman"/>
                <w:noProof/>
                <w:sz w:val="18"/>
              </w:rPr>
              <w:t>3</w:t>
            </w:r>
          </w:p>
        </w:tc>
        <w:tc>
          <w:tcPr>
            <w:tcW w:w="1247" w:type="dxa"/>
            <w:tcBorders>
              <w:top w:val="nil"/>
              <w:left w:val="nil"/>
              <w:bottom w:val="nil"/>
              <w:right w:val="nil"/>
            </w:tcBorders>
            <w:vAlign w:val="center"/>
          </w:tcPr>
          <w:p w14:paraId="211C5A2F" w14:textId="77777777" w:rsidR="001E30B5" w:rsidRDefault="00000000">
            <w:pPr>
              <w:spacing w:before="40" w:after="40"/>
              <w:jc w:val="center"/>
            </w:pPr>
            <w:r>
              <w:rPr>
                <w:rFonts w:cs="Times New Roman"/>
                <w:noProof/>
                <w:sz w:val="18"/>
              </w:rPr>
              <w:t>健康</w:t>
            </w:r>
          </w:p>
        </w:tc>
        <w:tc>
          <w:tcPr>
            <w:tcW w:w="1134" w:type="dxa"/>
            <w:tcBorders>
              <w:top w:val="nil"/>
              <w:left w:val="nil"/>
              <w:bottom w:val="nil"/>
              <w:right w:val="nil"/>
            </w:tcBorders>
            <w:vAlign w:val="center"/>
          </w:tcPr>
          <w:p w14:paraId="57BC86BA" w14:textId="77777777" w:rsidR="001E30B5" w:rsidRDefault="00000000">
            <w:pPr>
              <w:spacing w:before="40" w:after="40"/>
              <w:jc w:val="center"/>
            </w:pPr>
            <w:r>
              <w:rPr>
                <w:rFonts w:cs="Times New Roman"/>
                <w:noProof/>
                <w:sz w:val="18"/>
              </w:rPr>
              <w:t>6,830</w:t>
            </w:r>
          </w:p>
        </w:tc>
        <w:tc>
          <w:tcPr>
            <w:tcW w:w="1247" w:type="dxa"/>
            <w:tcBorders>
              <w:top w:val="nil"/>
              <w:left w:val="nil"/>
              <w:bottom w:val="nil"/>
              <w:right w:val="nil"/>
            </w:tcBorders>
            <w:vAlign w:val="center"/>
          </w:tcPr>
          <w:p w14:paraId="76897C9C" w14:textId="77777777" w:rsidR="001E30B5" w:rsidRDefault="00000000">
            <w:pPr>
              <w:spacing w:before="40" w:after="40"/>
              <w:jc w:val="center"/>
            </w:pPr>
            <w:r>
              <w:rPr>
                <w:rFonts w:cs="Times New Roman"/>
                <w:noProof/>
                <w:sz w:val="18"/>
              </w:rPr>
              <w:t>辅助</w:t>
            </w:r>
          </w:p>
        </w:tc>
        <w:tc>
          <w:tcPr>
            <w:tcW w:w="1134" w:type="dxa"/>
            <w:tcBorders>
              <w:top w:val="nil"/>
              <w:left w:val="nil"/>
              <w:bottom w:val="nil"/>
              <w:right w:val="nil"/>
            </w:tcBorders>
            <w:vAlign w:val="center"/>
          </w:tcPr>
          <w:p w14:paraId="137E7438" w14:textId="77777777" w:rsidR="001E30B5" w:rsidRDefault="00000000">
            <w:pPr>
              <w:spacing w:before="40" w:after="40"/>
              <w:jc w:val="center"/>
            </w:pPr>
            <w:r>
              <w:rPr>
                <w:rFonts w:cs="Times New Roman"/>
                <w:noProof/>
                <w:sz w:val="18"/>
              </w:rPr>
              <w:t>1,138</w:t>
            </w:r>
          </w:p>
        </w:tc>
        <w:tc>
          <w:tcPr>
            <w:tcW w:w="1247" w:type="dxa"/>
            <w:tcBorders>
              <w:top w:val="nil"/>
              <w:left w:val="nil"/>
              <w:bottom w:val="nil"/>
              <w:right w:val="nil"/>
            </w:tcBorders>
            <w:vAlign w:val="center"/>
          </w:tcPr>
          <w:p w14:paraId="753D5272" w14:textId="77777777" w:rsidR="001E30B5" w:rsidRDefault="00000000">
            <w:pPr>
              <w:spacing w:before="40" w:after="40"/>
              <w:jc w:val="center"/>
            </w:pPr>
            <w:r>
              <w:rPr>
                <w:rFonts w:cs="Times New Roman"/>
                <w:noProof/>
                <w:sz w:val="18"/>
              </w:rPr>
              <w:t>医院</w:t>
            </w:r>
          </w:p>
        </w:tc>
        <w:tc>
          <w:tcPr>
            <w:tcW w:w="1134" w:type="dxa"/>
            <w:tcBorders>
              <w:top w:val="nil"/>
              <w:left w:val="nil"/>
              <w:bottom w:val="nil"/>
              <w:right w:val="nil"/>
            </w:tcBorders>
            <w:vAlign w:val="center"/>
          </w:tcPr>
          <w:p w14:paraId="4C90D1E7" w14:textId="77777777" w:rsidR="001E30B5" w:rsidRDefault="00000000">
            <w:pPr>
              <w:spacing w:before="40" w:after="40"/>
              <w:jc w:val="center"/>
            </w:pPr>
            <w:r>
              <w:rPr>
                <w:rFonts w:cs="Times New Roman"/>
                <w:noProof/>
                <w:sz w:val="18"/>
              </w:rPr>
              <w:t>667</w:t>
            </w:r>
          </w:p>
        </w:tc>
      </w:tr>
      <w:tr w:rsidR="001E30B5" w14:paraId="60166196" w14:textId="77777777">
        <w:trPr>
          <w:cantSplit/>
          <w:jc w:val="center"/>
        </w:trPr>
        <w:tc>
          <w:tcPr>
            <w:tcW w:w="793" w:type="dxa"/>
            <w:tcBorders>
              <w:top w:val="nil"/>
              <w:left w:val="nil"/>
              <w:bottom w:val="nil"/>
              <w:right w:val="nil"/>
            </w:tcBorders>
            <w:vAlign w:val="center"/>
          </w:tcPr>
          <w:p w14:paraId="013813F1" w14:textId="77777777" w:rsidR="001E30B5" w:rsidRDefault="00000000">
            <w:pPr>
              <w:spacing w:before="40" w:after="40"/>
              <w:jc w:val="center"/>
            </w:pPr>
            <w:r>
              <w:rPr>
                <w:rFonts w:cs="Times New Roman"/>
                <w:noProof/>
                <w:sz w:val="18"/>
              </w:rPr>
              <w:t>4</w:t>
            </w:r>
          </w:p>
        </w:tc>
        <w:tc>
          <w:tcPr>
            <w:tcW w:w="1247" w:type="dxa"/>
            <w:tcBorders>
              <w:top w:val="nil"/>
              <w:left w:val="nil"/>
              <w:bottom w:val="nil"/>
              <w:right w:val="nil"/>
            </w:tcBorders>
            <w:vAlign w:val="center"/>
          </w:tcPr>
          <w:p w14:paraId="5F61B4BA" w14:textId="77777777" w:rsidR="001E30B5" w:rsidRDefault="00000000">
            <w:pPr>
              <w:spacing w:before="40" w:after="40"/>
              <w:jc w:val="center"/>
            </w:pPr>
            <w:r>
              <w:rPr>
                <w:rFonts w:cs="Times New Roman"/>
                <w:noProof/>
                <w:sz w:val="18"/>
              </w:rPr>
              <w:t>医生</w:t>
            </w:r>
          </w:p>
        </w:tc>
        <w:tc>
          <w:tcPr>
            <w:tcW w:w="1134" w:type="dxa"/>
            <w:tcBorders>
              <w:top w:val="nil"/>
              <w:left w:val="nil"/>
              <w:bottom w:val="nil"/>
              <w:right w:val="nil"/>
            </w:tcBorders>
            <w:vAlign w:val="center"/>
          </w:tcPr>
          <w:p w14:paraId="425F3BE8" w14:textId="77777777" w:rsidR="001E30B5" w:rsidRDefault="00000000">
            <w:pPr>
              <w:spacing w:before="40" w:after="40"/>
              <w:jc w:val="center"/>
            </w:pPr>
            <w:r>
              <w:rPr>
                <w:rFonts w:cs="Times New Roman"/>
                <w:noProof/>
                <w:sz w:val="18"/>
              </w:rPr>
              <w:t>5,419</w:t>
            </w:r>
          </w:p>
        </w:tc>
        <w:tc>
          <w:tcPr>
            <w:tcW w:w="1247" w:type="dxa"/>
            <w:tcBorders>
              <w:top w:val="nil"/>
              <w:left w:val="nil"/>
              <w:bottom w:val="nil"/>
              <w:right w:val="nil"/>
            </w:tcBorders>
            <w:vAlign w:val="center"/>
          </w:tcPr>
          <w:p w14:paraId="5A8A0DA5" w14:textId="77777777" w:rsidR="001E30B5" w:rsidRDefault="00000000">
            <w:pPr>
              <w:spacing w:before="40" w:after="40"/>
              <w:jc w:val="center"/>
            </w:pPr>
            <w:r>
              <w:rPr>
                <w:rFonts w:cs="Times New Roman"/>
                <w:noProof/>
                <w:sz w:val="18"/>
              </w:rPr>
              <w:t>替代</w:t>
            </w:r>
          </w:p>
        </w:tc>
        <w:tc>
          <w:tcPr>
            <w:tcW w:w="1134" w:type="dxa"/>
            <w:tcBorders>
              <w:top w:val="nil"/>
              <w:left w:val="nil"/>
              <w:bottom w:val="nil"/>
              <w:right w:val="nil"/>
            </w:tcBorders>
            <w:vAlign w:val="center"/>
          </w:tcPr>
          <w:p w14:paraId="7D3A4F06" w14:textId="77777777" w:rsidR="001E30B5" w:rsidRDefault="00000000">
            <w:pPr>
              <w:spacing w:before="40" w:after="40"/>
              <w:jc w:val="center"/>
            </w:pPr>
            <w:r>
              <w:rPr>
                <w:rFonts w:cs="Times New Roman"/>
                <w:noProof/>
                <w:sz w:val="18"/>
              </w:rPr>
              <w:t>984</w:t>
            </w:r>
          </w:p>
        </w:tc>
        <w:tc>
          <w:tcPr>
            <w:tcW w:w="1247" w:type="dxa"/>
            <w:tcBorders>
              <w:top w:val="nil"/>
              <w:left w:val="nil"/>
              <w:bottom w:val="nil"/>
              <w:right w:val="nil"/>
            </w:tcBorders>
            <w:vAlign w:val="center"/>
          </w:tcPr>
          <w:p w14:paraId="40F6A273" w14:textId="77777777" w:rsidR="001E30B5" w:rsidRDefault="00000000">
            <w:pPr>
              <w:spacing w:before="40" w:after="40"/>
              <w:jc w:val="center"/>
            </w:pPr>
            <w:r>
              <w:rPr>
                <w:rFonts w:cs="Times New Roman"/>
                <w:noProof/>
                <w:sz w:val="18"/>
              </w:rPr>
              <w:t>问题</w:t>
            </w:r>
          </w:p>
        </w:tc>
        <w:tc>
          <w:tcPr>
            <w:tcW w:w="1134" w:type="dxa"/>
            <w:tcBorders>
              <w:top w:val="nil"/>
              <w:left w:val="nil"/>
              <w:bottom w:val="nil"/>
              <w:right w:val="nil"/>
            </w:tcBorders>
            <w:vAlign w:val="center"/>
          </w:tcPr>
          <w:p w14:paraId="50C2E6A0" w14:textId="77777777" w:rsidR="001E30B5" w:rsidRDefault="00000000">
            <w:pPr>
              <w:spacing w:before="40" w:after="40"/>
              <w:jc w:val="center"/>
            </w:pPr>
            <w:r>
              <w:rPr>
                <w:rFonts w:cs="Times New Roman"/>
                <w:noProof/>
                <w:sz w:val="18"/>
              </w:rPr>
              <w:t>446</w:t>
            </w:r>
          </w:p>
        </w:tc>
      </w:tr>
      <w:tr w:rsidR="001E30B5" w14:paraId="436DEC2E" w14:textId="77777777">
        <w:trPr>
          <w:cantSplit/>
          <w:jc w:val="center"/>
        </w:trPr>
        <w:tc>
          <w:tcPr>
            <w:tcW w:w="793" w:type="dxa"/>
            <w:tcBorders>
              <w:top w:val="nil"/>
              <w:left w:val="nil"/>
              <w:bottom w:val="nil"/>
              <w:right w:val="nil"/>
            </w:tcBorders>
            <w:vAlign w:val="center"/>
          </w:tcPr>
          <w:p w14:paraId="55AAB30C" w14:textId="77777777" w:rsidR="001E30B5" w:rsidRDefault="00000000">
            <w:pPr>
              <w:spacing w:before="40" w:after="40"/>
              <w:jc w:val="center"/>
            </w:pPr>
            <w:r>
              <w:rPr>
                <w:rFonts w:cs="Times New Roman"/>
                <w:noProof/>
                <w:sz w:val="18"/>
              </w:rPr>
              <w:t>5</w:t>
            </w:r>
          </w:p>
        </w:tc>
        <w:tc>
          <w:tcPr>
            <w:tcW w:w="1247" w:type="dxa"/>
            <w:tcBorders>
              <w:top w:val="nil"/>
              <w:left w:val="nil"/>
              <w:bottom w:val="nil"/>
              <w:right w:val="nil"/>
            </w:tcBorders>
            <w:vAlign w:val="center"/>
          </w:tcPr>
          <w:p w14:paraId="10A3C15B" w14:textId="77777777" w:rsidR="001E30B5" w:rsidRDefault="00000000">
            <w:pPr>
              <w:spacing w:before="40" w:after="40"/>
              <w:jc w:val="center"/>
            </w:pPr>
            <w:r>
              <w:rPr>
                <w:rFonts w:cs="Times New Roman"/>
                <w:noProof/>
                <w:sz w:val="18"/>
              </w:rPr>
              <w:t>医疗</w:t>
            </w:r>
          </w:p>
        </w:tc>
        <w:tc>
          <w:tcPr>
            <w:tcW w:w="1134" w:type="dxa"/>
            <w:tcBorders>
              <w:top w:val="nil"/>
              <w:left w:val="nil"/>
              <w:bottom w:val="nil"/>
              <w:right w:val="nil"/>
            </w:tcBorders>
            <w:vAlign w:val="center"/>
          </w:tcPr>
          <w:p w14:paraId="753D8C68" w14:textId="77777777" w:rsidR="001E30B5" w:rsidRDefault="00000000">
            <w:pPr>
              <w:spacing w:before="40" w:after="40"/>
              <w:jc w:val="center"/>
            </w:pPr>
            <w:r>
              <w:rPr>
                <w:rFonts w:cs="Times New Roman"/>
                <w:noProof/>
                <w:sz w:val="18"/>
              </w:rPr>
              <w:t>2,998</w:t>
            </w:r>
          </w:p>
        </w:tc>
        <w:tc>
          <w:tcPr>
            <w:tcW w:w="1247" w:type="dxa"/>
            <w:tcBorders>
              <w:top w:val="nil"/>
              <w:left w:val="nil"/>
              <w:bottom w:val="nil"/>
              <w:right w:val="nil"/>
            </w:tcBorders>
            <w:vAlign w:val="center"/>
          </w:tcPr>
          <w:p w14:paraId="55407581" w14:textId="77777777" w:rsidR="001E30B5" w:rsidRDefault="00000000">
            <w:pPr>
              <w:spacing w:before="40" w:after="40"/>
              <w:jc w:val="center"/>
            </w:pPr>
            <w:r>
              <w:rPr>
                <w:rFonts w:cs="Times New Roman"/>
                <w:noProof/>
                <w:sz w:val="18"/>
              </w:rPr>
              <w:t>不能</w:t>
            </w:r>
          </w:p>
        </w:tc>
        <w:tc>
          <w:tcPr>
            <w:tcW w:w="1134" w:type="dxa"/>
            <w:tcBorders>
              <w:top w:val="nil"/>
              <w:left w:val="nil"/>
              <w:bottom w:val="nil"/>
              <w:right w:val="nil"/>
            </w:tcBorders>
            <w:vAlign w:val="center"/>
          </w:tcPr>
          <w:p w14:paraId="24E8BC4B" w14:textId="77777777" w:rsidR="001E30B5" w:rsidRDefault="00000000">
            <w:pPr>
              <w:spacing w:before="40" w:after="40"/>
              <w:jc w:val="center"/>
            </w:pPr>
            <w:r>
              <w:rPr>
                <w:rFonts w:cs="Times New Roman"/>
                <w:noProof/>
                <w:sz w:val="18"/>
              </w:rPr>
              <w:t>978</w:t>
            </w:r>
          </w:p>
        </w:tc>
        <w:tc>
          <w:tcPr>
            <w:tcW w:w="1247" w:type="dxa"/>
            <w:tcBorders>
              <w:top w:val="nil"/>
              <w:left w:val="nil"/>
              <w:bottom w:val="nil"/>
              <w:right w:val="nil"/>
            </w:tcBorders>
            <w:vAlign w:val="center"/>
          </w:tcPr>
          <w:p w14:paraId="0F8C4857" w14:textId="77777777" w:rsidR="001E30B5" w:rsidRDefault="00000000">
            <w:pPr>
              <w:spacing w:before="40" w:after="40"/>
              <w:jc w:val="center"/>
            </w:pPr>
            <w:r>
              <w:rPr>
                <w:rFonts w:cs="Times New Roman"/>
                <w:noProof/>
                <w:sz w:val="18"/>
              </w:rPr>
              <w:t>看病</w:t>
            </w:r>
          </w:p>
        </w:tc>
        <w:tc>
          <w:tcPr>
            <w:tcW w:w="1134" w:type="dxa"/>
            <w:tcBorders>
              <w:top w:val="nil"/>
              <w:left w:val="nil"/>
              <w:bottom w:val="nil"/>
              <w:right w:val="nil"/>
            </w:tcBorders>
            <w:vAlign w:val="center"/>
          </w:tcPr>
          <w:p w14:paraId="13BFE2D6" w14:textId="77777777" w:rsidR="001E30B5" w:rsidRDefault="00000000">
            <w:pPr>
              <w:spacing w:before="40" w:after="40"/>
              <w:jc w:val="center"/>
            </w:pPr>
            <w:r>
              <w:rPr>
                <w:rFonts w:cs="Times New Roman"/>
                <w:noProof/>
                <w:sz w:val="18"/>
              </w:rPr>
              <w:t>410</w:t>
            </w:r>
          </w:p>
        </w:tc>
      </w:tr>
      <w:tr w:rsidR="001E30B5" w14:paraId="7487377A" w14:textId="77777777">
        <w:trPr>
          <w:cantSplit/>
          <w:jc w:val="center"/>
        </w:trPr>
        <w:tc>
          <w:tcPr>
            <w:tcW w:w="793" w:type="dxa"/>
            <w:tcBorders>
              <w:top w:val="nil"/>
              <w:left w:val="nil"/>
              <w:bottom w:val="nil"/>
              <w:right w:val="nil"/>
            </w:tcBorders>
            <w:vAlign w:val="center"/>
          </w:tcPr>
          <w:p w14:paraId="6B0A82A4" w14:textId="77777777" w:rsidR="001E30B5" w:rsidRDefault="00000000">
            <w:pPr>
              <w:spacing w:before="40" w:after="40"/>
              <w:jc w:val="center"/>
            </w:pPr>
            <w:r>
              <w:rPr>
                <w:rFonts w:cs="Times New Roman"/>
                <w:noProof/>
                <w:sz w:val="18"/>
              </w:rPr>
              <w:lastRenderedPageBreak/>
              <w:t>6</w:t>
            </w:r>
          </w:p>
        </w:tc>
        <w:tc>
          <w:tcPr>
            <w:tcW w:w="1247" w:type="dxa"/>
            <w:tcBorders>
              <w:top w:val="nil"/>
              <w:left w:val="nil"/>
              <w:bottom w:val="nil"/>
              <w:right w:val="nil"/>
            </w:tcBorders>
            <w:vAlign w:val="center"/>
          </w:tcPr>
          <w:p w14:paraId="0D42B6EE" w14:textId="77777777" w:rsidR="001E30B5" w:rsidRDefault="00000000">
            <w:pPr>
              <w:spacing w:before="40" w:after="40"/>
              <w:jc w:val="center"/>
            </w:pPr>
            <w:r>
              <w:rPr>
                <w:rFonts w:cs="Times New Roman"/>
                <w:noProof/>
                <w:sz w:val="18"/>
              </w:rPr>
              <w:t>买药</w:t>
            </w:r>
          </w:p>
        </w:tc>
        <w:tc>
          <w:tcPr>
            <w:tcW w:w="1134" w:type="dxa"/>
            <w:tcBorders>
              <w:top w:val="nil"/>
              <w:left w:val="nil"/>
              <w:bottom w:val="nil"/>
              <w:right w:val="nil"/>
            </w:tcBorders>
            <w:vAlign w:val="center"/>
          </w:tcPr>
          <w:p w14:paraId="53708AEC" w14:textId="77777777" w:rsidR="001E30B5" w:rsidRDefault="00000000">
            <w:pPr>
              <w:spacing w:before="40" w:after="40"/>
              <w:jc w:val="center"/>
            </w:pPr>
            <w:r>
              <w:rPr>
                <w:rFonts w:cs="Times New Roman"/>
                <w:noProof/>
                <w:sz w:val="18"/>
              </w:rPr>
              <w:t>2,831</w:t>
            </w:r>
          </w:p>
        </w:tc>
        <w:tc>
          <w:tcPr>
            <w:tcW w:w="1247" w:type="dxa"/>
            <w:tcBorders>
              <w:top w:val="nil"/>
              <w:left w:val="nil"/>
              <w:bottom w:val="nil"/>
              <w:right w:val="nil"/>
            </w:tcBorders>
            <w:vAlign w:val="center"/>
          </w:tcPr>
          <w:p w14:paraId="1F8E5DFF" w14:textId="77777777" w:rsidR="001E30B5" w:rsidRDefault="00000000">
            <w:pPr>
              <w:spacing w:before="40" w:after="40"/>
              <w:jc w:val="center"/>
            </w:pPr>
            <w:r>
              <w:rPr>
                <w:rFonts w:cs="Times New Roman"/>
                <w:noProof/>
                <w:sz w:val="18"/>
              </w:rPr>
              <w:t>医疗</w:t>
            </w:r>
          </w:p>
        </w:tc>
        <w:tc>
          <w:tcPr>
            <w:tcW w:w="1134" w:type="dxa"/>
            <w:tcBorders>
              <w:top w:val="nil"/>
              <w:left w:val="nil"/>
              <w:bottom w:val="nil"/>
              <w:right w:val="nil"/>
            </w:tcBorders>
            <w:vAlign w:val="center"/>
          </w:tcPr>
          <w:p w14:paraId="33B8C672" w14:textId="77777777" w:rsidR="001E30B5" w:rsidRDefault="00000000">
            <w:pPr>
              <w:spacing w:before="40" w:after="40"/>
              <w:jc w:val="center"/>
            </w:pPr>
            <w:r>
              <w:rPr>
                <w:rFonts w:cs="Times New Roman"/>
                <w:noProof/>
                <w:sz w:val="18"/>
              </w:rPr>
              <w:t>915</w:t>
            </w:r>
          </w:p>
        </w:tc>
        <w:tc>
          <w:tcPr>
            <w:tcW w:w="1247" w:type="dxa"/>
            <w:tcBorders>
              <w:top w:val="nil"/>
              <w:left w:val="nil"/>
              <w:bottom w:val="nil"/>
              <w:right w:val="nil"/>
            </w:tcBorders>
            <w:vAlign w:val="center"/>
          </w:tcPr>
          <w:p w14:paraId="52A1CFD7" w14:textId="77777777" w:rsidR="001E30B5" w:rsidRDefault="00000000">
            <w:pPr>
              <w:spacing w:before="40" w:after="40"/>
              <w:jc w:val="center"/>
            </w:pPr>
            <w:r>
              <w:rPr>
                <w:rFonts w:cs="Times New Roman"/>
                <w:noProof/>
                <w:sz w:val="18"/>
              </w:rPr>
              <w:t>取代</w:t>
            </w:r>
          </w:p>
        </w:tc>
        <w:tc>
          <w:tcPr>
            <w:tcW w:w="1134" w:type="dxa"/>
            <w:tcBorders>
              <w:top w:val="nil"/>
              <w:left w:val="nil"/>
              <w:bottom w:val="nil"/>
              <w:right w:val="nil"/>
            </w:tcBorders>
            <w:vAlign w:val="center"/>
          </w:tcPr>
          <w:p w14:paraId="24AF4F70" w14:textId="77777777" w:rsidR="001E30B5" w:rsidRDefault="00000000">
            <w:pPr>
              <w:spacing w:before="40" w:after="40"/>
              <w:jc w:val="center"/>
            </w:pPr>
            <w:r>
              <w:rPr>
                <w:rFonts w:cs="Times New Roman"/>
                <w:noProof/>
                <w:sz w:val="18"/>
              </w:rPr>
              <w:t>406</w:t>
            </w:r>
          </w:p>
        </w:tc>
      </w:tr>
      <w:tr w:rsidR="001E30B5" w14:paraId="4AA0AF7B" w14:textId="77777777">
        <w:trPr>
          <w:cantSplit/>
          <w:jc w:val="center"/>
        </w:trPr>
        <w:tc>
          <w:tcPr>
            <w:tcW w:w="793" w:type="dxa"/>
            <w:tcBorders>
              <w:top w:val="nil"/>
              <w:left w:val="nil"/>
              <w:bottom w:val="nil"/>
              <w:right w:val="nil"/>
            </w:tcBorders>
            <w:vAlign w:val="center"/>
          </w:tcPr>
          <w:p w14:paraId="02684194" w14:textId="77777777" w:rsidR="001E30B5" w:rsidRDefault="00000000">
            <w:pPr>
              <w:spacing w:before="40" w:after="40"/>
              <w:jc w:val="center"/>
            </w:pPr>
            <w:r>
              <w:rPr>
                <w:rFonts w:cs="Times New Roman"/>
                <w:noProof/>
                <w:sz w:val="18"/>
              </w:rPr>
              <w:t>7</w:t>
            </w:r>
          </w:p>
        </w:tc>
        <w:tc>
          <w:tcPr>
            <w:tcW w:w="1247" w:type="dxa"/>
            <w:tcBorders>
              <w:top w:val="nil"/>
              <w:left w:val="nil"/>
              <w:bottom w:val="nil"/>
              <w:right w:val="nil"/>
            </w:tcBorders>
            <w:vAlign w:val="center"/>
          </w:tcPr>
          <w:p w14:paraId="74A880C9" w14:textId="77777777" w:rsidR="001E30B5" w:rsidRDefault="00000000">
            <w:pPr>
              <w:spacing w:before="40" w:after="40"/>
              <w:jc w:val="center"/>
            </w:pPr>
            <w:r>
              <w:rPr>
                <w:rFonts w:cs="Times New Roman"/>
                <w:noProof/>
                <w:sz w:val="18"/>
              </w:rPr>
              <w:t>贴心</w:t>
            </w:r>
          </w:p>
        </w:tc>
        <w:tc>
          <w:tcPr>
            <w:tcW w:w="1134" w:type="dxa"/>
            <w:tcBorders>
              <w:top w:val="nil"/>
              <w:left w:val="nil"/>
              <w:bottom w:val="nil"/>
              <w:right w:val="nil"/>
            </w:tcBorders>
            <w:vAlign w:val="center"/>
          </w:tcPr>
          <w:p w14:paraId="7F619DCC" w14:textId="77777777" w:rsidR="001E30B5" w:rsidRDefault="00000000">
            <w:pPr>
              <w:spacing w:before="40" w:after="40"/>
              <w:jc w:val="center"/>
            </w:pPr>
            <w:r>
              <w:rPr>
                <w:rFonts w:cs="Times New Roman"/>
                <w:noProof/>
                <w:sz w:val="18"/>
              </w:rPr>
              <w:t>2,698</w:t>
            </w:r>
          </w:p>
        </w:tc>
        <w:tc>
          <w:tcPr>
            <w:tcW w:w="1247" w:type="dxa"/>
            <w:tcBorders>
              <w:top w:val="nil"/>
              <w:left w:val="nil"/>
              <w:bottom w:val="nil"/>
              <w:right w:val="nil"/>
            </w:tcBorders>
            <w:vAlign w:val="center"/>
          </w:tcPr>
          <w:p w14:paraId="5EEF98EA" w14:textId="77777777" w:rsidR="001E30B5" w:rsidRDefault="00000000">
            <w:pPr>
              <w:spacing w:before="40" w:after="40"/>
              <w:jc w:val="center"/>
            </w:pPr>
            <w:r>
              <w:rPr>
                <w:rFonts w:cs="Times New Roman"/>
                <w:noProof/>
                <w:sz w:val="18"/>
              </w:rPr>
              <w:t>取代</w:t>
            </w:r>
          </w:p>
        </w:tc>
        <w:tc>
          <w:tcPr>
            <w:tcW w:w="1134" w:type="dxa"/>
            <w:tcBorders>
              <w:top w:val="nil"/>
              <w:left w:val="nil"/>
              <w:bottom w:val="nil"/>
              <w:right w:val="nil"/>
            </w:tcBorders>
            <w:vAlign w:val="center"/>
          </w:tcPr>
          <w:p w14:paraId="28CA21F3" w14:textId="77777777" w:rsidR="001E30B5" w:rsidRDefault="00000000">
            <w:pPr>
              <w:spacing w:before="40" w:after="40"/>
              <w:jc w:val="center"/>
            </w:pPr>
            <w:r>
              <w:rPr>
                <w:rFonts w:cs="Times New Roman"/>
                <w:noProof/>
                <w:sz w:val="18"/>
              </w:rPr>
              <w:t>843</w:t>
            </w:r>
          </w:p>
        </w:tc>
        <w:tc>
          <w:tcPr>
            <w:tcW w:w="1247" w:type="dxa"/>
            <w:tcBorders>
              <w:top w:val="nil"/>
              <w:left w:val="nil"/>
              <w:bottom w:val="nil"/>
              <w:right w:val="nil"/>
            </w:tcBorders>
            <w:vAlign w:val="center"/>
          </w:tcPr>
          <w:p w14:paraId="6D85320E" w14:textId="77777777" w:rsidR="001E30B5" w:rsidRDefault="00000000">
            <w:pPr>
              <w:spacing w:before="40" w:after="40"/>
              <w:jc w:val="center"/>
            </w:pPr>
            <w:r>
              <w:rPr>
                <w:rFonts w:cs="Times New Roman"/>
                <w:noProof/>
                <w:sz w:val="18"/>
              </w:rPr>
              <w:t>不会</w:t>
            </w:r>
          </w:p>
        </w:tc>
        <w:tc>
          <w:tcPr>
            <w:tcW w:w="1134" w:type="dxa"/>
            <w:tcBorders>
              <w:top w:val="nil"/>
              <w:left w:val="nil"/>
              <w:bottom w:val="nil"/>
              <w:right w:val="nil"/>
            </w:tcBorders>
            <w:vAlign w:val="center"/>
          </w:tcPr>
          <w:p w14:paraId="29DE2791" w14:textId="77777777" w:rsidR="001E30B5" w:rsidRDefault="00000000">
            <w:pPr>
              <w:spacing w:before="40" w:after="40"/>
              <w:jc w:val="center"/>
            </w:pPr>
            <w:r>
              <w:rPr>
                <w:rFonts w:cs="Times New Roman"/>
                <w:noProof/>
                <w:sz w:val="18"/>
              </w:rPr>
              <w:t>405</w:t>
            </w:r>
          </w:p>
        </w:tc>
      </w:tr>
      <w:tr w:rsidR="001E30B5" w14:paraId="31F67DB5" w14:textId="77777777">
        <w:trPr>
          <w:cantSplit/>
          <w:jc w:val="center"/>
        </w:trPr>
        <w:tc>
          <w:tcPr>
            <w:tcW w:w="793" w:type="dxa"/>
            <w:tcBorders>
              <w:top w:val="nil"/>
              <w:left w:val="nil"/>
              <w:bottom w:val="nil"/>
              <w:right w:val="nil"/>
            </w:tcBorders>
            <w:vAlign w:val="center"/>
          </w:tcPr>
          <w:p w14:paraId="1178D84E" w14:textId="77777777" w:rsidR="001E30B5" w:rsidRDefault="00000000">
            <w:pPr>
              <w:spacing w:before="40" w:after="40"/>
              <w:jc w:val="center"/>
            </w:pPr>
            <w:r>
              <w:rPr>
                <w:rFonts w:cs="Times New Roman"/>
                <w:noProof/>
                <w:sz w:val="18"/>
              </w:rPr>
              <w:t>8</w:t>
            </w:r>
          </w:p>
        </w:tc>
        <w:tc>
          <w:tcPr>
            <w:tcW w:w="1247" w:type="dxa"/>
            <w:tcBorders>
              <w:top w:val="nil"/>
              <w:left w:val="nil"/>
              <w:bottom w:val="nil"/>
              <w:right w:val="nil"/>
            </w:tcBorders>
            <w:vAlign w:val="center"/>
          </w:tcPr>
          <w:p w14:paraId="640EDAE9" w14:textId="77777777" w:rsidR="001E30B5" w:rsidRDefault="00000000">
            <w:pPr>
              <w:spacing w:before="40" w:after="40"/>
              <w:jc w:val="center"/>
            </w:pPr>
            <w:r>
              <w:rPr>
                <w:rFonts w:cs="Times New Roman"/>
                <w:noProof/>
                <w:sz w:val="18"/>
              </w:rPr>
              <w:t>问诊</w:t>
            </w:r>
          </w:p>
        </w:tc>
        <w:tc>
          <w:tcPr>
            <w:tcW w:w="1134" w:type="dxa"/>
            <w:tcBorders>
              <w:top w:val="nil"/>
              <w:left w:val="nil"/>
              <w:bottom w:val="nil"/>
              <w:right w:val="nil"/>
            </w:tcBorders>
            <w:vAlign w:val="center"/>
          </w:tcPr>
          <w:p w14:paraId="28F10DCA" w14:textId="77777777" w:rsidR="001E30B5" w:rsidRDefault="00000000">
            <w:pPr>
              <w:spacing w:before="40" w:after="40"/>
              <w:jc w:val="center"/>
            </w:pPr>
            <w:r>
              <w:rPr>
                <w:rFonts w:cs="Times New Roman"/>
                <w:noProof/>
                <w:sz w:val="18"/>
              </w:rPr>
              <w:t>2,545</w:t>
            </w:r>
          </w:p>
        </w:tc>
        <w:tc>
          <w:tcPr>
            <w:tcW w:w="1247" w:type="dxa"/>
            <w:tcBorders>
              <w:top w:val="nil"/>
              <w:left w:val="nil"/>
              <w:bottom w:val="nil"/>
              <w:right w:val="nil"/>
            </w:tcBorders>
            <w:vAlign w:val="center"/>
          </w:tcPr>
          <w:p w14:paraId="42AABC80" w14:textId="77777777" w:rsidR="001E30B5" w:rsidRDefault="00000000">
            <w:pPr>
              <w:spacing w:before="40" w:after="40"/>
              <w:jc w:val="center"/>
            </w:pPr>
            <w:r>
              <w:rPr>
                <w:rFonts w:cs="Times New Roman"/>
                <w:noProof/>
                <w:sz w:val="18"/>
              </w:rPr>
              <w:t>问题</w:t>
            </w:r>
          </w:p>
        </w:tc>
        <w:tc>
          <w:tcPr>
            <w:tcW w:w="1134" w:type="dxa"/>
            <w:tcBorders>
              <w:top w:val="nil"/>
              <w:left w:val="nil"/>
              <w:bottom w:val="nil"/>
              <w:right w:val="nil"/>
            </w:tcBorders>
            <w:vAlign w:val="center"/>
          </w:tcPr>
          <w:p w14:paraId="2B0E443B" w14:textId="77777777" w:rsidR="001E30B5" w:rsidRDefault="00000000">
            <w:pPr>
              <w:spacing w:before="40" w:after="40"/>
              <w:jc w:val="center"/>
            </w:pPr>
            <w:r>
              <w:rPr>
                <w:rFonts w:cs="Times New Roman"/>
                <w:noProof/>
                <w:sz w:val="18"/>
              </w:rPr>
              <w:t>760</w:t>
            </w:r>
          </w:p>
        </w:tc>
        <w:tc>
          <w:tcPr>
            <w:tcW w:w="1247" w:type="dxa"/>
            <w:tcBorders>
              <w:top w:val="nil"/>
              <w:left w:val="nil"/>
              <w:bottom w:val="nil"/>
              <w:right w:val="nil"/>
            </w:tcBorders>
            <w:vAlign w:val="center"/>
          </w:tcPr>
          <w:p w14:paraId="5D5C5B15" w14:textId="77777777" w:rsidR="001E30B5" w:rsidRDefault="00000000">
            <w:pPr>
              <w:spacing w:before="40" w:after="40"/>
              <w:jc w:val="center"/>
            </w:pPr>
            <w:r>
              <w:rPr>
                <w:rFonts w:cs="Times New Roman"/>
                <w:noProof/>
                <w:sz w:val="18"/>
              </w:rPr>
              <w:t>不能</w:t>
            </w:r>
          </w:p>
        </w:tc>
        <w:tc>
          <w:tcPr>
            <w:tcW w:w="1134" w:type="dxa"/>
            <w:tcBorders>
              <w:top w:val="nil"/>
              <w:left w:val="nil"/>
              <w:bottom w:val="nil"/>
              <w:right w:val="nil"/>
            </w:tcBorders>
            <w:vAlign w:val="center"/>
          </w:tcPr>
          <w:p w14:paraId="3B1F11B1" w14:textId="77777777" w:rsidR="001E30B5" w:rsidRDefault="00000000">
            <w:pPr>
              <w:spacing w:before="40" w:after="40"/>
              <w:jc w:val="center"/>
            </w:pPr>
            <w:r>
              <w:rPr>
                <w:rFonts w:cs="Times New Roman"/>
                <w:noProof/>
                <w:sz w:val="18"/>
              </w:rPr>
              <w:t>386</w:t>
            </w:r>
          </w:p>
        </w:tc>
      </w:tr>
      <w:tr w:rsidR="001E30B5" w14:paraId="33F5DD95" w14:textId="77777777">
        <w:trPr>
          <w:cantSplit/>
          <w:jc w:val="center"/>
        </w:trPr>
        <w:tc>
          <w:tcPr>
            <w:tcW w:w="793" w:type="dxa"/>
            <w:tcBorders>
              <w:top w:val="nil"/>
              <w:left w:val="nil"/>
              <w:bottom w:val="nil"/>
              <w:right w:val="nil"/>
            </w:tcBorders>
            <w:vAlign w:val="center"/>
          </w:tcPr>
          <w:p w14:paraId="58414A64" w14:textId="77777777" w:rsidR="001E30B5" w:rsidRDefault="00000000">
            <w:pPr>
              <w:spacing w:before="40" w:after="40"/>
              <w:jc w:val="center"/>
            </w:pPr>
            <w:r>
              <w:rPr>
                <w:rFonts w:cs="Times New Roman"/>
                <w:noProof/>
                <w:sz w:val="18"/>
              </w:rPr>
              <w:t>9</w:t>
            </w:r>
          </w:p>
        </w:tc>
        <w:tc>
          <w:tcPr>
            <w:tcW w:w="1247" w:type="dxa"/>
            <w:tcBorders>
              <w:top w:val="nil"/>
              <w:left w:val="nil"/>
              <w:bottom w:val="nil"/>
              <w:right w:val="nil"/>
            </w:tcBorders>
            <w:vAlign w:val="center"/>
          </w:tcPr>
          <w:p w14:paraId="5BCFBCA9" w14:textId="77777777" w:rsidR="001E30B5" w:rsidRDefault="00000000">
            <w:pPr>
              <w:spacing w:before="40" w:after="40"/>
              <w:jc w:val="center"/>
            </w:pPr>
            <w:r>
              <w:rPr>
                <w:rFonts w:cs="Times New Roman"/>
                <w:noProof/>
                <w:sz w:val="18"/>
              </w:rPr>
              <w:t>实用</w:t>
            </w:r>
          </w:p>
        </w:tc>
        <w:tc>
          <w:tcPr>
            <w:tcW w:w="1134" w:type="dxa"/>
            <w:tcBorders>
              <w:top w:val="nil"/>
              <w:left w:val="nil"/>
              <w:bottom w:val="nil"/>
              <w:right w:val="nil"/>
            </w:tcBorders>
            <w:vAlign w:val="center"/>
          </w:tcPr>
          <w:p w14:paraId="4B859388" w14:textId="77777777" w:rsidR="001E30B5" w:rsidRDefault="00000000">
            <w:pPr>
              <w:spacing w:before="40" w:after="40"/>
              <w:jc w:val="center"/>
            </w:pPr>
            <w:r>
              <w:rPr>
                <w:rFonts w:cs="Times New Roman"/>
                <w:noProof/>
                <w:sz w:val="18"/>
              </w:rPr>
              <w:t>2,208</w:t>
            </w:r>
          </w:p>
        </w:tc>
        <w:tc>
          <w:tcPr>
            <w:tcW w:w="1247" w:type="dxa"/>
            <w:tcBorders>
              <w:top w:val="nil"/>
              <w:left w:val="nil"/>
              <w:bottom w:val="nil"/>
              <w:right w:val="nil"/>
            </w:tcBorders>
            <w:vAlign w:val="center"/>
          </w:tcPr>
          <w:p w14:paraId="5E79B713" w14:textId="77777777" w:rsidR="001E30B5" w:rsidRDefault="00000000">
            <w:pPr>
              <w:spacing w:before="40" w:after="40"/>
              <w:jc w:val="center"/>
            </w:pPr>
            <w:r>
              <w:rPr>
                <w:rFonts w:cs="Times New Roman"/>
                <w:noProof/>
                <w:sz w:val="18"/>
              </w:rPr>
              <w:t>医院</w:t>
            </w:r>
          </w:p>
        </w:tc>
        <w:tc>
          <w:tcPr>
            <w:tcW w:w="1134" w:type="dxa"/>
            <w:tcBorders>
              <w:top w:val="nil"/>
              <w:left w:val="nil"/>
              <w:bottom w:val="nil"/>
              <w:right w:val="nil"/>
            </w:tcBorders>
            <w:vAlign w:val="center"/>
          </w:tcPr>
          <w:p w14:paraId="7E71389A" w14:textId="77777777" w:rsidR="001E30B5" w:rsidRDefault="00000000">
            <w:pPr>
              <w:spacing w:before="40" w:after="40"/>
              <w:jc w:val="center"/>
            </w:pPr>
            <w:r>
              <w:rPr>
                <w:rFonts w:cs="Times New Roman"/>
                <w:noProof/>
                <w:sz w:val="18"/>
              </w:rPr>
              <w:t>733</w:t>
            </w:r>
          </w:p>
        </w:tc>
        <w:tc>
          <w:tcPr>
            <w:tcW w:w="1247" w:type="dxa"/>
            <w:tcBorders>
              <w:top w:val="nil"/>
              <w:left w:val="nil"/>
              <w:bottom w:val="nil"/>
              <w:right w:val="nil"/>
            </w:tcBorders>
            <w:vAlign w:val="center"/>
          </w:tcPr>
          <w:p w14:paraId="589570F1" w14:textId="77777777" w:rsidR="001E30B5" w:rsidRDefault="00000000">
            <w:pPr>
              <w:spacing w:before="40" w:after="40"/>
              <w:jc w:val="center"/>
            </w:pPr>
            <w:r>
              <w:rPr>
                <w:rFonts w:cs="Times New Roman"/>
                <w:noProof/>
                <w:sz w:val="18"/>
              </w:rPr>
              <w:t>可能</w:t>
            </w:r>
          </w:p>
        </w:tc>
        <w:tc>
          <w:tcPr>
            <w:tcW w:w="1134" w:type="dxa"/>
            <w:tcBorders>
              <w:top w:val="nil"/>
              <w:left w:val="nil"/>
              <w:bottom w:val="nil"/>
              <w:right w:val="nil"/>
            </w:tcBorders>
            <w:vAlign w:val="center"/>
          </w:tcPr>
          <w:p w14:paraId="781AB746" w14:textId="77777777" w:rsidR="001E30B5" w:rsidRDefault="00000000">
            <w:pPr>
              <w:spacing w:before="40" w:after="40"/>
              <w:jc w:val="center"/>
            </w:pPr>
            <w:r>
              <w:rPr>
                <w:rFonts w:cs="Times New Roman"/>
                <w:noProof/>
                <w:sz w:val="18"/>
              </w:rPr>
              <w:t>360</w:t>
            </w:r>
          </w:p>
        </w:tc>
      </w:tr>
      <w:tr w:rsidR="001E30B5" w14:paraId="7FC2A4F2" w14:textId="77777777">
        <w:trPr>
          <w:cantSplit/>
          <w:jc w:val="center"/>
        </w:trPr>
        <w:tc>
          <w:tcPr>
            <w:tcW w:w="793" w:type="dxa"/>
            <w:tcBorders>
              <w:top w:val="nil"/>
              <w:left w:val="nil"/>
              <w:bottom w:val="single" w:sz="18" w:space="0" w:color="000000"/>
              <w:right w:val="nil"/>
            </w:tcBorders>
            <w:vAlign w:val="center"/>
          </w:tcPr>
          <w:p w14:paraId="7A427F5B" w14:textId="77777777" w:rsidR="001E30B5" w:rsidRDefault="00000000">
            <w:pPr>
              <w:spacing w:before="40" w:after="40"/>
              <w:jc w:val="center"/>
            </w:pPr>
            <w:r>
              <w:rPr>
                <w:rFonts w:cs="Times New Roman"/>
                <w:noProof/>
                <w:sz w:val="18"/>
              </w:rPr>
              <w:t>10</w:t>
            </w:r>
          </w:p>
        </w:tc>
        <w:tc>
          <w:tcPr>
            <w:tcW w:w="1247" w:type="dxa"/>
            <w:tcBorders>
              <w:top w:val="nil"/>
              <w:left w:val="nil"/>
              <w:bottom w:val="single" w:sz="18" w:space="0" w:color="000000"/>
              <w:right w:val="nil"/>
            </w:tcBorders>
            <w:vAlign w:val="center"/>
          </w:tcPr>
          <w:p w14:paraId="641CCB47" w14:textId="77777777" w:rsidR="001E30B5" w:rsidRDefault="00000000">
            <w:pPr>
              <w:spacing w:before="40" w:after="40"/>
              <w:jc w:val="center"/>
            </w:pPr>
            <w:r>
              <w:rPr>
                <w:rFonts w:cs="Times New Roman"/>
                <w:noProof/>
                <w:sz w:val="18"/>
              </w:rPr>
              <w:t>问题</w:t>
            </w:r>
          </w:p>
        </w:tc>
        <w:tc>
          <w:tcPr>
            <w:tcW w:w="1134" w:type="dxa"/>
            <w:tcBorders>
              <w:top w:val="nil"/>
              <w:left w:val="nil"/>
              <w:bottom w:val="single" w:sz="18" w:space="0" w:color="000000"/>
              <w:right w:val="nil"/>
            </w:tcBorders>
            <w:vAlign w:val="center"/>
          </w:tcPr>
          <w:p w14:paraId="3FAF617F" w14:textId="77777777" w:rsidR="001E30B5" w:rsidRDefault="00000000">
            <w:pPr>
              <w:spacing w:before="40" w:after="40"/>
              <w:jc w:val="center"/>
            </w:pPr>
            <w:r>
              <w:rPr>
                <w:rFonts w:cs="Times New Roman"/>
                <w:noProof/>
                <w:sz w:val="18"/>
              </w:rPr>
              <w:t>2,107</w:t>
            </w:r>
          </w:p>
        </w:tc>
        <w:tc>
          <w:tcPr>
            <w:tcW w:w="1247" w:type="dxa"/>
            <w:tcBorders>
              <w:top w:val="nil"/>
              <w:left w:val="nil"/>
              <w:bottom w:val="single" w:sz="18" w:space="0" w:color="000000"/>
              <w:right w:val="nil"/>
            </w:tcBorders>
            <w:vAlign w:val="center"/>
          </w:tcPr>
          <w:p w14:paraId="463C24E5" w14:textId="77777777" w:rsidR="001E30B5" w:rsidRDefault="00000000">
            <w:pPr>
              <w:spacing w:before="40" w:after="40"/>
              <w:jc w:val="center"/>
            </w:pPr>
            <w:r>
              <w:rPr>
                <w:rFonts w:cs="Times New Roman"/>
                <w:noProof/>
                <w:sz w:val="18"/>
              </w:rPr>
              <w:t>专业</w:t>
            </w:r>
          </w:p>
        </w:tc>
        <w:tc>
          <w:tcPr>
            <w:tcW w:w="1134" w:type="dxa"/>
            <w:tcBorders>
              <w:top w:val="nil"/>
              <w:left w:val="nil"/>
              <w:bottom w:val="single" w:sz="18" w:space="0" w:color="000000"/>
              <w:right w:val="nil"/>
            </w:tcBorders>
            <w:vAlign w:val="center"/>
          </w:tcPr>
          <w:p w14:paraId="0C604447" w14:textId="77777777" w:rsidR="001E30B5" w:rsidRDefault="00000000">
            <w:pPr>
              <w:spacing w:before="40" w:after="40"/>
              <w:jc w:val="center"/>
            </w:pPr>
            <w:r>
              <w:rPr>
                <w:rFonts w:cs="Times New Roman"/>
                <w:noProof/>
                <w:sz w:val="18"/>
              </w:rPr>
              <w:t>683</w:t>
            </w:r>
          </w:p>
        </w:tc>
        <w:tc>
          <w:tcPr>
            <w:tcW w:w="1247" w:type="dxa"/>
            <w:tcBorders>
              <w:top w:val="nil"/>
              <w:left w:val="nil"/>
              <w:bottom w:val="single" w:sz="18" w:space="0" w:color="000000"/>
              <w:right w:val="nil"/>
            </w:tcBorders>
            <w:vAlign w:val="center"/>
          </w:tcPr>
          <w:p w14:paraId="64281E86" w14:textId="77777777" w:rsidR="001E30B5" w:rsidRDefault="00000000">
            <w:pPr>
              <w:spacing w:before="40" w:after="40"/>
              <w:jc w:val="center"/>
            </w:pPr>
            <w:r>
              <w:rPr>
                <w:rFonts w:cs="Times New Roman"/>
                <w:noProof/>
                <w:sz w:val="18"/>
              </w:rPr>
              <w:t>医疗</w:t>
            </w:r>
          </w:p>
        </w:tc>
        <w:tc>
          <w:tcPr>
            <w:tcW w:w="1134" w:type="dxa"/>
            <w:tcBorders>
              <w:top w:val="nil"/>
              <w:left w:val="nil"/>
              <w:bottom w:val="single" w:sz="18" w:space="0" w:color="000000"/>
              <w:right w:val="nil"/>
            </w:tcBorders>
            <w:vAlign w:val="center"/>
          </w:tcPr>
          <w:p w14:paraId="7227E680" w14:textId="77777777" w:rsidR="001E30B5" w:rsidRDefault="00000000">
            <w:pPr>
              <w:spacing w:before="40" w:after="40"/>
              <w:jc w:val="center"/>
            </w:pPr>
            <w:r>
              <w:rPr>
                <w:rFonts w:cs="Times New Roman"/>
                <w:noProof/>
                <w:sz w:val="18"/>
              </w:rPr>
              <w:t>336</w:t>
            </w:r>
          </w:p>
        </w:tc>
      </w:tr>
    </w:tbl>
    <w:p w14:paraId="693EE035" w14:textId="77777777" w:rsidR="001E30B5" w:rsidRDefault="00000000">
      <w:pPr>
        <w:spacing w:after="0" w:line="360" w:lineRule="auto"/>
        <w:ind w:firstLine="420"/>
        <w:jc w:val="both"/>
      </w:pPr>
      <w:r>
        <w:rPr>
          <w:rFonts w:cs="Times New Roman"/>
          <w:noProof/>
        </w:rPr>
        <w:t>平均</w:t>
      </w:r>
      <w:r>
        <w:rPr>
          <w:rFonts w:cs="Times New Roman"/>
          <w:noProof/>
        </w:rPr>
        <w:t>TF-IDF</w:t>
      </w:r>
      <w:r>
        <w:rPr>
          <w:rFonts w:cs="Times New Roman"/>
          <w:noProof/>
        </w:rPr>
        <w:t>把几乎每条都出现的词压低。积极组排序第一的是「方便」，高于</w:t>
      </w:r>
      <w:r>
        <w:rPr>
          <w:rFonts w:cs="Times New Roman"/>
          <w:noProof/>
        </w:rPr>
        <w:t>AI</w:t>
      </w:r>
      <w:r>
        <w:rPr>
          <w:rFonts w:cs="Times New Roman"/>
          <w:noProof/>
        </w:rPr>
        <w:t>；贴心、买药、实用进入前十。中立组仍以</w:t>
      </w:r>
      <w:r>
        <w:rPr>
          <w:rFonts w:cs="Times New Roman"/>
          <w:noProof/>
        </w:rPr>
        <w:t>AI</w:t>
      </w:r>
      <w:r>
        <w:rPr>
          <w:rFonts w:cs="Times New Roman"/>
          <w:noProof/>
        </w:rPr>
        <w:t>、医生为首，随后是辅助、不能、替代、取代。消极组在</w:t>
      </w:r>
      <w:r>
        <w:rPr>
          <w:rFonts w:cs="Times New Roman"/>
          <w:noProof/>
        </w:rPr>
        <w:t>AI</w:t>
      </w:r>
      <w:r>
        <w:rPr>
          <w:rFonts w:cs="Times New Roman"/>
          <w:noProof/>
        </w:rPr>
        <w:t>、医生之后是医院、不会、不能、取代、看病。见表</w:t>
      </w:r>
      <w:r>
        <w:rPr>
          <w:rFonts w:cs="Times New Roman"/>
          <w:noProof/>
        </w:rPr>
        <w:t>6</w:t>
      </w:r>
      <w:r>
        <w:rPr>
          <w:rFonts w:cs="Times New Roman"/>
          <w:noProof/>
        </w:rPr>
        <w:t>、图</w:t>
      </w:r>
      <w:r>
        <w:rPr>
          <w:rFonts w:cs="Times New Roman"/>
          <w:noProof/>
        </w:rPr>
        <w:t>3</w:t>
      </w:r>
      <w:r>
        <w:rPr>
          <w:rFonts w:cs="Times New Roman"/>
          <w:noProof/>
        </w:rPr>
        <w:t>。</w:t>
      </w:r>
    </w:p>
    <w:p w14:paraId="2C2C3AAE" w14:textId="77777777" w:rsidR="001E30B5" w:rsidRPr="00CF675D" w:rsidRDefault="00000000" w:rsidP="00CF675D">
      <w:pPr>
        <w:keepNext/>
        <w:keepLines/>
        <w:spacing w:before="160" w:after="60" w:line="240" w:lineRule="auto"/>
        <w:jc w:val="center"/>
      </w:pPr>
      <w:r>
        <w:rPr>
          <w:rFonts w:eastAsia="黑体" w:cs="Times New Roman"/>
          <w:b/>
        </w:rPr>
        <w:t>表</w:t>
      </w:r>
      <w:r>
        <w:rPr>
          <w:rFonts w:eastAsia="黑体" w:cs="Times New Roman"/>
          <w:b/>
        </w:rPr>
        <w:t>6</w:t>
      </w:r>
      <w:r>
        <w:rPr>
          <w:rFonts w:eastAsia="黑体" w:cs="Times New Roman"/>
          <w:b/>
        </w:rPr>
        <w:t xml:space="preserve">　三组平均</w:t>
      </w:r>
      <w:r>
        <w:rPr>
          <w:rFonts w:eastAsia="黑体" w:cs="Times New Roman"/>
          <w:b/>
        </w:rPr>
        <w:t>TF-IDF Top 10</w:t>
      </w:r>
    </w:p>
    <w:tbl>
      <w:tblPr>
        <w:tblW w:w="7938" w:type="dxa"/>
        <w:jc w:val="center"/>
        <w:tblLayout w:type="fixed"/>
        <w:tblLook w:val="04A0" w:firstRow="1" w:lastRow="0" w:firstColumn="1" w:lastColumn="0" w:noHBand="0" w:noVBand="1"/>
      </w:tblPr>
      <w:tblGrid>
        <w:gridCol w:w="794"/>
        <w:gridCol w:w="1248"/>
        <w:gridCol w:w="1134"/>
        <w:gridCol w:w="1247"/>
        <w:gridCol w:w="1134"/>
        <w:gridCol w:w="1247"/>
        <w:gridCol w:w="1134"/>
      </w:tblGrid>
      <w:tr w:rsidR="001E30B5" w14:paraId="2900D478" w14:textId="77777777">
        <w:trPr>
          <w:cantSplit/>
          <w:jc w:val="center"/>
        </w:trPr>
        <w:tc>
          <w:tcPr>
            <w:tcW w:w="793" w:type="dxa"/>
            <w:tcBorders>
              <w:top w:val="single" w:sz="18" w:space="0" w:color="000000"/>
              <w:left w:val="nil"/>
              <w:bottom w:val="single" w:sz="6" w:space="0" w:color="000000"/>
              <w:right w:val="nil"/>
            </w:tcBorders>
            <w:vAlign w:val="center"/>
          </w:tcPr>
          <w:p w14:paraId="37D3EE7E" w14:textId="77777777" w:rsidR="001E30B5" w:rsidRDefault="00000000">
            <w:pPr>
              <w:spacing w:before="40" w:after="40"/>
              <w:jc w:val="center"/>
            </w:pPr>
            <w:r>
              <w:rPr>
                <w:rFonts w:cs="Times New Roman"/>
                <w:b/>
                <w:noProof/>
                <w:sz w:val="18"/>
              </w:rPr>
              <w:t>排名</w:t>
            </w:r>
          </w:p>
        </w:tc>
        <w:tc>
          <w:tcPr>
            <w:tcW w:w="1247" w:type="dxa"/>
            <w:tcBorders>
              <w:top w:val="single" w:sz="18" w:space="0" w:color="000000"/>
              <w:left w:val="nil"/>
              <w:bottom w:val="single" w:sz="6" w:space="0" w:color="000000"/>
              <w:right w:val="nil"/>
            </w:tcBorders>
            <w:vAlign w:val="center"/>
          </w:tcPr>
          <w:p w14:paraId="587123F9" w14:textId="77777777" w:rsidR="001E30B5" w:rsidRDefault="00000000">
            <w:pPr>
              <w:spacing w:before="40" w:after="40"/>
              <w:jc w:val="center"/>
            </w:pPr>
            <w:r>
              <w:rPr>
                <w:rFonts w:cs="Times New Roman"/>
                <w:b/>
                <w:noProof/>
                <w:sz w:val="18"/>
              </w:rPr>
              <w:t>积极看待</w:t>
            </w:r>
          </w:p>
        </w:tc>
        <w:tc>
          <w:tcPr>
            <w:tcW w:w="1134" w:type="dxa"/>
            <w:tcBorders>
              <w:top w:val="single" w:sz="18" w:space="0" w:color="000000"/>
              <w:left w:val="nil"/>
              <w:bottom w:val="single" w:sz="6" w:space="0" w:color="000000"/>
              <w:right w:val="nil"/>
            </w:tcBorders>
            <w:vAlign w:val="center"/>
          </w:tcPr>
          <w:p w14:paraId="077DFD40" w14:textId="77777777" w:rsidR="001E30B5" w:rsidRDefault="00000000">
            <w:pPr>
              <w:spacing w:before="40" w:after="40"/>
              <w:jc w:val="center"/>
            </w:pPr>
            <w:r>
              <w:rPr>
                <w:rFonts w:cs="Times New Roman"/>
                <w:b/>
                <w:noProof/>
                <w:sz w:val="18"/>
              </w:rPr>
              <w:t>TF-IDF</w:t>
            </w:r>
          </w:p>
        </w:tc>
        <w:tc>
          <w:tcPr>
            <w:tcW w:w="1247" w:type="dxa"/>
            <w:tcBorders>
              <w:top w:val="single" w:sz="18" w:space="0" w:color="000000"/>
              <w:left w:val="nil"/>
              <w:bottom w:val="single" w:sz="6" w:space="0" w:color="000000"/>
              <w:right w:val="nil"/>
            </w:tcBorders>
            <w:vAlign w:val="center"/>
          </w:tcPr>
          <w:p w14:paraId="0769220C" w14:textId="77777777" w:rsidR="001E30B5" w:rsidRDefault="00000000">
            <w:pPr>
              <w:spacing w:before="40" w:after="40"/>
              <w:jc w:val="center"/>
            </w:pPr>
            <w:r>
              <w:rPr>
                <w:rFonts w:cs="Times New Roman"/>
                <w:b/>
                <w:noProof/>
                <w:sz w:val="18"/>
              </w:rPr>
              <w:t>中立看待</w:t>
            </w:r>
          </w:p>
        </w:tc>
        <w:tc>
          <w:tcPr>
            <w:tcW w:w="1134" w:type="dxa"/>
            <w:tcBorders>
              <w:top w:val="single" w:sz="18" w:space="0" w:color="000000"/>
              <w:left w:val="nil"/>
              <w:bottom w:val="single" w:sz="6" w:space="0" w:color="000000"/>
              <w:right w:val="nil"/>
            </w:tcBorders>
            <w:vAlign w:val="center"/>
          </w:tcPr>
          <w:p w14:paraId="674BD6C3" w14:textId="77777777" w:rsidR="001E30B5" w:rsidRDefault="00000000">
            <w:pPr>
              <w:spacing w:before="40" w:after="40"/>
              <w:jc w:val="center"/>
            </w:pPr>
            <w:r>
              <w:rPr>
                <w:rFonts w:cs="Times New Roman"/>
                <w:b/>
                <w:noProof/>
                <w:sz w:val="18"/>
              </w:rPr>
              <w:t>TF-IDF</w:t>
            </w:r>
          </w:p>
        </w:tc>
        <w:tc>
          <w:tcPr>
            <w:tcW w:w="1247" w:type="dxa"/>
            <w:tcBorders>
              <w:top w:val="single" w:sz="18" w:space="0" w:color="000000"/>
              <w:left w:val="nil"/>
              <w:bottom w:val="single" w:sz="6" w:space="0" w:color="000000"/>
              <w:right w:val="nil"/>
            </w:tcBorders>
            <w:vAlign w:val="center"/>
          </w:tcPr>
          <w:p w14:paraId="637ADDB7" w14:textId="77777777" w:rsidR="001E30B5" w:rsidRDefault="00000000">
            <w:pPr>
              <w:spacing w:before="40" w:after="40"/>
              <w:jc w:val="center"/>
            </w:pPr>
            <w:r>
              <w:rPr>
                <w:rFonts w:cs="Times New Roman"/>
                <w:b/>
                <w:noProof/>
                <w:sz w:val="18"/>
              </w:rPr>
              <w:t>消极看待</w:t>
            </w:r>
          </w:p>
        </w:tc>
        <w:tc>
          <w:tcPr>
            <w:tcW w:w="1134" w:type="dxa"/>
            <w:tcBorders>
              <w:top w:val="single" w:sz="18" w:space="0" w:color="000000"/>
              <w:left w:val="nil"/>
              <w:bottom w:val="single" w:sz="6" w:space="0" w:color="000000"/>
              <w:right w:val="nil"/>
            </w:tcBorders>
            <w:vAlign w:val="center"/>
          </w:tcPr>
          <w:p w14:paraId="7B989E60" w14:textId="77777777" w:rsidR="001E30B5" w:rsidRDefault="00000000">
            <w:pPr>
              <w:spacing w:before="40" w:after="40"/>
              <w:jc w:val="center"/>
            </w:pPr>
            <w:r>
              <w:rPr>
                <w:rFonts w:cs="Times New Roman"/>
                <w:b/>
                <w:noProof/>
                <w:sz w:val="18"/>
              </w:rPr>
              <w:t>TF-IDF</w:t>
            </w:r>
          </w:p>
        </w:tc>
      </w:tr>
      <w:tr w:rsidR="001E30B5" w14:paraId="7DFF0F90" w14:textId="77777777">
        <w:trPr>
          <w:cantSplit/>
          <w:jc w:val="center"/>
        </w:trPr>
        <w:tc>
          <w:tcPr>
            <w:tcW w:w="793" w:type="dxa"/>
            <w:tcBorders>
              <w:top w:val="nil"/>
              <w:left w:val="nil"/>
              <w:bottom w:val="nil"/>
              <w:right w:val="nil"/>
            </w:tcBorders>
            <w:vAlign w:val="center"/>
          </w:tcPr>
          <w:p w14:paraId="1FE3C25B" w14:textId="77777777" w:rsidR="001E30B5" w:rsidRDefault="00000000">
            <w:pPr>
              <w:spacing w:before="40" w:after="40"/>
              <w:jc w:val="center"/>
            </w:pPr>
            <w:r>
              <w:rPr>
                <w:rFonts w:cs="Times New Roman"/>
                <w:noProof/>
                <w:sz w:val="18"/>
              </w:rPr>
              <w:t>1</w:t>
            </w:r>
          </w:p>
        </w:tc>
        <w:tc>
          <w:tcPr>
            <w:tcW w:w="1247" w:type="dxa"/>
            <w:tcBorders>
              <w:top w:val="nil"/>
              <w:left w:val="nil"/>
              <w:bottom w:val="nil"/>
              <w:right w:val="nil"/>
            </w:tcBorders>
            <w:vAlign w:val="center"/>
          </w:tcPr>
          <w:p w14:paraId="7FA3F0D3" w14:textId="77777777" w:rsidR="001E30B5" w:rsidRDefault="00000000">
            <w:pPr>
              <w:spacing w:before="40" w:after="40"/>
              <w:jc w:val="center"/>
            </w:pPr>
            <w:r>
              <w:rPr>
                <w:rFonts w:cs="Times New Roman"/>
                <w:noProof/>
                <w:sz w:val="18"/>
              </w:rPr>
              <w:t>方便</w:t>
            </w:r>
          </w:p>
        </w:tc>
        <w:tc>
          <w:tcPr>
            <w:tcW w:w="1134" w:type="dxa"/>
            <w:tcBorders>
              <w:top w:val="nil"/>
              <w:left w:val="nil"/>
              <w:bottom w:val="nil"/>
              <w:right w:val="nil"/>
            </w:tcBorders>
            <w:vAlign w:val="center"/>
          </w:tcPr>
          <w:p w14:paraId="4F5AD1B4" w14:textId="77777777" w:rsidR="001E30B5" w:rsidRDefault="00000000">
            <w:pPr>
              <w:spacing w:before="40" w:after="40"/>
              <w:jc w:val="center"/>
            </w:pPr>
            <w:r>
              <w:rPr>
                <w:rFonts w:cs="Times New Roman"/>
                <w:noProof/>
                <w:sz w:val="18"/>
              </w:rPr>
              <w:t>0.0668</w:t>
            </w:r>
          </w:p>
        </w:tc>
        <w:tc>
          <w:tcPr>
            <w:tcW w:w="1247" w:type="dxa"/>
            <w:tcBorders>
              <w:top w:val="nil"/>
              <w:left w:val="nil"/>
              <w:bottom w:val="nil"/>
              <w:right w:val="nil"/>
            </w:tcBorders>
            <w:vAlign w:val="center"/>
          </w:tcPr>
          <w:p w14:paraId="6A2BB464" w14:textId="77777777" w:rsidR="001E30B5" w:rsidRDefault="00000000">
            <w:pPr>
              <w:spacing w:before="40" w:after="40"/>
              <w:jc w:val="center"/>
            </w:pPr>
            <w:r>
              <w:rPr>
                <w:rFonts w:cs="Times New Roman"/>
                <w:noProof/>
                <w:sz w:val="18"/>
              </w:rPr>
              <w:t>AI</w:t>
            </w:r>
          </w:p>
        </w:tc>
        <w:tc>
          <w:tcPr>
            <w:tcW w:w="1134" w:type="dxa"/>
            <w:tcBorders>
              <w:top w:val="nil"/>
              <w:left w:val="nil"/>
              <w:bottom w:val="nil"/>
              <w:right w:val="nil"/>
            </w:tcBorders>
            <w:vAlign w:val="center"/>
          </w:tcPr>
          <w:p w14:paraId="29B43D8A" w14:textId="77777777" w:rsidR="001E30B5" w:rsidRDefault="00000000">
            <w:pPr>
              <w:spacing w:before="40" w:after="40"/>
              <w:jc w:val="center"/>
            </w:pPr>
            <w:r>
              <w:rPr>
                <w:rFonts w:cs="Times New Roman"/>
                <w:noProof/>
                <w:sz w:val="18"/>
              </w:rPr>
              <w:t>0.0841</w:t>
            </w:r>
          </w:p>
        </w:tc>
        <w:tc>
          <w:tcPr>
            <w:tcW w:w="1247" w:type="dxa"/>
            <w:tcBorders>
              <w:top w:val="nil"/>
              <w:left w:val="nil"/>
              <w:bottom w:val="nil"/>
              <w:right w:val="nil"/>
            </w:tcBorders>
            <w:vAlign w:val="center"/>
          </w:tcPr>
          <w:p w14:paraId="02A9AF7A" w14:textId="77777777" w:rsidR="001E30B5" w:rsidRDefault="00000000">
            <w:pPr>
              <w:spacing w:before="40" w:after="40"/>
              <w:jc w:val="center"/>
            </w:pPr>
            <w:r>
              <w:rPr>
                <w:rFonts w:cs="Times New Roman"/>
                <w:noProof/>
                <w:sz w:val="18"/>
              </w:rPr>
              <w:t>AI</w:t>
            </w:r>
          </w:p>
        </w:tc>
        <w:tc>
          <w:tcPr>
            <w:tcW w:w="1134" w:type="dxa"/>
            <w:tcBorders>
              <w:top w:val="nil"/>
              <w:left w:val="nil"/>
              <w:bottom w:val="nil"/>
              <w:right w:val="nil"/>
            </w:tcBorders>
            <w:vAlign w:val="center"/>
          </w:tcPr>
          <w:p w14:paraId="42BD94B7" w14:textId="77777777" w:rsidR="001E30B5" w:rsidRDefault="00000000">
            <w:pPr>
              <w:spacing w:before="40" w:after="40"/>
              <w:jc w:val="center"/>
            </w:pPr>
            <w:r>
              <w:rPr>
                <w:rFonts w:cs="Times New Roman"/>
                <w:noProof/>
                <w:sz w:val="18"/>
              </w:rPr>
              <w:t>0.0967</w:t>
            </w:r>
          </w:p>
        </w:tc>
      </w:tr>
      <w:tr w:rsidR="001E30B5" w14:paraId="08EF6765" w14:textId="77777777">
        <w:trPr>
          <w:cantSplit/>
          <w:jc w:val="center"/>
        </w:trPr>
        <w:tc>
          <w:tcPr>
            <w:tcW w:w="793" w:type="dxa"/>
            <w:tcBorders>
              <w:top w:val="nil"/>
              <w:left w:val="nil"/>
              <w:bottom w:val="nil"/>
              <w:right w:val="nil"/>
            </w:tcBorders>
            <w:vAlign w:val="center"/>
          </w:tcPr>
          <w:p w14:paraId="3D050B69" w14:textId="77777777" w:rsidR="001E30B5" w:rsidRDefault="00000000">
            <w:pPr>
              <w:spacing w:before="40" w:after="40"/>
              <w:jc w:val="center"/>
            </w:pPr>
            <w:r>
              <w:rPr>
                <w:rFonts w:cs="Times New Roman"/>
                <w:noProof/>
                <w:sz w:val="18"/>
              </w:rPr>
              <w:t>2</w:t>
            </w:r>
          </w:p>
        </w:tc>
        <w:tc>
          <w:tcPr>
            <w:tcW w:w="1247" w:type="dxa"/>
            <w:tcBorders>
              <w:top w:val="nil"/>
              <w:left w:val="nil"/>
              <w:bottom w:val="nil"/>
              <w:right w:val="nil"/>
            </w:tcBorders>
            <w:vAlign w:val="center"/>
          </w:tcPr>
          <w:p w14:paraId="05939DFB" w14:textId="77777777" w:rsidR="001E30B5" w:rsidRDefault="00000000">
            <w:pPr>
              <w:spacing w:before="40" w:after="40"/>
              <w:jc w:val="center"/>
            </w:pPr>
            <w:r>
              <w:rPr>
                <w:rFonts w:cs="Times New Roman"/>
                <w:noProof/>
                <w:sz w:val="18"/>
              </w:rPr>
              <w:t>AI</w:t>
            </w:r>
          </w:p>
        </w:tc>
        <w:tc>
          <w:tcPr>
            <w:tcW w:w="1134" w:type="dxa"/>
            <w:tcBorders>
              <w:top w:val="nil"/>
              <w:left w:val="nil"/>
              <w:bottom w:val="nil"/>
              <w:right w:val="nil"/>
            </w:tcBorders>
            <w:vAlign w:val="center"/>
          </w:tcPr>
          <w:p w14:paraId="0B2049B4" w14:textId="77777777" w:rsidR="001E30B5" w:rsidRDefault="00000000">
            <w:pPr>
              <w:spacing w:before="40" w:after="40"/>
              <w:jc w:val="center"/>
            </w:pPr>
            <w:r>
              <w:rPr>
                <w:rFonts w:cs="Times New Roman"/>
                <w:noProof/>
                <w:sz w:val="18"/>
              </w:rPr>
              <w:t>0.0578</w:t>
            </w:r>
          </w:p>
        </w:tc>
        <w:tc>
          <w:tcPr>
            <w:tcW w:w="1247" w:type="dxa"/>
            <w:tcBorders>
              <w:top w:val="nil"/>
              <w:left w:val="nil"/>
              <w:bottom w:val="nil"/>
              <w:right w:val="nil"/>
            </w:tcBorders>
            <w:vAlign w:val="center"/>
          </w:tcPr>
          <w:p w14:paraId="70B8359C" w14:textId="77777777" w:rsidR="001E30B5" w:rsidRDefault="00000000">
            <w:pPr>
              <w:spacing w:before="40" w:after="40"/>
              <w:jc w:val="center"/>
            </w:pPr>
            <w:r>
              <w:rPr>
                <w:rFonts w:cs="Times New Roman"/>
                <w:noProof/>
                <w:sz w:val="18"/>
              </w:rPr>
              <w:t>医生</w:t>
            </w:r>
          </w:p>
        </w:tc>
        <w:tc>
          <w:tcPr>
            <w:tcW w:w="1134" w:type="dxa"/>
            <w:tcBorders>
              <w:top w:val="nil"/>
              <w:left w:val="nil"/>
              <w:bottom w:val="nil"/>
              <w:right w:val="nil"/>
            </w:tcBorders>
            <w:vAlign w:val="center"/>
          </w:tcPr>
          <w:p w14:paraId="65ED9CDA" w14:textId="77777777" w:rsidR="001E30B5" w:rsidRDefault="00000000">
            <w:pPr>
              <w:spacing w:before="40" w:after="40"/>
              <w:jc w:val="center"/>
            </w:pPr>
            <w:r>
              <w:rPr>
                <w:rFonts w:cs="Times New Roman"/>
                <w:noProof/>
                <w:sz w:val="18"/>
              </w:rPr>
              <w:t>0.0780</w:t>
            </w:r>
          </w:p>
        </w:tc>
        <w:tc>
          <w:tcPr>
            <w:tcW w:w="1247" w:type="dxa"/>
            <w:tcBorders>
              <w:top w:val="nil"/>
              <w:left w:val="nil"/>
              <w:bottom w:val="nil"/>
              <w:right w:val="nil"/>
            </w:tcBorders>
            <w:vAlign w:val="center"/>
          </w:tcPr>
          <w:p w14:paraId="67A748B6" w14:textId="77777777" w:rsidR="001E30B5" w:rsidRDefault="00000000">
            <w:pPr>
              <w:spacing w:before="40" w:after="40"/>
              <w:jc w:val="center"/>
            </w:pPr>
            <w:r>
              <w:rPr>
                <w:rFonts w:cs="Times New Roman"/>
                <w:noProof/>
                <w:sz w:val="18"/>
              </w:rPr>
              <w:t>医生</w:t>
            </w:r>
          </w:p>
        </w:tc>
        <w:tc>
          <w:tcPr>
            <w:tcW w:w="1134" w:type="dxa"/>
            <w:tcBorders>
              <w:top w:val="nil"/>
              <w:left w:val="nil"/>
              <w:bottom w:val="nil"/>
              <w:right w:val="nil"/>
            </w:tcBorders>
            <w:vAlign w:val="center"/>
          </w:tcPr>
          <w:p w14:paraId="179D4F14" w14:textId="77777777" w:rsidR="001E30B5" w:rsidRDefault="00000000">
            <w:pPr>
              <w:spacing w:before="40" w:after="40"/>
              <w:jc w:val="center"/>
            </w:pPr>
            <w:r>
              <w:rPr>
                <w:rFonts w:cs="Times New Roman"/>
                <w:noProof/>
                <w:sz w:val="18"/>
              </w:rPr>
              <w:t>0.0627</w:t>
            </w:r>
          </w:p>
        </w:tc>
      </w:tr>
      <w:tr w:rsidR="001E30B5" w14:paraId="037BD079" w14:textId="77777777">
        <w:trPr>
          <w:cantSplit/>
          <w:jc w:val="center"/>
        </w:trPr>
        <w:tc>
          <w:tcPr>
            <w:tcW w:w="793" w:type="dxa"/>
            <w:tcBorders>
              <w:top w:val="nil"/>
              <w:left w:val="nil"/>
              <w:bottom w:val="nil"/>
              <w:right w:val="nil"/>
            </w:tcBorders>
            <w:vAlign w:val="center"/>
          </w:tcPr>
          <w:p w14:paraId="635E38D9" w14:textId="77777777" w:rsidR="001E30B5" w:rsidRDefault="00000000">
            <w:pPr>
              <w:spacing w:before="40" w:after="40"/>
              <w:jc w:val="center"/>
            </w:pPr>
            <w:r>
              <w:rPr>
                <w:rFonts w:cs="Times New Roman"/>
                <w:noProof/>
                <w:sz w:val="18"/>
              </w:rPr>
              <w:t>3</w:t>
            </w:r>
          </w:p>
        </w:tc>
        <w:tc>
          <w:tcPr>
            <w:tcW w:w="1247" w:type="dxa"/>
            <w:tcBorders>
              <w:top w:val="nil"/>
              <w:left w:val="nil"/>
              <w:bottom w:val="nil"/>
              <w:right w:val="nil"/>
            </w:tcBorders>
            <w:vAlign w:val="center"/>
          </w:tcPr>
          <w:p w14:paraId="30B7CEA6" w14:textId="77777777" w:rsidR="001E30B5" w:rsidRDefault="00000000">
            <w:pPr>
              <w:spacing w:before="40" w:after="40"/>
              <w:jc w:val="center"/>
            </w:pPr>
            <w:r>
              <w:rPr>
                <w:rFonts w:cs="Times New Roman"/>
                <w:noProof/>
                <w:sz w:val="18"/>
              </w:rPr>
              <w:t>健康</w:t>
            </w:r>
          </w:p>
        </w:tc>
        <w:tc>
          <w:tcPr>
            <w:tcW w:w="1134" w:type="dxa"/>
            <w:tcBorders>
              <w:top w:val="nil"/>
              <w:left w:val="nil"/>
              <w:bottom w:val="nil"/>
              <w:right w:val="nil"/>
            </w:tcBorders>
            <w:vAlign w:val="center"/>
          </w:tcPr>
          <w:p w14:paraId="167F8CC6" w14:textId="77777777" w:rsidR="001E30B5" w:rsidRDefault="00000000">
            <w:pPr>
              <w:spacing w:before="40" w:after="40"/>
              <w:jc w:val="center"/>
            </w:pPr>
            <w:r>
              <w:rPr>
                <w:rFonts w:cs="Times New Roman"/>
                <w:noProof/>
                <w:sz w:val="18"/>
              </w:rPr>
              <w:t>0.0344</w:t>
            </w:r>
          </w:p>
        </w:tc>
        <w:tc>
          <w:tcPr>
            <w:tcW w:w="1247" w:type="dxa"/>
            <w:tcBorders>
              <w:top w:val="nil"/>
              <w:left w:val="nil"/>
              <w:bottom w:val="nil"/>
              <w:right w:val="nil"/>
            </w:tcBorders>
            <w:vAlign w:val="center"/>
          </w:tcPr>
          <w:p w14:paraId="364852EF" w14:textId="77777777" w:rsidR="001E30B5" w:rsidRDefault="00000000">
            <w:pPr>
              <w:spacing w:before="40" w:after="40"/>
              <w:jc w:val="center"/>
            </w:pPr>
            <w:r>
              <w:rPr>
                <w:rFonts w:cs="Times New Roman"/>
                <w:noProof/>
                <w:sz w:val="18"/>
              </w:rPr>
              <w:t>辅助</w:t>
            </w:r>
          </w:p>
        </w:tc>
        <w:tc>
          <w:tcPr>
            <w:tcW w:w="1134" w:type="dxa"/>
            <w:tcBorders>
              <w:top w:val="nil"/>
              <w:left w:val="nil"/>
              <w:bottom w:val="nil"/>
              <w:right w:val="nil"/>
            </w:tcBorders>
            <w:vAlign w:val="center"/>
          </w:tcPr>
          <w:p w14:paraId="0FA26DD9" w14:textId="77777777" w:rsidR="001E30B5" w:rsidRDefault="00000000">
            <w:pPr>
              <w:spacing w:before="40" w:after="40"/>
              <w:jc w:val="center"/>
            </w:pPr>
            <w:r>
              <w:rPr>
                <w:rFonts w:cs="Times New Roman"/>
                <w:noProof/>
                <w:sz w:val="18"/>
              </w:rPr>
              <w:t>0.0325</w:t>
            </w:r>
          </w:p>
        </w:tc>
        <w:tc>
          <w:tcPr>
            <w:tcW w:w="1247" w:type="dxa"/>
            <w:tcBorders>
              <w:top w:val="nil"/>
              <w:left w:val="nil"/>
              <w:bottom w:val="nil"/>
              <w:right w:val="nil"/>
            </w:tcBorders>
            <w:vAlign w:val="center"/>
          </w:tcPr>
          <w:p w14:paraId="655CDB32" w14:textId="77777777" w:rsidR="001E30B5" w:rsidRDefault="00000000">
            <w:pPr>
              <w:spacing w:before="40" w:after="40"/>
              <w:jc w:val="center"/>
            </w:pPr>
            <w:r>
              <w:rPr>
                <w:rFonts w:cs="Times New Roman"/>
                <w:noProof/>
                <w:sz w:val="18"/>
              </w:rPr>
              <w:t>医院</w:t>
            </w:r>
          </w:p>
        </w:tc>
        <w:tc>
          <w:tcPr>
            <w:tcW w:w="1134" w:type="dxa"/>
            <w:tcBorders>
              <w:top w:val="nil"/>
              <w:left w:val="nil"/>
              <w:bottom w:val="nil"/>
              <w:right w:val="nil"/>
            </w:tcBorders>
            <w:vAlign w:val="center"/>
          </w:tcPr>
          <w:p w14:paraId="3652044D" w14:textId="77777777" w:rsidR="001E30B5" w:rsidRDefault="00000000">
            <w:pPr>
              <w:spacing w:before="40" w:after="40"/>
              <w:jc w:val="center"/>
            </w:pPr>
            <w:r>
              <w:rPr>
                <w:rFonts w:cs="Times New Roman"/>
                <w:noProof/>
                <w:sz w:val="18"/>
              </w:rPr>
              <w:t>0.0239</w:t>
            </w:r>
          </w:p>
        </w:tc>
      </w:tr>
      <w:tr w:rsidR="001E30B5" w14:paraId="00C5060E" w14:textId="77777777">
        <w:trPr>
          <w:cantSplit/>
          <w:jc w:val="center"/>
        </w:trPr>
        <w:tc>
          <w:tcPr>
            <w:tcW w:w="793" w:type="dxa"/>
            <w:tcBorders>
              <w:top w:val="nil"/>
              <w:left w:val="nil"/>
              <w:bottom w:val="nil"/>
              <w:right w:val="nil"/>
            </w:tcBorders>
            <w:vAlign w:val="center"/>
          </w:tcPr>
          <w:p w14:paraId="3FF964E9" w14:textId="77777777" w:rsidR="001E30B5" w:rsidRDefault="00000000">
            <w:pPr>
              <w:spacing w:before="40" w:after="40"/>
              <w:jc w:val="center"/>
            </w:pPr>
            <w:r>
              <w:rPr>
                <w:rFonts w:cs="Times New Roman"/>
                <w:noProof/>
                <w:sz w:val="18"/>
              </w:rPr>
              <w:t>4</w:t>
            </w:r>
          </w:p>
        </w:tc>
        <w:tc>
          <w:tcPr>
            <w:tcW w:w="1247" w:type="dxa"/>
            <w:tcBorders>
              <w:top w:val="nil"/>
              <w:left w:val="nil"/>
              <w:bottom w:val="nil"/>
              <w:right w:val="nil"/>
            </w:tcBorders>
            <w:vAlign w:val="center"/>
          </w:tcPr>
          <w:p w14:paraId="5DA105E6" w14:textId="77777777" w:rsidR="001E30B5" w:rsidRDefault="00000000">
            <w:pPr>
              <w:spacing w:before="40" w:after="40"/>
              <w:jc w:val="center"/>
            </w:pPr>
            <w:r>
              <w:rPr>
                <w:rFonts w:cs="Times New Roman"/>
                <w:noProof/>
                <w:sz w:val="18"/>
              </w:rPr>
              <w:t>医生</w:t>
            </w:r>
          </w:p>
        </w:tc>
        <w:tc>
          <w:tcPr>
            <w:tcW w:w="1134" w:type="dxa"/>
            <w:tcBorders>
              <w:top w:val="nil"/>
              <w:left w:val="nil"/>
              <w:bottom w:val="nil"/>
              <w:right w:val="nil"/>
            </w:tcBorders>
            <w:vAlign w:val="center"/>
          </w:tcPr>
          <w:p w14:paraId="056C3ECC" w14:textId="77777777" w:rsidR="001E30B5" w:rsidRDefault="00000000">
            <w:pPr>
              <w:spacing w:before="40" w:after="40"/>
              <w:jc w:val="center"/>
            </w:pPr>
            <w:r>
              <w:rPr>
                <w:rFonts w:cs="Times New Roman"/>
                <w:noProof/>
                <w:sz w:val="18"/>
              </w:rPr>
              <w:t>0.0264</w:t>
            </w:r>
          </w:p>
        </w:tc>
        <w:tc>
          <w:tcPr>
            <w:tcW w:w="1247" w:type="dxa"/>
            <w:tcBorders>
              <w:top w:val="nil"/>
              <w:left w:val="nil"/>
              <w:bottom w:val="nil"/>
              <w:right w:val="nil"/>
            </w:tcBorders>
            <w:vAlign w:val="center"/>
          </w:tcPr>
          <w:p w14:paraId="24B1BD5A" w14:textId="77777777" w:rsidR="001E30B5" w:rsidRDefault="00000000">
            <w:pPr>
              <w:spacing w:before="40" w:after="40"/>
              <w:jc w:val="center"/>
            </w:pPr>
            <w:r>
              <w:rPr>
                <w:rFonts w:cs="Times New Roman"/>
                <w:noProof/>
                <w:sz w:val="18"/>
              </w:rPr>
              <w:t>不能</w:t>
            </w:r>
          </w:p>
        </w:tc>
        <w:tc>
          <w:tcPr>
            <w:tcW w:w="1134" w:type="dxa"/>
            <w:tcBorders>
              <w:top w:val="nil"/>
              <w:left w:val="nil"/>
              <w:bottom w:val="nil"/>
              <w:right w:val="nil"/>
            </w:tcBorders>
            <w:vAlign w:val="center"/>
          </w:tcPr>
          <w:p w14:paraId="51B9E3BC" w14:textId="77777777" w:rsidR="001E30B5" w:rsidRDefault="00000000">
            <w:pPr>
              <w:spacing w:before="40" w:after="40"/>
              <w:jc w:val="center"/>
            </w:pPr>
            <w:r>
              <w:rPr>
                <w:rFonts w:cs="Times New Roman"/>
                <w:noProof/>
                <w:sz w:val="18"/>
              </w:rPr>
              <w:t>0.0274</w:t>
            </w:r>
          </w:p>
        </w:tc>
        <w:tc>
          <w:tcPr>
            <w:tcW w:w="1247" w:type="dxa"/>
            <w:tcBorders>
              <w:top w:val="nil"/>
              <w:left w:val="nil"/>
              <w:bottom w:val="nil"/>
              <w:right w:val="nil"/>
            </w:tcBorders>
            <w:vAlign w:val="center"/>
          </w:tcPr>
          <w:p w14:paraId="63628C6B" w14:textId="77777777" w:rsidR="001E30B5" w:rsidRDefault="00000000">
            <w:pPr>
              <w:spacing w:before="40" w:after="40"/>
              <w:jc w:val="center"/>
            </w:pPr>
            <w:r>
              <w:rPr>
                <w:rFonts w:cs="Times New Roman"/>
                <w:noProof/>
                <w:sz w:val="18"/>
              </w:rPr>
              <w:t>不会</w:t>
            </w:r>
          </w:p>
        </w:tc>
        <w:tc>
          <w:tcPr>
            <w:tcW w:w="1134" w:type="dxa"/>
            <w:tcBorders>
              <w:top w:val="nil"/>
              <w:left w:val="nil"/>
              <w:bottom w:val="nil"/>
              <w:right w:val="nil"/>
            </w:tcBorders>
            <w:vAlign w:val="center"/>
          </w:tcPr>
          <w:p w14:paraId="56B1DF01" w14:textId="77777777" w:rsidR="001E30B5" w:rsidRDefault="00000000">
            <w:pPr>
              <w:spacing w:before="40" w:after="40"/>
              <w:jc w:val="center"/>
            </w:pPr>
            <w:r>
              <w:rPr>
                <w:rFonts w:cs="Times New Roman"/>
                <w:noProof/>
                <w:sz w:val="18"/>
              </w:rPr>
              <w:t>0.0224</w:t>
            </w:r>
          </w:p>
        </w:tc>
      </w:tr>
      <w:tr w:rsidR="001E30B5" w14:paraId="567B21C3" w14:textId="77777777">
        <w:trPr>
          <w:cantSplit/>
          <w:jc w:val="center"/>
        </w:trPr>
        <w:tc>
          <w:tcPr>
            <w:tcW w:w="793" w:type="dxa"/>
            <w:tcBorders>
              <w:top w:val="nil"/>
              <w:left w:val="nil"/>
              <w:bottom w:val="nil"/>
              <w:right w:val="nil"/>
            </w:tcBorders>
            <w:vAlign w:val="center"/>
          </w:tcPr>
          <w:p w14:paraId="2185EEA6" w14:textId="77777777" w:rsidR="001E30B5" w:rsidRDefault="00000000">
            <w:pPr>
              <w:spacing w:before="40" w:after="40"/>
              <w:jc w:val="center"/>
            </w:pPr>
            <w:r>
              <w:rPr>
                <w:rFonts w:cs="Times New Roman"/>
                <w:noProof/>
                <w:sz w:val="18"/>
              </w:rPr>
              <w:t>5</w:t>
            </w:r>
          </w:p>
        </w:tc>
        <w:tc>
          <w:tcPr>
            <w:tcW w:w="1247" w:type="dxa"/>
            <w:tcBorders>
              <w:top w:val="nil"/>
              <w:left w:val="nil"/>
              <w:bottom w:val="nil"/>
              <w:right w:val="nil"/>
            </w:tcBorders>
            <w:vAlign w:val="center"/>
          </w:tcPr>
          <w:p w14:paraId="2A212C8D" w14:textId="77777777" w:rsidR="001E30B5" w:rsidRDefault="00000000">
            <w:pPr>
              <w:spacing w:before="40" w:after="40"/>
              <w:jc w:val="center"/>
            </w:pPr>
            <w:r>
              <w:rPr>
                <w:rFonts w:cs="Times New Roman"/>
                <w:noProof/>
                <w:sz w:val="18"/>
              </w:rPr>
              <w:t>贴心</w:t>
            </w:r>
          </w:p>
        </w:tc>
        <w:tc>
          <w:tcPr>
            <w:tcW w:w="1134" w:type="dxa"/>
            <w:tcBorders>
              <w:top w:val="nil"/>
              <w:left w:val="nil"/>
              <w:bottom w:val="nil"/>
              <w:right w:val="nil"/>
            </w:tcBorders>
            <w:vAlign w:val="center"/>
          </w:tcPr>
          <w:p w14:paraId="55B6DED2" w14:textId="77777777" w:rsidR="001E30B5" w:rsidRDefault="00000000">
            <w:pPr>
              <w:spacing w:before="40" w:after="40"/>
              <w:jc w:val="center"/>
            </w:pPr>
            <w:r>
              <w:rPr>
                <w:rFonts w:cs="Times New Roman"/>
                <w:noProof/>
                <w:sz w:val="18"/>
              </w:rPr>
              <w:t>0.0233</w:t>
            </w:r>
          </w:p>
        </w:tc>
        <w:tc>
          <w:tcPr>
            <w:tcW w:w="1247" w:type="dxa"/>
            <w:tcBorders>
              <w:top w:val="nil"/>
              <w:left w:val="nil"/>
              <w:bottom w:val="nil"/>
              <w:right w:val="nil"/>
            </w:tcBorders>
            <w:vAlign w:val="center"/>
          </w:tcPr>
          <w:p w14:paraId="638F0C52" w14:textId="77777777" w:rsidR="001E30B5" w:rsidRDefault="00000000">
            <w:pPr>
              <w:spacing w:before="40" w:after="40"/>
              <w:jc w:val="center"/>
            </w:pPr>
            <w:r>
              <w:rPr>
                <w:rFonts w:cs="Times New Roman"/>
                <w:noProof/>
                <w:sz w:val="18"/>
              </w:rPr>
              <w:t>替代</w:t>
            </w:r>
          </w:p>
        </w:tc>
        <w:tc>
          <w:tcPr>
            <w:tcW w:w="1134" w:type="dxa"/>
            <w:tcBorders>
              <w:top w:val="nil"/>
              <w:left w:val="nil"/>
              <w:bottom w:val="nil"/>
              <w:right w:val="nil"/>
            </w:tcBorders>
            <w:vAlign w:val="center"/>
          </w:tcPr>
          <w:p w14:paraId="01D888D9" w14:textId="77777777" w:rsidR="001E30B5" w:rsidRDefault="00000000">
            <w:pPr>
              <w:spacing w:before="40" w:after="40"/>
              <w:jc w:val="center"/>
            </w:pPr>
            <w:r>
              <w:rPr>
                <w:rFonts w:cs="Times New Roman"/>
                <w:noProof/>
                <w:sz w:val="18"/>
              </w:rPr>
              <w:t>0.0260</w:t>
            </w:r>
          </w:p>
        </w:tc>
        <w:tc>
          <w:tcPr>
            <w:tcW w:w="1247" w:type="dxa"/>
            <w:tcBorders>
              <w:top w:val="nil"/>
              <w:left w:val="nil"/>
              <w:bottom w:val="nil"/>
              <w:right w:val="nil"/>
            </w:tcBorders>
            <w:vAlign w:val="center"/>
          </w:tcPr>
          <w:p w14:paraId="6B06A540" w14:textId="77777777" w:rsidR="001E30B5" w:rsidRDefault="00000000">
            <w:pPr>
              <w:spacing w:before="40" w:after="40"/>
              <w:jc w:val="center"/>
            </w:pPr>
            <w:r>
              <w:rPr>
                <w:rFonts w:cs="Times New Roman"/>
                <w:noProof/>
                <w:sz w:val="18"/>
              </w:rPr>
              <w:t>不能</w:t>
            </w:r>
          </w:p>
        </w:tc>
        <w:tc>
          <w:tcPr>
            <w:tcW w:w="1134" w:type="dxa"/>
            <w:tcBorders>
              <w:top w:val="nil"/>
              <w:left w:val="nil"/>
              <w:bottom w:val="nil"/>
              <w:right w:val="nil"/>
            </w:tcBorders>
            <w:vAlign w:val="center"/>
          </w:tcPr>
          <w:p w14:paraId="78FE7FD6" w14:textId="77777777" w:rsidR="001E30B5" w:rsidRDefault="00000000">
            <w:pPr>
              <w:spacing w:before="40" w:after="40"/>
              <w:jc w:val="center"/>
            </w:pPr>
            <w:r>
              <w:rPr>
                <w:rFonts w:cs="Times New Roman"/>
                <w:noProof/>
                <w:sz w:val="18"/>
              </w:rPr>
              <w:t>0.0210</w:t>
            </w:r>
          </w:p>
        </w:tc>
      </w:tr>
      <w:tr w:rsidR="001E30B5" w14:paraId="58C86B0F" w14:textId="77777777">
        <w:trPr>
          <w:cantSplit/>
          <w:jc w:val="center"/>
        </w:trPr>
        <w:tc>
          <w:tcPr>
            <w:tcW w:w="793" w:type="dxa"/>
            <w:tcBorders>
              <w:top w:val="nil"/>
              <w:left w:val="nil"/>
              <w:bottom w:val="nil"/>
              <w:right w:val="nil"/>
            </w:tcBorders>
            <w:vAlign w:val="center"/>
          </w:tcPr>
          <w:p w14:paraId="4CCB1AC5" w14:textId="77777777" w:rsidR="001E30B5" w:rsidRDefault="00000000">
            <w:pPr>
              <w:spacing w:before="40" w:after="40"/>
              <w:jc w:val="center"/>
            </w:pPr>
            <w:r>
              <w:rPr>
                <w:rFonts w:cs="Times New Roman"/>
                <w:noProof/>
                <w:sz w:val="18"/>
              </w:rPr>
              <w:t>6</w:t>
            </w:r>
          </w:p>
        </w:tc>
        <w:tc>
          <w:tcPr>
            <w:tcW w:w="1247" w:type="dxa"/>
            <w:tcBorders>
              <w:top w:val="nil"/>
              <w:left w:val="nil"/>
              <w:bottom w:val="nil"/>
              <w:right w:val="nil"/>
            </w:tcBorders>
            <w:vAlign w:val="center"/>
          </w:tcPr>
          <w:p w14:paraId="26CEC4BF" w14:textId="77777777" w:rsidR="001E30B5" w:rsidRDefault="00000000">
            <w:pPr>
              <w:spacing w:before="40" w:after="40"/>
              <w:jc w:val="center"/>
            </w:pPr>
            <w:r>
              <w:rPr>
                <w:rFonts w:cs="Times New Roman"/>
                <w:noProof/>
                <w:sz w:val="18"/>
              </w:rPr>
              <w:t>买药</w:t>
            </w:r>
          </w:p>
        </w:tc>
        <w:tc>
          <w:tcPr>
            <w:tcW w:w="1134" w:type="dxa"/>
            <w:tcBorders>
              <w:top w:val="nil"/>
              <w:left w:val="nil"/>
              <w:bottom w:val="nil"/>
              <w:right w:val="nil"/>
            </w:tcBorders>
            <w:vAlign w:val="center"/>
          </w:tcPr>
          <w:p w14:paraId="655E8A4F" w14:textId="77777777" w:rsidR="001E30B5" w:rsidRDefault="00000000">
            <w:pPr>
              <w:spacing w:before="40" w:after="40"/>
              <w:jc w:val="center"/>
            </w:pPr>
            <w:r>
              <w:rPr>
                <w:rFonts w:cs="Times New Roman"/>
                <w:noProof/>
                <w:sz w:val="18"/>
              </w:rPr>
              <w:t>0.0218</w:t>
            </w:r>
          </w:p>
        </w:tc>
        <w:tc>
          <w:tcPr>
            <w:tcW w:w="1247" w:type="dxa"/>
            <w:tcBorders>
              <w:top w:val="nil"/>
              <w:left w:val="nil"/>
              <w:bottom w:val="nil"/>
              <w:right w:val="nil"/>
            </w:tcBorders>
            <w:vAlign w:val="center"/>
          </w:tcPr>
          <w:p w14:paraId="76ECD801" w14:textId="77777777" w:rsidR="001E30B5" w:rsidRDefault="00000000">
            <w:pPr>
              <w:spacing w:before="40" w:after="40"/>
              <w:jc w:val="center"/>
            </w:pPr>
            <w:r>
              <w:rPr>
                <w:rFonts w:cs="Times New Roman"/>
                <w:noProof/>
                <w:sz w:val="18"/>
              </w:rPr>
              <w:t>取代</w:t>
            </w:r>
          </w:p>
        </w:tc>
        <w:tc>
          <w:tcPr>
            <w:tcW w:w="1134" w:type="dxa"/>
            <w:tcBorders>
              <w:top w:val="nil"/>
              <w:left w:val="nil"/>
              <w:bottom w:val="nil"/>
              <w:right w:val="nil"/>
            </w:tcBorders>
            <w:vAlign w:val="center"/>
          </w:tcPr>
          <w:p w14:paraId="7727A05C" w14:textId="77777777" w:rsidR="001E30B5" w:rsidRDefault="00000000">
            <w:pPr>
              <w:spacing w:before="40" w:after="40"/>
              <w:jc w:val="center"/>
            </w:pPr>
            <w:r>
              <w:rPr>
                <w:rFonts w:cs="Times New Roman"/>
                <w:noProof/>
                <w:sz w:val="18"/>
              </w:rPr>
              <w:t>0.0242</w:t>
            </w:r>
          </w:p>
        </w:tc>
        <w:tc>
          <w:tcPr>
            <w:tcW w:w="1247" w:type="dxa"/>
            <w:tcBorders>
              <w:top w:val="nil"/>
              <w:left w:val="nil"/>
              <w:bottom w:val="nil"/>
              <w:right w:val="nil"/>
            </w:tcBorders>
            <w:vAlign w:val="center"/>
          </w:tcPr>
          <w:p w14:paraId="463FEF52" w14:textId="77777777" w:rsidR="001E30B5" w:rsidRDefault="00000000">
            <w:pPr>
              <w:spacing w:before="40" w:after="40"/>
              <w:jc w:val="center"/>
            </w:pPr>
            <w:r>
              <w:rPr>
                <w:rFonts w:cs="Times New Roman"/>
                <w:noProof/>
                <w:sz w:val="18"/>
              </w:rPr>
              <w:t>取代</w:t>
            </w:r>
          </w:p>
        </w:tc>
        <w:tc>
          <w:tcPr>
            <w:tcW w:w="1134" w:type="dxa"/>
            <w:tcBorders>
              <w:top w:val="nil"/>
              <w:left w:val="nil"/>
              <w:bottom w:val="nil"/>
              <w:right w:val="nil"/>
            </w:tcBorders>
            <w:vAlign w:val="center"/>
          </w:tcPr>
          <w:p w14:paraId="1DCCE70C" w14:textId="77777777" w:rsidR="001E30B5" w:rsidRDefault="00000000">
            <w:pPr>
              <w:spacing w:before="40" w:after="40"/>
              <w:jc w:val="center"/>
            </w:pPr>
            <w:r>
              <w:rPr>
                <w:rFonts w:cs="Times New Roman"/>
                <w:noProof/>
                <w:sz w:val="18"/>
              </w:rPr>
              <w:t>0.0200</w:t>
            </w:r>
          </w:p>
        </w:tc>
      </w:tr>
      <w:tr w:rsidR="001E30B5" w14:paraId="35B73668" w14:textId="77777777">
        <w:trPr>
          <w:cantSplit/>
          <w:jc w:val="center"/>
        </w:trPr>
        <w:tc>
          <w:tcPr>
            <w:tcW w:w="793" w:type="dxa"/>
            <w:tcBorders>
              <w:top w:val="nil"/>
              <w:left w:val="nil"/>
              <w:bottom w:val="nil"/>
              <w:right w:val="nil"/>
            </w:tcBorders>
            <w:vAlign w:val="center"/>
          </w:tcPr>
          <w:p w14:paraId="1BC00507" w14:textId="77777777" w:rsidR="001E30B5" w:rsidRDefault="00000000">
            <w:pPr>
              <w:spacing w:before="40" w:after="40"/>
              <w:jc w:val="center"/>
            </w:pPr>
            <w:r>
              <w:rPr>
                <w:rFonts w:cs="Times New Roman"/>
                <w:noProof/>
                <w:sz w:val="18"/>
              </w:rPr>
              <w:t>7</w:t>
            </w:r>
          </w:p>
        </w:tc>
        <w:tc>
          <w:tcPr>
            <w:tcW w:w="1247" w:type="dxa"/>
            <w:tcBorders>
              <w:top w:val="nil"/>
              <w:left w:val="nil"/>
              <w:bottom w:val="nil"/>
              <w:right w:val="nil"/>
            </w:tcBorders>
            <w:vAlign w:val="center"/>
          </w:tcPr>
          <w:p w14:paraId="308DAA92" w14:textId="77777777" w:rsidR="001E30B5" w:rsidRDefault="00000000">
            <w:pPr>
              <w:spacing w:before="40" w:after="40"/>
              <w:jc w:val="center"/>
            </w:pPr>
            <w:r>
              <w:rPr>
                <w:rFonts w:cs="Times New Roman"/>
                <w:noProof/>
                <w:sz w:val="18"/>
              </w:rPr>
              <w:t>实用</w:t>
            </w:r>
          </w:p>
        </w:tc>
        <w:tc>
          <w:tcPr>
            <w:tcW w:w="1134" w:type="dxa"/>
            <w:tcBorders>
              <w:top w:val="nil"/>
              <w:left w:val="nil"/>
              <w:bottom w:val="nil"/>
              <w:right w:val="nil"/>
            </w:tcBorders>
            <w:vAlign w:val="center"/>
          </w:tcPr>
          <w:p w14:paraId="45D57263" w14:textId="77777777" w:rsidR="001E30B5" w:rsidRDefault="00000000">
            <w:pPr>
              <w:spacing w:before="40" w:after="40"/>
              <w:jc w:val="center"/>
            </w:pPr>
            <w:r>
              <w:rPr>
                <w:rFonts w:cs="Times New Roman"/>
                <w:noProof/>
                <w:sz w:val="18"/>
              </w:rPr>
              <w:t>0.0202</w:t>
            </w:r>
          </w:p>
        </w:tc>
        <w:tc>
          <w:tcPr>
            <w:tcW w:w="1247" w:type="dxa"/>
            <w:tcBorders>
              <w:top w:val="nil"/>
              <w:left w:val="nil"/>
              <w:bottom w:val="nil"/>
              <w:right w:val="nil"/>
            </w:tcBorders>
            <w:vAlign w:val="center"/>
          </w:tcPr>
          <w:p w14:paraId="28922784" w14:textId="77777777" w:rsidR="001E30B5" w:rsidRDefault="00000000">
            <w:pPr>
              <w:spacing w:before="40" w:after="40"/>
              <w:jc w:val="center"/>
            </w:pPr>
            <w:r>
              <w:rPr>
                <w:rFonts w:cs="Times New Roman"/>
                <w:noProof/>
                <w:sz w:val="18"/>
              </w:rPr>
              <w:t>医院</w:t>
            </w:r>
          </w:p>
        </w:tc>
        <w:tc>
          <w:tcPr>
            <w:tcW w:w="1134" w:type="dxa"/>
            <w:tcBorders>
              <w:top w:val="nil"/>
              <w:left w:val="nil"/>
              <w:bottom w:val="nil"/>
              <w:right w:val="nil"/>
            </w:tcBorders>
            <w:vAlign w:val="center"/>
          </w:tcPr>
          <w:p w14:paraId="0A02CDD8" w14:textId="77777777" w:rsidR="001E30B5" w:rsidRDefault="00000000">
            <w:pPr>
              <w:spacing w:before="40" w:after="40"/>
              <w:jc w:val="center"/>
            </w:pPr>
            <w:r>
              <w:rPr>
                <w:rFonts w:cs="Times New Roman"/>
                <w:noProof/>
                <w:sz w:val="18"/>
              </w:rPr>
              <w:t>0.0207</w:t>
            </w:r>
          </w:p>
        </w:tc>
        <w:tc>
          <w:tcPr>
            <w:tcW w:w="1247" w:type="dxa"/>
            <w:tcBorders>
              <w:top w:val="nil"/>
              <w:left w:val="nil"/>
              <w:bottom w:val="nil"/>
              <w:right w:val="nil"/>
            </w:tcBorders>
            <w:vAlign w:val="center"/>
          </w:tcPr>
          <w:p w14:paraId="289F979C" w14:textId="77777777" w:rsidR="001E30B5" w:rsidRDefault="00000000">
            <w:pPr>
              <w:spacing w:before="40" w:after="40"/>
              <w:jc w:val="center"/>
            </w:pPr>
            <w:r>
              <w:rPr>
                <w:rFonts w:cs="Times New Roman"/>
                <w:noProof/>
                <w:sz w:val="18"/>
              </w:rPr>
              <w:t>看病</w:t>
            </w:r>
          </w:p>
        </w:tc>
        <w:tc>
          <w:tcPr>
            <w:tcW w:w="1134" w:type="dxa"/>
            <w:tcBorders>
              <w:top w:val="nil"/>
              <w:left w:val="nil"/>
              <w:bottom w:val="nil"/>
              <w:right w:val="nil"/>
            </w:tcBorders>
            <w:vAlign w:val="center"/>
          </w:tcPr>
          <w:p w14:paraId="0D8801BC" w14:textId="77777777" w:rsidR="001E30B5" w:rsidRDefault="00000000">
            <w:pPr>
              <w:spacing w:before="40" w:after="40"/>
              <w:jc w:val="center"/>
            </w:pPr>
            <w:r>
              <w:rPr>
                <w:rFonts w:cs="Times New Roman"/>
                <w:noProof/>
                <w:sz w:val="18"/>
              </w:rPr>
              <w:t>0.0198</w:t>
            </w:r>
          </w:p>
        </w:tc>
      </w:tr>
      <w:tr w:rsidR="001E30B5" w14:paraId="558CC022" w14:textId="77777777">
        <w:trPr>
          <w:cantSplit/>
          <w:jc w:val="center"/>
        </w:trPr>
        <w:tc>
          <w:tcPr>
            <w:tcW w:w="793" w:type="dxa"/>
            <w:tcBorders>
              <w:top w:val="nil"/>
              <w:left w:val="nil"/>
              <w:bottom w:val="nil"/>
              <w:right w:val="nil"/>
            </w:tcBorders>
            <w:vAlign w:val="center"/>
          </w:tcPr>
          <w:p w14:paraId="50AEF498" w14:textId="77777777" w:rsidR="001E30B5" w:rsidRDefault="00000000">
            <w:pPr>
              <w:spacing w:before="40" w:after="40"/>
              <w:jc w:val="center"/>
            </w:pPr>
            <w:r>
              <w:rPr>
                <w:rFonts w:cs="Times New Roman"/>
                <w:noProof/>
                <w:sz w:val="18"/>
              </w:rPr>
              <w:t>8</w:t>
            </w:r>
          </w:p>
        </w:tc>
        <w:tc>
          <w:tcPr>
            <w:tcW w:w="1247" w:type="dxa"/>
            <w:tcBorders>
              <w:top w:val="nil"/>
              <w:left w:val="nil"/>
              <w:bottom w:val="nil"/>
              <w:right w:val="nil"/>
            </w:tcBorders>
            <w:vAlign w:val="center"/>
          </w:tcPr>
          <w:p w14:paraId="62EA49A0" w14:textId="77777777" w:rsidR="001E30B5" w:rsidRDefault="00000000">
            <w:pPr>
              <w:spacing w:before="40" w:after="40"/>
              <w:jc w:val="center"/>
            </w:pPr>
            <w:r>
              <w:rPr>
                <w:rFonts w:cs="Times New Roman"/>
                <w:noProof/>
                <w:sz w:val="18"/>
              </w:rPr>
              <w:t>不错</w:t>
            </w:r>
          </w:p>
        </w:tc>
        <w:tc>
          <w:tcPr>
            <w:tcW w:w="1134" w:type="dxa"/>
            <w:tcBorders>
              <w:top w:val="nil"/>
              <w:left w:val="nil"/>
              <w:bottom w:val="nil"/>
              <w:right w:val="nil"/>
            </w:tcBorders>
            <w:vAlign w:val="center"/>
          </w:tcPr>
          <w:p w14:paraId="51177A3B" w14:textId="77777777" w:rsidR="001E30B5" w:rsidRDefault="00000000">
            <w:pPr>
              <w:spacing w:before="40" w:after="40"/>
              <w:jc w:val="center"/>
            </w:pPr>
            <w:r>
              <w:rPr>
                <w:rFonts w:cs="Times New Roman"/>
                <w:noProof/>
                <w:sz w:val="18"/>
              </w:rPr>
              <w:t>0.0193</w:t>
            </w:r>
          </w:p>
        </w:tc>
        <w:tc>
          <w:tcPr>
            <w:tcW w:w="1247" w:type="dxa"/>
            <w:tcBorders>
              <w:top w:val="nil"/>
              <w:left w:val="nil"/>
              <w:bottom w:val="nil"/>
              <w:right w:val="nil"/>
            </w:tcBorders>
            <w:vAlign w:val="center"/>
          </w:tcPr>
          <w:p w14:paraId="0CB913FC" w14:textId="77777777" w:rsidR="001E30B5" w:rsidRDefault="00000000">
            <w:pPr>
              <w:spacing w:before="40" w:after="40"/>
              <w:jc w:val="center"/>
            </w:pPr>
            <w:r>
              <w:rPr>
                <w:rFonts w:cs="Times New Roman"/>
                <w:noProof/>
                <w:sz w:val="18"/>
              </w:rPr>
              <w:t>专业</w:t>
            </w:r>
          </w:p>
        </w:tc>
        <w:tc>
          <w:tcPr>
            <w:tcW w:w="1134" w:type="dxa"/>
            <w:tcBorders>
              <w:top w:val="nil"/>
              <w:left w:val="nil"/>
              <w:bottom w:val="nil"/>
              <w:right w:val="nil"/>
            </w:tcBorders>
            <w:vAlign w:val="center"/>
          </w:tcPr>
          <w:p w14:paraId="33406943" w14:textId="77777777" w:rsidR="001E30B5" w:rsidRDefault="00000000">
            <w:pPr>
              <w:spacing w:before="40" w:after="40"/>
              <w:jc w:val="center"/>
            </w:pPr>
            <w:r>
              <w:rPr>
                <w:rFonts w:cs="Times New Roman"/>
                <w:noProof/>
                <w:sz w:val="18"/>
              </w:rPr>
              <w:t>0.0201</w:t>
            </w:r>
          </w:p>
        </w:tc>
        <w:tc>
          <w:tcPr>
            <w:tcW w:w="1247" w:type="dxa"/>
            <w:tcBorders>
              <w:top w:val="nil"/>
              <w:left w:val="nil"/>
              <w:bottom w:val="nil"/>
              <w:right w:val="nil"/>
            </w:tcBorders>
            <w:vAlign w:val="center"/>
          </w:tcPr>
          <w:p w14:paraId="49130A74" w14:textId="77777777" w:rsidR="001E30B5" w:rsidRDefault="00000000">
            <w:pPr>
              <w:spacing w:before="40" w:after="40"/>
              <w:jc w:val="center"/>
            </w:pPr>
            <w:r>
              <w:rPr>
                <w:rFonts w:cs="Times New Roman"/>
                <w:noProof/>
                <w:sz w:val="18"/>
              </w:rPr>
              <w:t>问题</w:t>
            </w:r>
          </w:p>
        </w:tc>
        <w:tc>
          <w:tcPr>
            <w:tcW w:w="1134" w:type="dxa"/>
            <w:tcBorders>
              <w:top w:val="nil"/>
              <w:left w:val="nil"/>
              <w:bottom w:val="nil"/>
              <w:right w:val="nil"/>
            </w:tcBorders>
            <w:vAlign w:val="center"/>
          </w:tcPr>
          <w:p w14:paraId="7A84D92E" w14:textId="77777777" w:rsidR="001E30B5" w:rsidRDefault="00000000">
            <w:pPr>
              <w:spacing w:before="40" w:after="40"/>
              <w:jc w:val="center"/>
            </w:pPr>
            <w:r>
              <w:rPr>
                <w:rFonts w:cs="Times New Roman"/>
                <w:noProof/>
                <w:sz w:val="18"/>
              </w:rPr>
              <w:t>0.0162</w:t>
            </w:r>
          </w:p>
        </w:tc>
      </w:tr>
      <w:tr w:rsidR="001E30B5" w14:paraId="73A1D305" w14:textId="77777777">
        <w:trPr>
          <w:cantSplit/>
          <w:jc w:val="center"/>
        </w:trPr>
        <w:tc>
          <w:tcPr>
            <w:tcW w:w="793" w:type="dxa"/>
            <w:tcBorders>
              <w:top w:val="nil"/>
              <w:left w:val="nil"/>
              <w:bottom w:val="nil"/>
              <w:right w:val="nil"/>
            </w:tcBorders>
            <w:vAlign w:val="center"/>
          </w:tcPr>
          <w:p w14:paraId="13B3AD19" w14:textId="77777777" w:rsidR="001E30B5" w:rsidRDefault="00000000">
            <w:pPr>
              <w:spacing w:before="40" w:after="40"/>
              <w:jc w:val="center"/>
            </w:pPr>
            <w:r>
              <w:rPr>
                <w:rFonts w:cs="Times New Roman"/>
                <w:noProof/>
                <w:sz w:val="18"/>
              </w:rPr>
              <w:t>9</w:t>
            </w:r>
          </w:p>
        </w:tc>
        <w:tc>
          <w:tcPr>
            <w:tcW w:w="1247" w:type="dxa"/>
            <w:tcBorders>
              <w:top w:val="nil"/>
              <w:left w:val="nil"/>
              <w:bottom w:val="nil"/>
              <w:right w:val="nil"/>
            </w:tcBorders>
            <w:vAlign w:val="center"/>
          </w:tcPr>
          <w:p w14:paraId="6F045C44" w14:textId="77777777" w:rsidR="001E30B5" w:rsidRDefault="00000000">
            <w:pPr>
              <w:spacing w:before="40" w:after="40"/>
              <w:jc w:val="center"/>
            </w:pPr>
            <w:r>
              <w:rPr>
                <w:rFonts w:cs="Times New Roman"/>
                <w:noProof/>
                <w:sz w:val="18"/>
              </w:rPr>
              <w:t>问诊</w:t>
            </w:r>
          </w:p>
        </w:tc>
        <w:tc>
          <w:tcPr>
            <w:tcW w:w="1134" w:type="dxa"/>
            <w:tcBorders>
              <w:top w:val="nil"/>
              <w:left w:val="nil"/>
              <w:bottom w:val="nil"/>
              <w:right w:val="nil"/>
            </w:tcBorders>
            <w:vAlign w:val="center"/>
          </w:tcPr>
          <w:p w14:paraId="155481C9" w14:textId="77777777" w:rsidR="001E30B5" w:rsidRDefault="00000000">
            <w:pPr>
              <w:spacing w:before="40" w:after="40"/>
              <w:jc w:val="center"/>
            </w:pPr>
            <w:r>
              <w:rPr>
                <w:rFonts w:cs="Times New Roman"/>
                <w:noProof/>
                <w:sz w:val="18"/>
              </w:rPr>
              <w:t>0.0163</w:t>
            </w:r>
          </w:p>
        </w:tc>
        <w:tc>
          <w:tcPr>
            <w:tcW w:w="1247" w:type="dxa"/>
            <w:tcBorders>
              <w:top w:val="nil"/>
              <w:left w:val="nil"/>
              <w:bottom w:val="nil"/>
              <w:right w:val="nil"/>
            </w:tcBorders>
            <w:vAlign w:val="center"/>
          </w:tcPr>
          <w:p w14:paraId="6603B0D8" w14:textId="77777777" w:rsidR="001E30B5" w:rsidRDefault="00000000">
            <w:pPr>
              <w:spacing w:before="40" w:after="40"/>
              <w:jc w:val="center"/>
            </w:pPr>
            <w:r>
              <w:rPr>
                <w:rFonts w:cs="Times New Roman"/>
                <w:noProof/>
                <w:sz w:val="18"/>
              </w:rPr>
              <w:t>参考</w:t>
            </w:r>
          </w:p>
        </w:tc>
        <w:tc>
          <w:tcPr>
            <w:tcW w:w="1134" w:type="dxa"/>
            <w:tcBorders>
              <w:top w:val="nil"/>
              <w:left w:val="nil"/>
              <w:bottom w:val="nil"/>
              <w:right w:val="nil"/>
            </w:tcBorders>
            <w:vAlign w:val="center"/>
          </w:tcPr>
          <w:p w14:paraId="36A42A7B" w14:textId="77777777" w:rsidR="001E30B5" w:rsidRDefault="00000000">
            <w:pPr>
              <w:spacing w:before="40" w:after="40"/>
              <w:jc w:val="center"/>
            </w:pPr>
            <w:r>
              <w:rPr>
                <w:rFonts w:cs="Times New Roman"/>
                <w:noProof/>
                <w:sz w:val="18"/>
              </w:rPr>
              <w:t>0.0185</w:t>
            </w:r>
          </w:p>
        </w:tc>
        <w:tc>
          <w:tcPr>
            <w:tcW w:w="1247" w:type="dxa"/>
            <w:tcBorders>
              <w:top w:val="nil"/>
              <w:left w:val="nil"/>
              <w:bottom w:val="nil"/>
              <w:right w:val="nil"/>
            </w:tcBorders>
            <w:vAlign w:val="center"/>
          </w:tcPr>
          <w:p w14:paraId="52FE8C9F" w14:textId="77777777" w:rsidR="001E30B5" w:rsidRDefault="00000000">
            <w:pPr>
              <w:spacing w:before="40" w:after="40"/>
              <w:jc w:val="center"/>
            </w:pPr>
            <w:r>
              <w:rPr>
                <w:rFonts w:cs="Times New Roman"/>
                <w:noProof/>
                <w:sz w:val="18"/>
              </w:rPr>
              <w:t>相信</w:t>
            </w:r>
          </w:p>
        </w:tc>
        <w:tc>
          <w:tcPr>
            <w:tcW w:w="1134" w:type="dxa"/>
            <w:tcBorders>
              <w:top w:val="nil"/>
              <w:left w:val="nil"/>
              <w:bottom w:val="nil"/>
              <w:right w:val="nil"/>
            </w:tcBorders>
            <w:vAlign w:val="center"/>
          </w:tcPr>
          <w:p w14:paraId="0A6584BC" w14:textId="77777777" w:rsidR="001E30B5" w:rsidRDefault="00000000">
            <w:pPr>
              <w:spacing w:before="40" w:after="40"/>
              <w:jc w:val="center"/>
            </w:pPr>
            <w:r>
              <w:rPr>
                <w:rFonts w:cs="Times New Roman"/>
                <w:noProof/>
                <w:sz w:val="18"/>
              </w:rPr>
              <w:t>0.0160</w:t>
            </w:r>
          </w:p>
        </w:tc>
      </w:tr>
      <w:tr w:rsidR="001E30B5" w14:paraId="57B50A1E" w14:textId="77777777">
        <w:trPr>
          <w:cantSplit/>
          <w:jc w:val="center"/>
        </w:trPr>
        <w:tc>
          <w:tcPr>
            <w:tcW w:w="793" w:type="dxa"/>
            <w:tcBorders>
              <w:top w:val="nil"/>
              <w:left w:val="nil"/>
              <w:bottom w:val="single" w:sz="18" w:space="0" w:color="000000"/>
              <w:right w:val="nil"/>
            </w:tcBorders>
            <w:vAlign w:val="center"/>
          </w:tcPr>
          <w:p w14:paraId="222965E6" w14:textId="77777777" w:rsidR="001E30B5" w:rsidRDefault="00000000">
            <w:pPr>
              <w:spacing w:before="40" w:after="40"/>
              <w:jc w:val="center"/>
            </w:pPr>
            <w:r>
              <w:rPr>
                <w:rFonts w:cs="Times New Roman"/>
                <w:noProof/>
                <w:sz w:val="18"/>
              </w:rPr>
              <w:t>10</w:t>
            </w:r>
          </w:p>
        </w:tc>
        <w:tc>
          <w:tcPr>
            <w:tcW w:w="1247" w:type="dxa"/>
            <w:tcBorders>
              <w:top w:val="nil"/>
              <w:left w:val="nil"/>
              <w:bottom w:val="single" w:sz="18" w:space="0" w:color="000000"/>
              <w:right w:val="nil"/>
            </w:tcBorders>
            <w:vAlign w:val="center"/>
          </w:tcPr>
          <w:p w14:paraId="2936DE6E" w14:textId="77777777" w:rsidR="001E30B5" w:rsidRDefault="00000000">
            <w:pPr>
              <w:spacing w:before="40" w:after="40"/>
              <w:jc w:val="center"/>
            </w:pPr>
            <w:r>
              <w:rPr>
                <w:rFonts w:cs="Times New Roman"/>
                <w:noProof/>
                <w:sz w:val="18"/>
              </w:rPr>
              <w:t>医疗</w:t>
            </w:r>
          </w:p>
        </w:tc>
        <w:tc>
          <w:tcPr>
            <w:tcW w:w="1134" w:type="dxa"/>
            <w:tcBorders>
              <w:top w:val="nil"/>
              <w:left w:val="nil"/>
              <w:bottom w:val="single" w:sz="18" w:space="0" w:color="000000"/>
              <w:right w:val="nil"/>
            </w:tcBorders>
            <w:vAlign w:val="center"/>
          </w:tcPr>
          <w:p w14:paraId="38FFEC71" w14:textId="77777777" w:rsidR="001E30B5" w:rsidRDefault="00000000">
            <w:pPr>
              <w:spacing w:before="40" w:after="40"/>
              <w:jc w:val="center"/>
            </w:pPr>
            <w:r>
              <w:rPr>
                <w:rFonts w:cs="Times New Roman"/>
                <w:noProof/>
                <w:sz w:val="18"/>
              </w:rPr>
              <w:t>0.0155</w:t>
            </w:r>
          </w:p>
        </w:tc>
        <w:tc>
          <w:tcPr>
            <w:tcW w:w="1247" w:type="dxa"/>
            <w:tcBorders>
              <w:top w:val="nil"/>
              <w:left w:val="nil"/>
              <w:bottom w:val="single" w:sz="18" w:space="0" w:color="000000"/>
              <w:right w:val="nil"/>
            </w:tcBorders>
            <w:vAlign w:val="center"/>
          </w:tcPr>
          <w:p w14:paraId="4D1E73A8" w14:textId="77777777" w:rsidR="001E30B5" w:rsidRDefault="00000000">
            <w:pPr>
              <w:spacing w:before="40" w:after="40"/>
              <w:jc w:val="center"/>
            </w:pPr>
            <w:r>
              <w:rPr>
                <w:rFonts w:cs="Times New Roman"/>
                <w:noProof/>
                <w:sz w:val="18"/>
              </w:rPr>
              <w:t>不了</w:t>
            </w:r>
          </w:p>
        </w:tc>
        <w:tc>
          <w:tcPr>
            <w:tcW w:w="1134" w:type="dxa"/>
            <w:tcBorders>
              <w:top w:val="nil"/>
              <w:left w:val="nil"/>
              <w:bottom w:val="single" w:sz="18" w:space="0" w:color="000000"/>
              <w:right w:val="nil"/>
            </w:tcBorders>
            <w:vAlign w:val="center"/>
          </w:tcPr>
          <w:p w14:paraId="2447CE3F" w14:textId="77777777" w:rsidR="001E30B5" w:rsidRDefault="00000000">
            <w:pPr>
              <w:spacing w:before="40" w:after="40"/>
              <w:jc w:val="center"/>
            </w:pPr>
            <w:r>
              <w:rPr>
                <w:rFonts w:cs="Times New Roman"/>
                <w:noProof/>
                <w:sz w:val="18"/>
              </w:rPr>
              <w:t>0.0182</w:t>
            </w:r>
          </w:p>
        </w:tc>
        <w:tc>
          <w:tcPr>
            <w:tcW w:w="1247" w:type="dxa"/>
            <w:tcBorders>
              <w:top w:val="nil"/>
              <w:left w:val="nil"/>
              <w:bottom w:val="single" w:sz="18" w:space="0" w:color="000000"/>
              <w:right w:val="nil"/>
            </w:tcBorders>
            <w:vAlign w:val="center"/>
          </w:tcPr>
          <w:p w14:paraId="71C01509" w14:textId="77777777" w:rsidR="001E30B5" w:rsidRDefault="00000000">
            <w:pPr>
              <w:spacing w:before="40" w:after="40"/>
              <w:jc w:val="center"/>
            </w:pPr>
            <w:r>
              <w:rPr>
                <w:rFonts w:cs="Times New Roman"/>
                <w:noProof/>
                <w:sz w:val="18"/>
              </w:rPr>
              <w:t>可能</w:t>
            </w:r>
          </w:p>
        </w:tc>
        <w:tc>
          <w:tcPr>
            <w:tcW w:w="1134" w:type="dxa"/>
            <w:tcBorders>
              <w:top w:val="nil"/>
              <w:left w:val="nil"/>
              <w:bottom w:val="single" w:sz="18" w:space="0" w:color="000000"/>
              <w:right w:val="nil"/>
            </w:tcBorders>
            <w:vAlign w:val="center"/>
          </w:tcPr>
          <w:p w14:paraId="70F3E56A" w14:textId="77777777" w:rsidR="001E30B5" w:rsidRDefault="00000000">
            <w:pPr>
              <w:spacing w:before="40" w:after="40"/>
              <w:jc w:val="center"/>
            </w:pPr>
            <w:r>
              <w:rPr>
                <w:rFonts w:cs="Times New Roman"/>
                <w:noProof/>
                <w:sz w:val="18"/>
              </w:rPr>
              <w:t>0.0159</w:t>
            </w:r>
          </w:p>
        </w:tc>
      </w:tr>
    </w:tbl>
    <w:p w14:paraId="57520F6B" w14:textId="77777777" w:rsidR="001E30B5" w:rsidRDefault="00000000">
      <w:pPr>
        <w:keepNext/>
        <w:keepLines/>
        <w:spacing w:before="160" w:after="60" w:line="240" w:lineRule="auto"/>
        <w:jc w:val="center"/>
      </w:pPr>
      <w:r>
        <w:rPr>
          <w:noProof/>
        </w:rPr>
        <w:drawing>
          <wp:inline distT="0" distB="0" distL="0" distR="0" wp14:anchorId="5C99535A" wp14:editId="011F87CE">
            <wp:extent cx="5220000" cy="2213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三组TFIDF_Top10.png"/>
                    <pic:cNvPicPr/>
                  </pic:nvPicPr>
                  <pic:blipFill>
                    <a:blip r:embed="rId14"/>
                    <a:stretch>
                      <a:fillRect/>
                    </a:stretch>
                  </pic:blipFill>
                  <pic:spPr>
                    <a:xfrm>
                      <a:off x="0" y="0"/>
                      <a:ext cx="5220000" cy="2213268"/>
                    </a:xfrm>
                    <a:prstGeom prst="rect">
                      <a:avLst/>
                    </a:prstGeom>
                  </pic:spPr>
                </pic:pic>
              </a:graphicData>
            </a:graphic>
          </wp:inline>
        </w:drawing>
      </w:r>
    </w:p>
    <w:p w14:paraId="022652A4" w14:textId="77777777" w:rsidR="001E30B5" w:rsidRDefault="00000000">
      <w:pPr>
        <w:keepLines/>
        <w:spacing w:before="40" w:after="160" w:line="240" w:lineRule="auto"/>
        <w:jc w:val="center"/>
      </w:pPr>
      <w:r>
        <w:rPr>
          <w:rFonts w:cs="Times New Roman"/>
        </w:rPr>
        <w:t>图</w:t>
      </w:r>
      <w:r>
        <w:rPr>
          <w:rFonts w:cs="Times New Roman"/>
        </w:rPr>
        <w:t>3</w:t>
      </w:r>
      <w:r>
        <w:rPr>
          <w:rFonts w:cs="Times New Roman"/>
        </w:rPr>
        <w:t xml:space="preserve">　三组平均</w:t>
      </w:r>
      <w:r>
        <w:rPr>
          <w:rFonts w:cs="Times New Roman"/>
        </w:rPr>
        <w:t>TF-IDF Top 10</w:t>
      </w:r>
    </w:p>
    <w:p w14:paraId="133D1E18" w14:textId="77777777" w:rsidR="001E30B5" w:rsidRDefault="00000000">
      <w:pPr>
        <w:spacing w:before="180" w:after="60" w:line="360" w:lineRule="auto"/>
      </w:pPr>
      <w:r>
        <w:rPr>
          <w:rFonts w:eastAsia="黑体" w:cs="Times New Roman"/>
          <w:b/>
          <w:sz w:val="24"/>
        </w:rPr>
        <w:t>4.3</w:t>
      </w:r>
      <w:r>
        <w:rPr>
          <w:rFonts w:eastAsia="黑体" w:cs="Times New Roman"/>
          <w:b/>
          <w:sz w:val="24"/>
        </w:rPr>
        <w:t xml:space="preserve">　共现结构与认知词簇</w:t>
      </w:r>
    </w:p>
    <w:p w14:paraId="2AB84142" w14:textId="77777777" w:rsidR="001E30B5" w:rsidRDefault="00000000">
      <w:pPr>
        <w:spacing w:after="0" w:line="360" w:lineRule="auto"/>
        <w:ind w:firstLine="420"/>
        <w:jc w:val="both"/>
        <w:rPr>
          <w:rFonts w:cs="Times New Roman"/>
        </w:rPr>
      </w:pPr>
      <w:r>
        <w:rPr>
          <w:rFonts w:cs="Times New Roman"/>
          <w:noProof/>
        </w:rPr>
        <w:t>三组最强共现边都是「</w:t>
      </w:r>
      <w:r>
        <w:rPr>
          <w:rFonts w:cs="Times New Roman"/>
          <w:noProof/>
        </w:rPr>
        <w:t>AI—</w:t>
      </w:r>
      <w:r>
        <w:rPr>
          <w:rFonts w:cs="Times New Roman"/>
          <w:noProof/>
        </w:rPr>
        <w:t>医生」。积极组在这条边之后接健康、方便、买药、问诊。中立组第二边即</w:t>
      </w:r>
      <w:r>
        <w:rPr>
          <w:rFonts w:cs="Times New Roman"/>
          <w:noProof/>
        </w:rPr>
        <w:t>AI—</w:t>
      </w:r>
      <w:r>
        <w:rPr>
          <w:rFonts w:cs="Times New Roman"/>
          <w:noProof/>
        </w:rPr>
        <w:t>辅助，随后是不能、替代、取代。消极组第二边起是医院、看病、取代、不能。同一对节点被不同的第三词拖向便利、工具边界或不信任。边的排序见表</w:t>
      </w:r>
      <w:r>
        <w:rPr>
          <w:rFonts w:cs="Times New Roman"/>
          <w:noProof/>
        </w:rPr>
        <w:t>7</w:t>
      </w:r>
      <w:r>
        <w:rPr>
          <w:rFonts w:cs="Times New Roman"/>
          <w:noProof/>
        </w:rPr>
        <w:t>，网络结构见图</w:t>
      </w:r>
      <w:r>
        <w:rPr>
          <w:rFonts w:cs="Times New Roman"/>
          <w:noProof/>
        </w:rPr>
        <w:t>4</w:t>
      </w:r>
      <w:r>
        <w:rPr>
          <w:rFonts w:cs="Times New Roman"/>
          <w:noProof/>
        </w:rPr>
        <w:t>至图</w:t>
      </w:r>
      <w:r>
        <w:rPr>
          <w:rFonts w:cs="Times New Roman"/>
          <w:noProof/>
        </w:rPr>
        <w:t>6</w:t>
      </w:r>
      <w:r>
        <w:rPr>
          <w:rFonts w:cs="Times New Roman"/>
          <w:noProof/>
        </w:rPr>
        <w:t>。</w:t>
      </w:r>
    </w:p>
    <w:p w14:paraId="54F78ECE" w14:textId="77777777" w:rsidR="00CF675D" w:rsidRDefault="00CF675D" w:rsidP="00900220">
      <w:pPr>
        <w:spacing w:after="0" w:line="360" w:lineRule="auto"/>
        <w:jc w:val="both"/>
      </w:pPr>
    </w:p>
    <w:p w14:paraId="382E5DA9" w14:textId="77777777" w:rsidR="001E30B5" w:rsidRPr="00CF675D" w:rsidRDefault="00000000" w:rsidP="00CF675D">
      <w:pPr>
        <w:keepNext/>
        <w:keepLines/>
        <w:spacing w:before="160" w:after="60" w:line="240" w:lineRule="auto"/>
        <w:jc w:val="center"/>
      </w:pPr>
      <w:r>
        <w:rPr>
          <w:rFonts w:eastAsia="黑体" w:cs="Times New Roman"/>
          <w:b/>
        </w:rPr>
        <w:t>表</w:t>
      </w:r>
      <w:r>
        <w:rPr>
          <w:rFonts w:eastAsia="黑体" w:cs="Times New Roman"/>
          <w:b/>
        </w:rPr>
        <w:t>7</w:t>
      </w:r>
      <w:r>
        <w:rPr>
          <w:rFonts w:eastAsia="黑体" w:cs="Times New Roman"/>
          <w:b/>
        </w:rPr>
        <w:t xml:space="preserve">　三组最强共现边</w:t>
      </w:r>
      <w:r>
        <w:rPr>
          <w:rFonts w:eastAsia="黑体" w:cs="Times New Roman"/>
          <w:b/>
        </w:rPr>
        <w:t>Top 8</w:t>
      </w:r>
      <w:r>
        <w:rPr>
          <w:rFonts w:eastAsia="黑体" w:cs="Times New Roman"/>
          <w:b/>
        </w:rPr>
        <w:t>（评论内共现）</w:t>
      </w:r>
    </w:p>
    <w:tbl>
      <w:tblPr>
        <w:tblW w:w="7711" w:type="dxa"/>
        <w:jc w:val="center"/>
        <w:tblLayout w:type="fixed"/>
        <w:tblLook w:val="04A0" w:firstRow="1" w:lastRow="0" w:firstColumn="1" w:lastColumn="0" w:noHBand="0" w:noVBand="1"/>
      </w:tblPr>
      <w:tblGrid>
        <w:gridCol w:w="736"/>
        <w:gridCol w:w="1361"/>
        <w:gridCol w:w="964"/>
        <w:gridCol w:w="1361"/>
        <w:gridCol w:w="964"/>
        <w:gridCol w:w="1361"/>
        <w:gridCol w:w="964"/>
      </w:tblGrid>
      <w:tr w:rsidR="001E30B5" w14:paraId="2B44BECB" w14:textId="77777777">
        <w:trPr>
          <w:cantSplit/>
          <w:jc w:val="center"/>
        </w:trPr>
        <w:tc>
          <w:tcPr>
            <w:tcW w:w="737" w:type="dxa"/>
            <w:tcBorders>
              <w:top w:val="single" w:sz="18" w:space="0" w:color="000000"/>
              <w:left w:val="nil"/>
              <w:bottom w:val="single" w:sz="6" w:space="0" w:color="000000"/>
              <w:right w:val="nil"/>
            </w:tcBorders>
            <w:vAlign w:val="center"/>
          </w:tcPr>
          <w:p w14:paraId="65CBFAA7" w14:textId="77777777" w:rsidR="001E30B5" w:rsidRDefault="00000000">
            <w:pPr>
              <w:spacing w:before="40" w:after="40"/>
              <w:jc w:val="center"/>
            </w:pPr>
            <w:r>
              <w:rPr>
                <w:rFonts w:cs="Times New Roman"/>
                <w:b/>
                <w:noProof/>
                <w:sz w:val="18"/>
              </w:rPr>
              <w:t>排名</w:t>
            </w:r>
          </w:p>
        </w:tc>
        <w:tc>
          <w:tcPr>
            <w:tcW w:w="1360" w:type="dxa"/>
            <w:tcBorders>
              <w:top w:val="single" w:sz="18" w:space="0" w:color="000000"/>
              <w:left w:val="nil"/>
              <w:bottom w:val="single" w:sz="6" w:space="0" w:color="000000"/>
              <w:right w:val="nil"/>
            </w:tcBorders>
            <w:vAlign w:val="center"/>
          </w:tcPr>
          <w:p w14:paraId="5D5BC5D6" w14:textId="77777777" w:rsidR="001E30B5" w:rsidRDefault="00000000">
            <w:pPr>
              <w:spacing w:before="40" w:after="40"/>
              <w:jc w:val="center"/>
            </w:pPr>
            <w:r>
              <w:rPr>
                <w:rFonts w:cs="Times New Roman"/>
                <w:b/>
                <w:noProof/>
                <w:sz w:val="18"/>
              </w:rPr>
              <w:t>积极看待</w:t>
            </w:r>
          </w:p>
        </w:tc>
        <w:tc>
          <w:tcPr>
            <w:tcW w:w="963" w:type="dxa"/>
            <w:tcBorders>
              <w:top w:val="single" w:sz="18" w:space="0" w:color="000000"/>
              <w:left w:val="nil"/>
              <w:bottom w:val="single" w:sz="6" w:space="0" w:color="000000"/>
              <w:right w:val="nil"/>
            </w:tcBorders>
            <w:vAlign w:val="center"/>
          </w:tcPr>
          <w:p w14:paraId="24C19589" w14:textId="77777777" w:rsidR="001E30B5" w:rsidRDefault="00000000">
            <w:pPr>
              <w:spacing w:before="40" w:after="40"/>
              <w:jc w:val="center"/>
            </w:pPr>
            <w:r>
              <w:rPr>
                <w:rFonts w:cs="Times New Roman"/>
                <w:b/>
                <w:noProof/>
                <w:sz w:val="18"/>
              </w:rPr>
              <w:t>次数</w:t>
            </w:r>
          </w:p>
        </w:tc>
        <w:tc>
          <w:tcPr>
            <w:tcW w:w="1360" w:type="dxa"/>
            <w:tcBorders>
              <w:top w:val="single" w:sz="18" w:space="0" w:color="000000"/>
              <w:left w:val="nil"/>
              <w:bottom w:val="single" w:sz="6" w:space="0" w:color="000000"/>
              <w:right w:val="nil"/>
            </w:tcBorders>
            <w:vAlign w:val="center"/>
          </w:tcPr>
          <w:p w14:paraId="319266BD" w14:textId="77777777" w:rsidR="001E30B5" w:rsidRDefault="00000000">
            <w:pPr>
              <w:spacing w:before="40" w:after="40"/>
              <w:jc w:val="center"/>
            </w:pPr>
            <w:r>
              <w:rPr>
                <w:rFonts w:cs="Times New Roman"/>
                <w:b/>
                <w:noProof/>
                <w:sz w:val="18"/>
              </w:rPr>
              <w:t>中立看待</w:t>
            </w:r>
          </w:p>
        </w:tc>
        <w:tc>
          <w:tcPr>
            <w:tcW w:w="963" w:type="dxa"/>
            <w:tcBorders>
              <w:top w:val="single" w:sz="18" w:space="0" w:color="000000"/>
              <w:left w:val="nil"/>
              <w:bottom w:val="single" w:sz="6" w:space="0" w:color="000000"/>
              <w:right w:val="nil"/>
            </w:tcBorders>
            <w:vAlign w:val="center"/>
          </w:tcPr>
          <w:p w14:paraId="587C1C74" w14:textId="77777777" w:rsidR="001E30B5" w:rsidRDefault="00000000">
            <w:pPr>
              <w:spacing w:before="40" w:after="40"/>
              <w:jc w:val="center"/>
            </w:pPr>
            <w:r>
              <w:rPr>
                <w:rFonts w:cs="Times New Roman"/>
                <w:b/>
                <w:noProof/>
                <w:sz w:val="18"/>
              </w:rPr>
              <w:t>次数</w:t>
            </w:r>
          </w:p>
        </w:tc>
        <w:tc>
          <w:tcPr>
            <w:tcW w:w="1360" w:type="dxa"/>
            <w:tcBorders>
              <w:top w:val="single" w:sz="18" w:space="0" w:color="000000"/>
              <w:left w:val="nil"/>
              <w:bottom w:val="single" w:sz="6" w:space="0" w:color="000000"/>
              <w:right w:val="nil"/>
            </w:tcBorders>
            <w:vAlign w:val="center"/>
          </w:tcPr>
          <w:p w14:paraId="2C5C6608" w14:textId="77777777" w:rsidR="001E30B5" w:rsidRDefault="00000000">
            <w:pPr>
              <w:spacing w:before="40" w:after="40"/>
              <w:jc w:val="center"/>
            </w:pPr>
            <w:r>
              <w:rPr>
                <w:rFonts w:cs="Times New Roman"/>
                <w:b/>
                <w:noProof/>
                <w:sz w:val="18"/>
              </w:rPr>
              <w:t>消极看待</w:t>
            </w:r>
          </w:p>
        </w:tc>
        <w:tc>
          <w:tcPr>
            <w:tcW w:w="963" w:type="dxa"/>
            <w:tcBorders>
              <w:top w:val="single" w:sz="18" w:space="0" w:color="000000"/>
              <w:left w:val="nil"/>
              <w:bottom w:val="single" w:sz="6" w:space="0" w:color="000000"/>
              <w:right w:val="nil"/>
            </w:tcBorders>
            <w:vAlign w:val="center"/>
          </w:tcPr>
          <w:p w14:paraId="6FC31D37" w14:textId="77777777" w:rsidR="001E30B5" w:rsidRDefault="00000000">
            <w:pPr>
              <w:spacing w:before="40" w:after="40"/>
              <w:jc w:val="center"/>
            </w:pPr>
            <w:r>
              <w:rPr>
                <w:rFonts w:cs="Times New Roman"/>
                <w:b/>
                <w:noProof/>
                <w:sz w:val="18"/>
              </w:rPr>
              <w:t>次数</w:t>
            </w:r>
          </w:p>
        </w:tc>
      </w:tr>
      <w:tr w:rsidR="001E30B5" w14:paraId="3F1DD48D" w14:textId="77777777">
        <w:trPr>
          <w:cantSplit/>
          <w:jc w:val="center"/>
        </w:trPr>
        <w:tc>
          <w:tcPr>
            <w:tcW w:w="737" w:type="dxa"/>
            <w:tcBorders>
              <w:top w:val="nil"/>
              <w:left w:val="nil"/>
              <w:bottom w:val="nil"/>
              <w:right w:val="nil"/>
            </w:tcBorders>
            <w:vAlign w:val="center"/>
          </w:tcPr>
          <w:p w14:paraId="0758364F" w14:textId="77777777" w:rsidR="001E30B5" w:rsidRDefault="00000000">
            <w:pPr>
              <w:spacing w:before="40" w:after="40"/>
              <w:jc w:val="center"/>
            </w:pPr>
            <w:r>
              <w:rPr>
                <w:rFonts w:cs="Times New Roman"/>
                <w:noProof/>
                <w:sz w:val="18"/>
              </w:rPr>
              <w:t>1</w:t>
            </w:r>
          </w:p>
        </w:tc>
        <w:tc>
          <w:tcPr>
            <w:tcW w:w="1360" w:type="dxa"/>
            <w:tcBorders>
              <w:top w:val="nil"/>
              <w:left w:val="nil"/>
              <w:bottom w:val="nil"/>
              <w:right w:val="nil"/>
            </w:tcBorders>
            <w:vAlign w:val="center"/>
          </w:tcPr>
          <w:p w14:paraId="5E282FE4" w14:textId="77777777" w:rsidR="001E30B5" w:rsidRDefault="00000000">
            <w:pPr>
              <w:spacing w:before="40" w:after="40"/>
              <w:jc w:val="center"/>
            </w:pPr>
            <w:r>
              <w:rPr>
                <w:rFonts w:cs="Times New Roman"/>
                <w:noProof/>
                <w:sz w:val="18"/>
              </w:rPr>
              <w:t xml:space="preserve">AI × </w:t>
            </w:r>
            <w:r>
              <w:rPr>
                <w:rFonts w:cs="Times New Roman"/>
                <w:noProof/>
                <w:sz w:val="18"/>
              </w:rPr>
              <w:t>医生</w:t>
            </w:r>
          </w:p>
        </w:tc>
        <w:tc>
          <w:tcPr>
            <w:tcW w:w="963" w:type="dxa"/>
            <w:tcBorders>
              <w:top w:val="nil"/>
              <w:left w:val="nil"/>
              <w:bottom w:val="nil"/>
              <w:right w:val="nil"/>
            </w:tcBorders>
            <w:vAlign w:val="center"/>
          </w:tcPr>
          <w:p w14:paraId="46C22AB3" w14:textId="77777777" w:rsidR="001E30B5" w:rsidRDefault="00000000">
            <w:pPr>
              <w:spacing w:before="40" w:after="40"/>
              <w:jc w:val="center"/>
            </w:pPr>
            <w:r>
              <w:rPr>
                <w:rFonts w:cs="Times New Roman"/>
                <w:noProof/>
                <w:sz w:val="18"/>
              </w:rPr>
              <w:t>2,786</w:t>
            </w:r>
          </w:p>
        </w:tc>
        <w:tc>
          <w:tcPr>
            <w:tcW w:w="1360" w:type="dxa"/>
            <w:tcBorders>
              <w:top w:val="nil"/>
              <w:left w:val="nil"/>
              <w:bottom w:val="nil"/>
              <w:right w:val="nil"/>
            </w:tcBorders>
            <w:vAlign w:val="center"/>
          </w:tcPr>
          <w:p w14:paraId="21ECEBF2" w14:textId="77777777" w:rsidR="001E30B5" w:rsidRDefault="00000000">
            <w:pPr>
              <w:spacing w:before="40" w:after="40"/>
              <w:jc w:val="center"/>
            </w:pPr>
            <w:r>
              <w:rPr>
                <w:rFonts w:cs="Times New Roman"/>
                <w:noProof/>
                <w:sz w:val="18"/>
              </w:rPr>
              <w:t xml:space="preserve">AI × </w:t>
            </w:r>
            <w:r>
              <w:rPr>
                <w:rFonts w:cs="Times New Roman"/>
                <w:noProof/>
                <w:sz w:val="18"/>
              </w:rPr>
              <w:t>医生</w:t>
            </w:r>
          </w:p>
        </w:tc>
        <w:tc>
          <w:tcPr>
            <w:tcW w:w="963" w:type="dxa"/>
            <w:tcBorders>
              <w:top w:val="nil"/>
              <w:left w:val="nil"/>
              <w:bottom w:val="nil"/>
              <w:right w:val="nil"/>
            </w:tcBorders>
            <w:vAlign w:val="center"/>
          </w:tcPr>
          <w:p w14:paraId="1924715E" w14:textId="77777777" w:rsidR="001E30B5" w:rsidRDefault="00000000">
            <w:pPr>
              <w:spacing w:before="40" w:after="40"/>
              <w:jc w:val="center"/>
            </w:pPr>
            <w:r>
              <w:rPr>
                <w:rFonts w:cs="Times New Roman"/>
                <w:noProof/>
                <w:sz w:val="18"/>
              </w:rPr>
              <w:t>2,791</w:t>
            </w:r>
          </w:p>
        </w:tc>
        <w:tc>
          <w:tcPr>
            <w:tcW w:w="1360" w:type="dxa"/>
            <w:tcBorders>
              <w:top w:val="nil"/>
              <w:left w:val="nil"/>
              <w:bottom w:val="nil"/>
              <w:right w:val="nil"/>
            </w:tcBorders>
            <w:vAlign w:val="center"/>
          </w:tcPr>
          <w:p w14:paraId="261DDD72" w14:textId="77777777" w:rsidR="001E30B5" w:rsidRDefault="00000000">
            <w:pPr>
              <w:spacing w:before="40" w:after="40"/>
              <w:jc w:val="center"/>
            </w:pPr>
            <w:r>
              <w:rPr>
                <w:rFonts w:cs="Times New Roman"/>
                <w:noProof/>
                <w:sz w:val="18"/>
              </w:rPr>
              <w:t xml:space="preserve">AI × </w:t>
            </w:r>
            <w:r>
              <w:rPr>
                <w:rFonts w:cs="Times New Roman"/>
                <w:noProof/>
                <w:sz w:val="18"/>
              </w:rPr>
              <w:t>医生</w:t>
            </w:r>
          </w:p>
        </w:tc>
        <w:tc>
          <w:tcPr>
            <w:tcW w:w="963" w:type="dxa"/>
            <w:tcBorders>
              <w:top w:val="nil"/>
              <w:left w:val="nil"/>
              <w:bottom w:val="nil"/>
              <w:right w:val="nil"/>
            </w:tcBorders>
            <w:vAlign w:val="center"/>
          </w:tcPr>
          <w:p w14:paraId="62C51E07" w14:textId="77777777" w:rsidR="001E30B5" w:rsidRDefault="00000000">
            <w:pPr>
              <w:spacing w:before="40" w:after="40"/>
              <w:jc w:val="center"/>
            </w:pPr>
            <w:r>
              <w:rPr>
                <w:rFonts w:cs="Times New Roman"/>
                <w:noProof/>
                <w:sz w:val="18"/>
              </w:rPr>
              <w:t>926</w:t>
            </w:r>
          </w:p>
        </w:tc>
      </w:tr>
      <w:tr w:rsidR="001E30B5" w14:paraId="20A75BD6" w14:textId="77777777">
        <w:trPr>
          <w:cantSplit/>
          <w:jc w:val="center"/>
        </w:trPr>
        <w:tc>
          <w:tcPr>
            <w:tcW w:w="737" w:type="dxa"/>
            <w:tcBorders>
              <w:top w:val="nil"/>
              <w:left w:val="nil"/>
              <w:bottom w:val="nil"/>
              <w:right w:val="nil"/>
            </w:tcBorders>
            <w:vAlign w:val="center"/>
          </w:tcPr>
          <w:p w14:paraId="766FEF2D" w14:textId="77777777" w:rsidR="001E30B5" w:rsidRDefault="00000000">
            <w:pPr>
              <w:spacing w:before="40" w:after="40"/>
              <w:jc w:val="center"/>
            </w:pPr>
            <w:r>
              <w:rPr>
                <w:rFonts w:cs="Times New Roman"/>
                <w:noProof/>
                <w:sz w:val="18"/>
              </w:rPr>
              <w:t>2</w:t>
            </w:r>
          </w:p>
        </w:tc>
        <w:tc>
          <w:tcPr>
            <w:tcW w:w="1360" w:type="dxa"/>
            <w:tcBorders>
              <w:top w:val="nil"/>
              <w:left w:val="nil"/>
              <w:bottom w:val="nil"/>
              <w:right w:val="nil"/>
            </w:tcBorders>
            <w:vAlign w:val="center"/>
          </w:tcPr>
          <w:p w14:paraId="3F3775E7" w14:textId="77777777" w:rsidR="001E30B5" w:rsidRDefault="00000000">
            <w:pPr>
              <w:spacing w:before="40" w:after="40"/>
              <w:jc w:val="center"/>
            </w:pPr>
            <w:r>
              <w:rPr>
                <w:rFonts w:cs="Times New Roman"/>
                <w:noProof/>
                <w:sz w:val="18"/>
              </w:rPr>
              <w:t xml:space="preserve">AI × </w:t>
            </w:r>
            <w:r>
              <w:rPr>
                <w:rFonts w:cs="Times New Roman"/>
                <w:noProof/>
                <w:sz w:val="18"/>
              </w:rPr>
              <w:t>健康</w:t>
            </w:r>
          </w:p>
        </w:tc>
        <w:tc>
          <w:tcPr>
            <w:tcW w:w="963" w:type="dxa"/>
            <w:tcBorders>
              <w:top w:val="nil"/>
              <w:left w:val="nil"/>
              <w:bottom w:val="nil"/>
              <w:right w:val="nil"/>
            </w:tcBorders>
            <w:vAlign w:val="center"/>
          </w:tcPr>
          <w:p w14:paraId="4DB2EFC4" w14:textId="77777777" w:rsidR="001E30B5" w:rsidRDefault="00000000">
            <w:pPr>
              <w:spacing w:before="40" w:after="40"/>
              <w:jc w:val="center"/>
            </w:pPr>
            <w:r>
              <w:rPr>
                <w:rFonts w:cs="Times New Roman"/>
                <w:noProof/>
                <w:sz w:val="18"/>
              </w:rPr>
              <w:t>1,838</w:t>
            </w:r>
          </w:p>
        </w:tc>
        <w:tc>
          <w:tcPr>
            <w:tcW w:w="1360" w:type="dxa"/>
            <w:tcBorders>
              <w:top w:val="nil"/>
              <w:left w:val="nil"/>
              <w:bottom w:val="nil"/>
              <w:right w:val="nil"/>
            </w:tcBorders>
            <w:vAlign w:val="center"/>
          </w:tcPr>
          <w:p w14:paraId="64A50BAA" w14:textId="77777777" w:rsidR="001E30B5" w:rsidRDefault="00000000">
            <w:pPr>
              <w:spacing w:before="40" w:after="40"/>
              <w:jc w:val="center"/>
            </w:pPr>
            <w:r>
              <w:rPr>
                <w:rFonts w:cs="Times New Roman"/>
                <w:noProof/>
                <w:sz w:val="18"/>
              </w:rPr>
              <w:t xml:space="preserve">AI × </w:t>
            </w:r>
            <w:r>
              <w:rPr>
                <w:rFonts w:cs="Times New Roman"/>
                <w:noProof/>
                <w:sz w:val="18"/>
              </w:rPr>
              <w:t>辅助</w:t>
            </w:r>
          </w:p>
        </w:tc>
        <w:tc>
          <w:tcPr>
            <w:tcW w:w="963" w:type="dxa"/>
            <w:tcBorders>
              <w:top w:val="nil"/>
              <w:left w:val="nil"/>
              <w:bottom w:val="nil"/>
              <w:right w:val="nil"/>
            </w:tcBorders>
            <w:vAlign w:val="center"/>
          </w:tcPr>
          <w:p w14:paraId="2ABD7451" w14:textId="77777777" w:rsidR="001E30B5" w:rsidRDefault="00000000">
            <w:pPr>
              <w:spacing w:before="40" w:after="40"/>
              <w:jc w:val="center"/>
            </w:pPr>
            <w:r>
              <w:rPr>
                <w:rFonts w:cs="Times New Roman"/>
                <w:noProof/>
                <w:sz w:val="18"/>
              </w:rPr>
              <w:t>842</w:t>
            </w:r>
          </w:p>
        </w:tc>
        <w:tc>
          <w:tcPr>
            <w:tcW w:w="1360" w:type="dxa"/>
            <w:tcBorders>
              <w:top w:val="nil"/>
              <w:left w:val="nil"/>
              <w:bottom w:val="nil"/>
              <w:right w:val="nil"/>
            </w:tcBorders>
            <w:vAlign w:val="center"/>
          </w:tcPr>
          <w:p w14:paraId="41240F0F" w14:textId="77777777" w:rsidR="001E30B5" w:rsidRDefault="00000000">
            <w:pPr>
              <w:spacing w:before="40" w:after="40"/>
              <w:jc w:val="center"/>
            </w:pPr>
            <w:r>
              <w:rPr>
                <w:rFonts w:cs="Times New Roman"/>
                <w:noProof/>
                <w:sz w:val="18"/>
              </w:rPr>
              <w:t xml:space="preserve">AI × </w:t>
            </w:r>
            <w:r>
              <w:rPr>
                <w:rFonts w:cs="Times New Roman"/>
                <w:noProof/>
                <w:sz w:val="18"/>
              </w:rPr>
              <w:t>医院</w:t>
            </w:r>
          </w:p>
        </w:tc>
        <w:tc>
          <w:tcPr>
            <w:tcW w:w="963" w:type="dxa"/>
            <w:tcBorders>
              <w:top w:val="nil"/>
              <w:left w:val="nil"/>
              <w:bottom w:val="nil"/>
              <w:right w:val="nil"/>
            </w:tcBorders>
            <w:vAlign w:val="center"/>
          </w:tcPr>
          <w:p w14:paraId="1F627ECE" w14:textId="77777777" w:rsidR="001E30B5" w:rsidRDefault="00000000">
            <w:pPr>
              <w:spacing w:before="40" w:after="40"/>
              <w:jc w:val="center"/>
            </w:pPr>
            <w:r>
              <w:rPr>
                <w:rFonts w:cs="Times New Roman"/>
                <w:noProof/>
                <w:sz w:val="18"/>
              </w:rPr>
              <w:t>270</w:t>
            </w:r>
          </w:p>
        </w:tc>
      </w:tr>
      <w:tr w:rsidR="001E30B5" w14:paraId="06AAFF3D" w14:textId="77777777">
        <w:trPr>
          <w:cantSplit/>
          <w:jc w:val="center"/>
        </w:trPr>
        <w:tc>
          <w:tcPr>
            <w:tcW w:w="737" w:type="dxa"/>
            <w:tcBorders>
              <w:top w:val="nil"/>
              <w:left w:val="nil"/>
              <w:bottom w:val="nil"/>
              <w:right w:val="nil"/>
            </w:tcBorders>
            <w:vAlign w:val="center"/>
          </w:tcPr>
          <w:p w14:paraId="4F7AE0A8" w14:textId="77777777" w:rsidR="001E30B5" w:rsidRDefault="00000000">
            <w:pPr>
              <w:spacing w:before="40" w:after="40"/>
              <w:jc w:val="center"/>
            </w:pPr>
            <w:r>
              <w:rPr>
                <w:rFonts w:cs="Times New Roman"/>
                <w:noProof/>
                <w:sz w:val="18"/>
              </w:rPr>
              <w:t>3</w:t>
            </w:r>
          </w:p>
        </w:tc>
        <w:tc>
          <w:tcPr>
            <w:tcW w:w="1360" w:type="dxa"/>
            <w:tcBorders>
              <w:top w:val="nil"/>
              <w:left w:val="nil"/>
              <w:bottom w:val="nil"/>
              <w:right w:val="nil"/>
            </w:tcBorders>
            <w:vAlign w:val="center"/>
          </w:tcPr>
          <w:p w14:paraId="3809648C" w14:textId="77777777" w:rsidR="001E30B5" w:rsidRDefault="00000000">
            <w:pPr>
              <w:spacing w:before="40" w:after="40"/>
              <w:jc w:val="center"/>
            </w:pPr>
            <w:r>
              <w:rPr>
                <w:rFonts w:cs="Times New Roman"/>
                <w:noProof/>
                <w:sz w:val="18"/>
              </w:rPr>
              <w:t xml:space="preserve">AI × </w:t>
            </w:r>
            <w:r>
              <w:rPr>
                <w:rFonts w:cs="Times New Roman"/>
                <w:noProof/>
                <w:sz w:val="18"/>
              </w:rPr>
              <w:t>方便</w:t>
            </w:r>
          </w:p>
        </w:tc>
        <w:tc>
          <w:tcPr>
            <w:tcW w:w="963" w:type="dxa"/>
            <w:tcBorders>
              <w:top w:val="nil"/>
              <w:left w:val="nil"/>
              <w:bottom w:val="nil"/>
              <w:right w:val="nil"/>
            </w:tcBorders>
            <w:vAlign w:val="center"/>
          </w:tcPr>
          <w:p w14:paraId="5B632EB1" w14:textId="77777777" w:rsidR="001E30B5" w:rsidRDefault="00000000">
            <w:pPr>
              <w:spacing w:before="40" w:after="40"/>
              <w:jc w:val="center"/>
            </w:pPr>
            <w:r>
              <w:rPr>
                <w:rFonts w:cs="Times New Roman"/>
                <w:noProof/>
                <w:sz w:val="18"/>
              </w:rPr>
              <w:t>1,646</w:t>
            </w:r>
          </w:p>
        </w:tc>
        <w:tc>
          <w:tcPr>
            <w:tcW w:w="1360" w:type="dxa"/>
            <w:tcBorders>
              <w:top w:val="nil"/>
              <w:left w:val="nil"/>
              <w:bottom w:val="nil"/>
              <w:right w:val="nil"/>
            </w:tcBorders>
            <w:vAlign w:val="center"/>
          </w:tcPr>
          <w:p w14:paraId="0703225B" w14:textId="77777777" w:rsidR="001E30B5" w:rsidRDefault="00000000">
            <w:pPr>
              <w:spacing w:before="40" w:after="40"/>
              <w:jc w:val="center"/>
            </w:pPr>
            <w:r>
              <w:rPr>
                <w:rFonts w:cs="Times New Roman"/>
                <w:noProof/>
                <w:sz w:val="18"/>
              </w:rPr>
              <w:t xml:space="preserve">AI × </w:t>
            </w:r>
            <w:r>
              <w:rPr>
                <w:rFonts w:cs="Times New Roman"/>
                <w:noProof/>
                <w:sz w:val="18"/>
              </w:rPr>
              <w:t>不能</w:t>
            </w:r>
          </w:p>
        </w:tc>
        <w:tc>
          <w:tcPr>
            <w:tcW w:w="963" w:type="dxa"/>
            <w:tcBorders>
              <w:top w:val="nil"/>
              <w:left w:val="nil"/>
              <w:bottom w:val="nil"/>
              <w:right w:val="nil"/>
            </w:tcBorders>
            <w:vAlign w:val="center"/>
          </w:tcPr>
          <w:p w14:paraId="1E49BFAC" w14:textId="77777777" w:rsidR="001E30B5" w:rsidRDefault="00000000">
            <w:pPr>
              <w:spacing w:before="40" w:after="40"/>
              <w:jc w:val="center"/>
            </w:pPr>
            <w:r>
              <w:rPr>
                <w:rFonts w:cs="Times New Roman"/>
                <w:noProof/>
                <w:sz w:val="18"/>
              </w:rPr>
              <w:t>628</w:t>
            </w:r>
          </w:p>
        </w:tc>
        <w:tc>
          <w:tcPr>
            <w:tcW w:w="1360" w:type="dxa"/>
            <w:tcBorders>
              <w:top w:val="nil"/>
              <w:left w:val="nil"/>
              <w:bottom w:val="nil"/>
              <w:right w:val="nil"/>
            </w:tcBorders>
            <w:vAlign w:val="center"/>
          </w:tcPr>
          <w:p w14:paraId="0E4AEF52" w14:textId="77777777" w:rsidR="001E30B5" w:rsidRDefault="00000000">
            <w:pPr>
              <w:spacing w:before="40" w:after="40"/>
              <w:jc w:val="center"/>
            </w:pPr>
            <w:r>
              <w:rPr>
                <w:rFonts w:cs="Times New Roman"/>
                <w:noProof/>
                <w:sz w:val="18"/>
              </w:rPr>
              <w:t xml:space="preserve">AI × </w:t>
            </w:r>
            <w:r>
              <w:rPr>
                <w:rFonts w:cs="Times New Roman"/>
                <w:noProof/>
                <w:sz w:val="18"/>
              </w:rPr>
              <w:t>看病</w:t>
            </w:r>
          </w:p>
        </w:tc>
        <w:tc>
          <w:tcPr>
            <w:tcW w:w="963" w:type="dxa"/>
            <w:tcBorders>
              <w:top w:val="nil"/>
              <w:left w:val="nil"/>
              <w:bottom w:val="nil"/>
              <w:right w:val="nil"/>
            </w:tcBorders>
            <w:vAlign w:val="center"/>
          </w:tcPr>
          <w:p w14:paraId="6BCBDB5A" w14:textId="77777777" w:rsidR="001E30B5" w:rsidRDefault="00000000">
            <w:pPr>
              <w:spacing w:before="40" w:after="40"/>
              <w:jc w:val="center"/>
            </w:pPr>
            <w:r>
              <w:rPr>
                <w:rFonts w:cs="Times New Roman"/>
                <w:noProof/>
                <w:sz w:val="18"/>
              </w:rPr>
              <w:t>239</w:t>
            </w:r>
          </w:p>
        </w:tc>
      </w:tr>
      <w:tr w:rsidR="001E30B5" w14:paraId="7609CD74" w14:textId="77777777">
        <w:trPr>
          <w:cantSplit/>
          <w:jc w:val="center"/>
        </w:trPr>
        <w:tc>
          <w:tcPr>
            <w:tcW w:w="737" w:type="dxa"/>
            <w:tcBorders>
              <w:top w:val="nil"/>
              <w:left w:val="nil"/>
              <w:bottom w:val="nil"/>
              <w:right w:val="nil"/>
            </w:tcBorders>
            <w:vAlign w:val="center"/>
          </w:tcPr>
          <w:p w14:paraId="690E7E3B" w14:textId="77777777" w:rsidR="001E30B5" w:rsidRDefault="00000000">
            <w:pPr>
              <w:spacing w:before="40" w:after="40"/>
              <w:jc w:val="center"/>
            </w:pPr>
            <w:r>
              <w:rPr>
                <w:rFonts w:cs="Times New Roman"/>
                <w:noProof/>
                <w:sz w:val="18"/>
              </w:rPr>
              <w:t>4</w:t>
            </w:r>
          </w:p>
        </w:tc>
        <w:tc>
          <w:tcPr>
            <w:tcW w:w="1360" w:type="dxa"/>
            <w:tcBorders>
              <w:top w:val="nil"/>
              <w:left w:val="nil"/>
              <w:bottom w:val="nil"/>
              <w:right w:val="nil"/>
            </w:tcBorders>
            <w:vAlign w:val="center"/>
          </w:tcPr>
          <w:p w14:paraId="6C0D8AAD" w14:textId="77777777" w:rsidR="001E30B5" w:rsidRDefault="00000000">
            <w:pPr>
              <w:spacing w:before="40" w:after="40"/>
              <w:jc w:val="center"/>
            </w:pPr>
            <w:r>
              <w:rPr>
                <w:rFonts w:cs="Times New Roman"/>
                <w:noProof/>
                <w:sz w:val="18"/>
              </w:rPr>
              <w:t xml:space="preserve">AI × </w:t>
            </w:r>
            <w:r>
              <w:rPr>
                <w:rFonts w:cs="Times New Roman"/>
                <w:noProof/>
                <w:sz w:val="18"/>
              </w:rPr>
              <w:t>医疗</w:t>
            </w:r>
          </w:p>
        </w:tc>
        <w:tc>
          <w:tcPr>
            <w:tcW w:w="963" w:type="dxa"/>
            <w:tcBorders>
              <w:top w:val="nil"/>
              <w:left w:val="nil"/>
              <w:bottom w:val="nil"/>
              <w:right w:val="nil"/>
            </w:tcBorders>
            <w:vAlign w:val="center"/>
          </w:tcPr>
          <w:p w14:paraId="5E8E089B" w14:textId="77777777" w:rsidR="001E30B5" w:rsidRDefault="00000000">
            <w:pPr>
              <w:spacing w:before="40" w:after="40"/>
              <w:jc w:val="center"/>
            </w:pPr>
            <w:r>
              <w:rPr>
                <w:rFonts w:cs="Times New Roman"/>
                <w:noProof/>
                <w:sz w:val="18"/>
              </w:rPr>
              <w:t>1,434</w:t>
            </w:r>
          </w:p>
        </w:tc>
        <w:tc>
          <w:tcPr>
            <w:tcW w:w="1360" w:type="dxa"/>
            <w:tcBorders>
              <w:top w:val="nil"/>
              <w:left w:val="nil"/>
              <w:bottom w:val="nil"/>
              <w:right w:val="nil"/>
            </w:tcBorders>
            <w:vAlign w:val="center"/>
          </w:tcPr>
          <w:p w14:paraId="09ED0298" w14:textId="77777777" w:rsidR="001E30B5" w:rsidRDefault="00000000">
            <w:pPr>
              <w:spacing w:before="40" w:after="40"/>
              <w:jc w:val="center"/>
            </w:pPr>
            <w:r>
              <w:rPr>
                <w:rFonts w:cs="Times New Roman"/>
                <w:noProof/>
                <w:sz w:val="18"/>
              </w:rPr>
              <w:t xml:space="preserve">AI × </w:t>
            </w:r>
            <w:r>
              <w:rPr>
                <w:rFonts w:cs="Times New Roman"/>
                <w:noProof/>
                <w:sz w:val="18"/>
              </w:rPr>
              <w:t>医疗</w:t>
            </w:r>
          </w:p>
        </w:tc>
        <w:tc>
          <w:tcPr>
            <w:tcW w:w="963" w:type="dxa"/>
            <w:tcBorders>
              <w:top w:val="nil"/>
              <w:left w:val="nil"/>
              <w:bottom w:val="nil"/>
              <w:right w:val="nil"/>
            </w:tcBorders>
            <w:vAlign w:val="center"/>
          </w:tcPr>
          <w:p w14:paraId="6489445A" w14:textId="77777777" w:rsidR="001E30B5" w:rsidRDefault="00000000">
            <w:pPr>
              <w:spacing w:before="40" w:after="40"/>
              <w:jc w:val="center"/>
            </w:pPr>
            <w:r>
              <w:rPr>
                <w:rFonts w:cs="Times New Roman"/>
                <w:noProof/>
                <w:sz w:val="18"/>
              </w:rPr>
              <w:t>606</w:t>
            </w:r>
          </w:p>
        </w:tc>
        <w:tc>
          <w:tcPr>
            <w:tcW w:w="1360" w:type="dxa"/>
            <w:tcBorders>
              <w:top w:val="nil"/>
              <w:left w:val="nil"/>
              <w:bottom w:val="nil"/>
              <w:right w:val="nil"/>
            </w:tcBorders>
            <w:vAlign w:val="center"/>
          </w:tcPr>
          <w:p w14:paraId="01102750" w14:textId="77777777" w:rsidR="001E30B5" w:rsidRDefault="00000000">
            <w:pPr>
              <w:spacing w:before="40" w:after="40"/>
              <w:jc w:val="center"/>
            </w:pPr>
            <w:r>
              <w:rPr>
                <w:rFonts w:cs="Times New Roman"/>
                <w:noProof/>
                <w:sz w:val="18"/>
              </w:rPr>
              <w:t xml:space="preserve">AI × </w:t>
            </w:r>
            <w:r>
              <w:rPr>
                <w:rFonts w:cs="Times New Roman"/>
                <w:noProof/>
                <w:sz w:val="18"/>
              </w:rPr>
              <w:t>问题</w:t>
            </w:r>
          </w:p>
        </w:tc>
        <w:tc>
          <w:tcPr>
            <w:tcW w:w="963" w:type="dxa"/>
            <w:tcBorders>
              <w:top w:val="nil"/>
              <w:left w:val="nil"/>
              <w:bottom w:val="nil"/>
              <w:right w:val="nil"/>
            </w:tcBorders>
            <w:vAlign w:val="center"/>
          </w:tcPr>
          <w:p w14:paraId="63C0C9C7" w14:textId="77777777" w:rsidR="001E30B5" w:rsidRDefault="00000000">
            <w:pPr>
              <w:spacing w:before="40" w:after="40"/>
              <w:jc w:val="center"/>
            </w:pPr>
            <w:r>
              <w:rPr>
                <w:rFonts w:cs="Times New Roman"/>
                <w:noProof/>
                <w:sz w:val="18"/>
              </w:rPr>
              <w:t>239</w:t>
            </w:r>
          </w:p>
        </w:tc>
      </w:tr>
      <w:tr w:rsidR="001E30B5" w14:paraId="11B4F093" w14:textId="77777777">
        <w:trPr>
          <w:cantSplit/>
          <w:jc w:val="center"/>
        </w:trPr>
        <w:tc>
          <w:tcPr>
            <w:tcW w:w="737" w:type="dxa"/>
            <w:tcBorders>
              <w:top w:val="nil"/>
              <w:left w:val="nil"/>
              <w:bottom w:val="nil"/>
              <w:right w:val="nil"/>
            </w:tcBorders>
            <w:vAlign w:val="center"/>
          </w:tcPr>
          <w:p w14:paraId="711BD199" w14:textId="77777777" w:rsidR="001E30B5" w:rsidRDefault="00000000">
            <w:pPr>
              <w:spacing w:before="40" w:after="40"/>
              <w:jc w:val="center"/>
            </w:pPr>
            <w:r>
              <w:rPr>
                <w:rFonts w:cs="Times New Roman"/>
                <w:noProof/>
                <w:sz w:val="18"/>
              </w:rPr>
              <w:t>5</w:t>
            </w:r>
          </w:p>
        </w:tc>
        <w:tc>
          <w:tcPr>
            <w:tcW w:w="1360" w:type="dxa"/>
            <w:tcBorders>
              <w:top w:val="nil"/>
              <w:left w:val="nil"/>
              <w:bottom w:val="nil"/>
              <w:right w:val="nil"/>
            </w:tcBorders>
            <w:vAlign w:val="center"/>
          </w:tcPr>
          <w:p w14:paraId="5344E187" w14:textId="77777777" w:rsidR="001E30B5" w:rsidRDefault="00000000">
            <w:pPr>
              <w:spacing w:before="40" w:after="40"/>
              <w:jc w:val="center"/>
            </w:pPr>
            <w:r>
              <w:rPr>
                <w:rFonts w:cs="Times New Roman"/>
                <w:noProof/>
                <w:sz w:val="18"/>
              </w:rPr>
              <w:t>买药</w:t>
            </w:r>
            <w:r>
              <w:rPr>
                <w:rFonts w:cs="Times New Roman"/>
                <w:noProof/>
                <w:sz w:val="18"/>
              </w:rPr>
              <w:t xml:space="preserve"> × </w:t>
            </w:r>
            <w:r>
              <w:rPr>
                <w:rFonts w:cs="Times New Roman"/>
                <w:noProof/>
                <w:sz w:val="18"/>
              </w:rPr>
              <w:t>方便</w:t>
            </w:r>
          </w:p>
        </w:tc>
        <w:tc>
          <w:tcPr>
            <w:tcW w:w="963" w:type="dxa"/>
            <w:tcBorders>
              <w:top w:val="nil"/>
              <w:left w:val="nil"/>
              <w:bottom w:val="nil"/>
              <w:right w:val="nil"/>
            </w:tcBorders>
            <w:vAlign w:val="center"/>
          </w:tcPr>
          <w:p w14:paraId="148CD721" w14:textId="77777777" w:rsidR="001E30B5" w:rsidRDefault="00000000">
            <w:pPr>
              <w:spacing w:before="40" w:after="40"/>
              <w:jc w:val="center"/>
            </w:pPr>
            <w:r>
              <w:rPr>
                <w:rFonts w:cs="Times New Roman"/>
                <w:noProof/>
                <w:sz w:val="18"/>
              </w:rPr>
              <w:t>1,201</w:t>
            </w:r>
          </w:p>
        </w:tc>
        <w:tc>
          <w:tcPr>
            <w:tcW w:w="1360" w:type="dxa"/>
            <w:tcBorders>
              <w:top w:val="nil"/>
              <w:left w:val="nil"/>
              <w:bottom w:val="nil"/>
              <w:right w:val="nil"/>
            </w:tcBorders>
            <w:vAlign w:val="center"/>
          </w:tcPr>
          <w:p w14:paraId="7A25D3B8" w14:textId="77777777" w:rsidR="001E30B5" w:rsidRDefault="00000000">
            <w:pPr>
              <w:spacing w:before="40" w:after="40"/>
              <w:jc w:val="center"/>
            </w:pPr>
            <w:r>
              <w:rPr>
                <w:rFonts w:cs="Times New Roman"/>
                <w:noProof/>
                <w:sz w:val="18"/>
              </w:rPr>
              <w:t xml:space="preserve">AI × </w:t>
            </w:r>
            <w:r>
              <w:rPr>
                <w:rFonts w:cs="Times New Roman"/>
                <w:noProof/>
                <w:sz w:val="18"/>
              </w:rPr>
              <w:t>替代</w:t>
            </w:r>
          </w:p>
        </w:tc>
        <w:tc>
          <w:tcPr>
            <w:tcW w:w="963" w:type="dxa"/>
            <w:tcBorders>
              <w:top w:val="nil"/>
              <w:left w:val="nil"/>
              <w:bottom w:val="nil"/>
              <w:right w:val="nil"/>
            </w:tcBorders>
            <w:vAlign w:val="center"/>
          </w:tcPr>
          <w:p w14:paraId="183825AB" w14:textId="77777777" w:rsidR="001E30B5" w:rsidRDefault="00000000">
            <w:pPr>
              <w:spacing w:before="40" w:after="40"/>
              <w:jc w:val="center"/>
            </w:pPr>
            <w:r>
              <w:rPr>
                <w:rFonts w:cs="Times New Roman"/>
                <w:noProof/>
                <w:sz w:val="18"/>
              </w:rPr>
              <w:t>545</w:t>
            </w:r>
          </w:p>
        </w:tc>
        <w:tc>
          <w:tcPr>
            <w:tcW w:w="1360" w:type="dxa"/>
            <w:tcBorders>
              <w:top w:val="nil"/>
              <w:left w:val="nil"/>
              <w:bottom w:val="nil"/>
              <w:right w:val="nil"/>
            </w:tcBorders>
            <w:vAlign w:val="center"/>
          </w:tcPr>
          <w:p w14:paraId="3D09D349" w14:textId="77777777" w:rsidR="001E30B5" w:rsidRDefault="00000000">
            <w:pPr>
              <w:spacing w:before="40" w:after="40"/>
              <w:jc w:val="center"/>
            </w:pPr>
            <w:r>
              <w:rPr>
                <w:rFonts w:cs="Times New Roman"/>
                <w:noProof/>
                <w:sz w:val="18"/>
              </w:rPr>
              <w:t xml:space="preserve">AI × </w:t>
            </w:r>
            <w:r>
              <w:rPr>
                <w:rFonts w:cs="Times New Roman"/>
                <w:noProof/>
                <w:sz w:val="18"/>
              </w:rPr>
              <w:t>取代</w:t>
            </w:r>
          </w:p>
        </w:tc>
        <w:tc>
          <w:tcPr>
            <w:tcW w:w="963" w:type="dxa"/>
            <w:tcBorders>
              <w:top w:val="nil"/>
              <w:left w:val="nil"/>
              <w:bottom w:val="nil"/>
              <w:right w:val="nil"/>
            </w:tcBorders>
            <w:vAlign w:val="center"/>
          </w:tcPr>
          <w:p w14:paraId="3CFB59E8" w14:textId="77777777" w:rsidR="001E30B5" w:rsidRDefault="00000000">
            <w:pPr>
              <w:spacing w:before="40" w:after="40"/>
              <w:jc w:val="center"/>
            </w:pPr>
            <w:r>
              <w:rPr>
                <w:rFonts w:cs="Times New Roman"/>
                <w:noProof/>
                <w:sz w:val="18"/>
              </w:rPr>
              <w:t>211</w:t>
            </w:r>
          </w:p>
        </w:tc>
      </w:tr>
      <w:tr w:rsidR="001E30B5" w14:paraId="4BB69DFF" w14:textId="77777777">
        <w:trPr>
          <w:cantSplit/>
          <w:jc w:val="center"/>
        </w:trPr>
        <w:tc>
          <w:tcPr>
            <w:tcW w:w="737" w:type="dxa"/>
            <w:tcBorders>
              <w:top w:val="nil"/>
              <w:left w:val="nil"/>
              <w:bottom w:val="nil"/>
              <w:right w:val="nil"/>
            </w:tcBorders>
            <w:vAlign w:val="center"/>
          </w:tcPr>
          <w:p w14:paraId="657E0254" w14:textId="77777777" w:rsidR="001E30B5" w:rsidRDefault="00000000">
            <w:pPr>
              <w:spacing w:before="40" w:after="40"/>
              <w:jc w:val="center"/>
            </w:pPr>
            <w:r>
              <w:rPr>
                <w:rFonts w:cs="Times New Roman"/>
                <w:noProof/>
                <w:sz w:val="18"/>
              </w:rPr>
              <w:t>6</w:t>
            </w:r>
          </w:p>
        </w:tc>
        <w:tc>
          <w:tcPr>
            <w:tcW w:w="1360" w:type="dxa"/>
            <w:tcBorders>
              <w:top w:val="nil"/>
              <w:left w:val="nil"/>
              <w:bottom w:val="nil"/>
              <w:right w:val="nil"/>
            </w:tcBorders>
            <w:vAlign w:val="center"/>
          </w:tcPr>
          <w:p w14:paraId="2E2C42EF" w14:textId="77777777" w:rsidR="001E30B5" w:rsidRDefault="00000000">
            <w:pPr>
              <w:spacing w:before="40" w:after="40"/>
              <w:jc w:val="center"/>
            </w:pPr>
            <w:r>
              <w:rPr>
                <w:rFonts w:cs="Times New Roman"/>
                <w:noProof/>
                <w:sz w:val="18"/>
              </w:rPr>
              <w:t xml:space="preserve">AI × </w:t>
            </w:r>
            <w:r>
              <w:rPr>
                <w:rFonts w:cs="Times New Roman"/>
                <w:noProof/>
                <w:sz w:val="18"/>
              </w:rPr>
              <w:t>看病</w:t>
            </w:r>
          </w:p>
        </w:tc>
        <w:tc>
          <w:tcPr>
            <w:tcW w:w="963" w:type="dxa"/>
            <w:tcBorders>
              <w:top w:val="nil"/>
              <w:left w:val="nil"/>
              <w:bottom w:val="nil"/>
              <w:right w:val="nil"/>
            </w:tcBorders>
            <w:vAlign w:val="center"/>
          </w:tcPr>
          <w:p w14:paraId="73108C4F" w14:textId="77777777" w:rsidR="001E30B5" w:rsidRDefault="00000000">
            <w:pPr>
              <w:spacing w:before="40" w:after="40"/>
              <w:jc w:val="center"/>
            </w:pPr>
            <w:r>
              <w:rPr>
                <w:rFonts w:cs="Times New Roman"/>
                <w:noProof/>
                <w:sz w:val="18"/>
              </w:rPr>
              <w:t>856</w:t>
            </w:r>
          </w:p>
        </w:tc>
        <w:tc>
          <w:tcPr>
            <w:tcW w:w="1360" w:type="dxa"/>
            <w:tcBorders>
              <w:top w:val="nil"/>
              <w:left w:val="nil"/>
              <w:bottom w:val="nil"/>
              <w:right w:val="nil"/>
            </w:tcBorders>
            <w:vAlign w:val="center"/>
          </w:tcPr>
          <w:p w14:paraId="5CE3A976" w14:textId="77777777" w:rsidR="001E30B5" w:rsidRDefault="00000000">
            <w:pPr>
              <w:spacing w:before="40" w:after="40"/>
              <w:jc w:val="center"/>
            </w:pPr>
            <w:r>
              <w:rPr>
                <w:rFonts w:cs="Times New Roman"/>
                <w:noProof/>
                <w:sz w:val="18"/>
              </w:rPr>
              <w:t xml:space="preserve">AI × </w:t>
            </w:r>
            <w:r>
              <w:rPr>
                <w:rFonts w:cs="Times New Roman"/>
                <w:noProof/>
                <w:sz w:val="18"/>
              </w:rPr>
              <w:t>取代</w:t>
            </w:r>
          </w:p>
        </w:tc>
        <w:tc>
          <w:tcPr>
            <w:tcW w:w="963" w:type="dxa"/>
            <w:tcBorders>
              <w:top w:val="nil"/>
              <w:left w:val="nil"/>
              <w:bottom w:val="nil"/>
              <w:right w:val="nil"/>
            </w:tcBorders>
            <w:vAlign w:val="center"/>
          </w:tcPr>
          <w:p w14:paraId="24E8E9F6" w14:textId="77777777" w:rsidR="001E30B5" w:rsidRDefault="00000000">
            <w:pPr>
              <w:spacing w:before="40" w:after="40"/>
              <w:jc w:val="center"/>
            </w:pPr>
            <w:r>
              <w:rPr>
                <w:rFonts w:cs="Times New Roman"/>
                <w:noProof/>
                <w:sz w:val="18"/>
              </w:rPr>
              <w:t>445</w:t>
            </w:r>
          </w:p>
        </w:tc>
        <w:tc>
          <w:tcPr>
            <w:tcW w:w="1360" w:type="dxa"/>
            <w:tcBorders>
              <w:top w:val="nil"/>
              <w:left w:val="nil"/>
              <w:bottom w:val="nil"/>
              <w:right w:val="nil"/>
            </w:tcBorders>
            <w:vAlign w:val="center"/>
          </w:tcPr>
          <w:p w14:paraId="166450E5" w14:textId="77777777" w:rsidR="001E30B5" w:rsidRDefault="00000000">
            <w:pPr>
              <w:spacing w:before="40" w:after="40"/>
              <w:jc w:val="center"/>
            </w:pPr>
            <w:r>
              <w:rPr>
                <w:rFonts w:cs="Times New Roman"/>
                <w:noProof/>
                <w:sz w:val="18"/>
              </w:rPr>
              <w:t xml:space="preserve">AI × </w:t>
            </w:r>
            <w:r>
              <w:rPr>
                <w:rFonts w:cs="Times New Roman"/>
                <w:noProof/>
                <w:sz w:val="18"/>
              </w:rPr>
              <w:t>不能</w:t>
            </w:r>
          </w:p>
        </w:tc>
        <w:tc>
          <w:tcPr>
            <w:tcW w:w="963" w:type="dxa"/>
            <w:tcBorders>
              <w:top w:val="nil"/>
              <w:left w:val="nil"/>
              <w:bottom w:val="nil"/>
              <w:right w:val="nil"/>
            </w:tcBorders>
            <w:vAlign w:val="center"/>
          </w:tcPr>
          <w:p w14:paraId="21802275" w14:textId="77777777" w:rsidR="001E30B5" w:rsidRDefault="00000000">
            <w:pPr>
              <w:spacing w:before="40" w:after="40"/>
              <w:jc w:val="center"/>
            </w:pPr>
            <w:r>
              <w:rPr>
                <w:rFonts w:cs="Times New Roman"/>
                <w:noProof/>
                <w:sz w:val="18"/>
              </w:rPr>
              <w:t>208</w:t>
            </w:r>
          </w:p>
        </w:tc>
      </w:tr>
      <w:tr w:rsidR="001E30B5" w14:paraId="35B276AB" w14:textId="77777777">
        <w:trPr>
          <w:cantSplit/>
          <w:jc w:val="center"/>
        </w:trPr>
        <w:tc>
          <w:tcPr>
            <w:tcW w:w="737" w:type="dxa"/>
            <w:tcBorders>
              <w:top w:val="nil"/>
              <w:left w:val="nil"/>
              <w:bottom w:val="nil"/>
              <w:right w:val="nil"/>
            </w:tcBorders>
            <w:vAlign w:val="center"/>
          </w:tcPr>
          <w:p w14:paraId="37D82205" w14:textId="77777777" w:rsidR="001E30B5" w:rsidRDefault="00000000">
            <w:pPr>
              <w:spacing w:before="40" w:after="40"/>
              <w:jc w:val="center"/>
            </w:pPr>
            <w:r>
              <w:rPr>
                <w:rFonts w:cs="Times New Roman"/>
                <w:noProof/>
                <w:sz w:val="18"/>
              </w:rPr>
              <w:t>7</w:t>
            </w:r>
          </w:p>
        </w:tc>
        <w:tc>
          <w:tcPr>
            <w:tcW w:w="1360" w:type="dxa"/>
            <w:tcBorders>
              <w:top w:val="nil"/>
              <w:left w:val="nil"/>
              <w:bottom w:val="nil"/>
              <w:right w:val="nil"/>
            </w:tcBorders>
            <w:vAlign w:val="center"/>
          </w:tcPr>
          <w:p w14:paraId="799DE03F" w14:textId="77777777" w:rsidR="001E30B5" w:rsidRDefault="00000000">
            <w:pPr>
              <w:spacing w:before="40" w:after="40"/>
              <w:jc w:val="center"/>
            </w:pPr>
            <w:r>
              <w:rPr>
                <w:rFonts w:cs="Times New Roman"/>
                <w:noProof/>
                <w:sz w:val="18"/>
              </w:rPr>
              <w:t>方便</w:t>
            </w:r>
            <w:r>
              <w:rPr>
                <w:rFonts w:cs="Times New Roman"/>
                <w:noProof/>
                <w:sz w:val="18"/>
              </w:rPr>
              <w:t xml:space="preserve"> × </w:t>
            </w:r>
            <w:r>
              <w:rPr>
                <w:rFonts w:cs="Times New Roman"/>
                <w:noProof/>
                <w:sz w:val="18"/>
              </w:rPr>
              <w:t>问诊</w:t>
            </w:r>
          </w:p>
        </w:tc>
        <w:tc>
          <w:tcPr>
            <w:tcW w:w="963" w:type="dxa"/>
            <w:tcBorders>
              <w:top w:val="nil"/>
              <w:left w:val="nil"/>
              <w:bottom w:val="nil"/>
              <w:right w:val="nil"/>
            </w:tcBorders>
            <w:vAlign w:val="center"/>
          </w:tcPr>
          <w:p w14:paraId="38B0C733" w14:textId="77777777" w:rsidR="001E30B5" w:rsidRDefault="00000000">
            <w:pPr>
              <w:spacing w:before="40" w:after="40"/>
              <w:jc w:val="center"/>
            </w:pPr>
            <w:r>
              <w:rPr>
                <w:rFonts w:cs="Times New Roman"/>
                <w:noProof/>
                <w:sz w:val="18"/>
              </w:rPr>
              <w:t>700</w:t>
            </w:r>
          </w:p>
        </w:tc>
        <w:tc>
          <w:tcPr>
            <w:tcW w:w="1360" w:type="dxa"/>
            <w:tcBorders>
              <w:top w:val="nil"/>
              <w:left w:val="nil"/>
              <w:bottom w:val="nil"/>
              <w:right w:val="nil"/>
            </w:tcBorders>
            <w:vAlign w:val="center"/>
          </w:tcPr>
          <w:p w14:paraId="70D6C22C" w14:textId="77777777" w:rsidR="001E30B5" w:rsidRDefault="00000000">
            <w:pPr>
              <w:spacing w:before="40" w:after="40"/>
              <w:jc w:val="center"/>
            </w:pPr>
            <w:r>
              <w:rPr>
                <w:rFonts w:cs="Times New Roman"/>
                <w:noProof/>
                <w:sz w:val="18"/>
              </w:rPr>
              <w:t>医生</w:t>
            </w:r>
            <w:r>
              <w:rPr>
                <w:rFonts w:cs="Times New Roman"/>
                <w:noProof/>
                <w:sz w:val="18"/>
              </w:rPr>
              <w:t xml:space="preserve"> × </w:t>
            </w:r>
            <w:r>
              <w:rPr>
                <w:rFonts w:cs="Times New Roman"/>
                <w:noProof/>
                <w:sz w:val="18"/>
              </w:rPr>
              <w:t>辅助</w:t>
            </w:r>
          </w:p>
        </w:tc>
        <w:tc>
          <w:tcPr>
            <w:tcW w:w="963" w:type="dxa"/>
            <w:tcBorders>
              <w:top w:val="nil"/>
              <w:left w:val="nil"/>
              <w:bottom w:val="nil"/>
              <w:right w:val="nil"/>
            </w:tcBorders>
            <w:vAlign w:val="center"/>
          </w:tcPr>
          <w:p w14:paraId="79E3F93B" w14:textId="77777777" w:rsidR="001E30B5" w:rsidRDefault="00000000">
            <w:pPr>
              <w:spacing w:before="40" w:after="40"/>
              <w:jc w:val="center"/>
            </w:pPr>
            <w:r>
              <w:rPr>
                <w:rFonts w:cs="Times New Roman"/>
                <w:noProof/>
                <w:sz w:val="18"/>
              </w:rPr>
              <w:t>439</w:t>
            </w:r>
          </w:p>
        </w:tc>
        <w:tc>
          <w:tcPr>
            <w:tcW w:w="1360" w:type="dxa"/>
            <w:tcBorders>
              <w:top w:val="nil"/>
              <w:left w:val="nil"/>
              <w:bottom w:val="nil"/>
              <w:right w:val="nil"/>
            </w:tcBorders>
            <w:vAlign w:val="center"/>
          </w:tcPr>
          <w:p w14:paraId="39DD5853" w14:textId="77777777" w:rsidR="001E30B5" w:rsidRDefault="00000000">
            <w:pPr>
              <w:spacing w:before="40" w:after="40"/>
              <w:jc w:val="center"/>
            </w:pPr>
            <w:r>
              <w:rPr>
                <w:rFonts w:cs="Times New Roman"/>
                <w:noProof/>
                <w:sz w:val="18"/>
              </w:rPr>
              <w:t xml:space="preserve">AI × </w:t>
            </w:r>
            <w:r>
              <w:rPr>
                <w:rFonts w:cs="Times New Roman"/>
                <w:noProof/>
                <w:sz w:val="18"/>
              </w:rPr>
              <w:t>不会</w:t>
            </w:r>
          </w:p>
        </w:tc>
        <w:tc>
          <w:tcPr>
            <w:tcW w:w="963" w:type="dxa"/>
            <w:tcBorders>
              <w:top w:val="nil"/>
              <w:left w:val="nil"/>
              <w:bottom w:val="nil"/>
              <w:right w:val="nil"/>
            </w:tcBorders>
            <w:vAlign w:val="center"/>
          </w:tcPr>
          <w:p w14:paraId="7B9246C9" w14:textId="77777777" w:rsidR="001E30B5" w:rsidRDefault="00000000">
            <w:pPr>
              <w:spacing w:before="40" w:after="40"/>
              <w:jc w:val="center"/>
            </w:pPr>
            <w:r>
              <w:rPr>
                <w:rFonts w:cs="Times New Roman"/>
                <w:noProof/>
                <w:sz w:val="18"/>
              </w:rPr>
              <w:t>190</w:t>
            </w:r>
          </w:p>
        </w:tc>
      </w:tr>
      <w:tr w:rsidR="001E30B5" w14:paraId="4B33D5F9" w14:textId="77777777">
        <w:trPr>
          <w:cantSplit/>
          <w:jc w:val="center"/>
        </w:trPr>
        <w:tc>
          <w:tcPr>
            <w:tcW w:w="737" w:type="dxa"/>
            <w:tcBorders>
              <w:top w:val="nil"/>
              <w:left w:val="nil"/>
              <w:bottom w:val="single" w:sz="18" w:space="0" w:color="000000"/>
              <w:right w:val="nil"/>
            </w:tcBorders>
            <w:vAlign w:val="center"/>
          </w:tcPr>
          <w:p w14:paraId="1A7F5C75" w14:textId="77777777" w:rsidR="001E30B5" w:rsidRDefault="00000000">
            <w:pPr>
              <w:spacing w:before="40" w:after="40"/>
              <w:jc w:val="center"/>
            </w:pPr>
            <w:r>
              <w:rPr>
                <w:rFonts w:cs="Times New Roman"/>
                <w:noProof/>
                <w:sz w:val="18"/>
              </w:rPr>
              <w:t>8</w:t>
            </w:r>
          </w:p>
        </w:tc>
        <w:tc>
          <w:tcPr>
            <w:tcW w:w="1360" w:type="dxa"/>
            <w:tcBorders>
              <w:top w:val="nil"/>
              <w:left w:val="nil"/>
              <w:bottom w:val="single" w:sz="18" w:space="0" w:color="000000"/>
              <w:right w:val="nil"/>
            </w:tcBorders>
            <w:vAlign w:val="center"/>
          </w:tcPr>
          <w:p w14:paraId="230AC248" w14:textId="77777777" w:rsidR="001E30B5" w:rsidRDefault="00000000">
            <w:pPr>
              <w:spacing w:before="40" w:after="40"/>
              <w:jc w:val="center"/>
            </w:pPr>
            <w:r>
              <w:rPr>
                <w:rFonts w:cs="Times New Roman"/>
                <w:noProof/>
                <w:sz w:val="18"/>
              </w:rPr>
              <w:t xml:space="preserve">AI × </w:t>
            </w:r>
            <w:r>
              <w:rPr>
                <w:rFonts w:cs="Times New Roman"/>
                <w:noProof/>
                <w:sz w:val="18"/>
              </w:rPr>
              <w:t>问诊</w:t>
            </w:r>
          </w:p>
        </w:tc>
        <w:tc>
          <w:tcPr>
            <w:tcW w:w="963" w:type="dxa"/>
            <w:tcBorders>
              <w:top w:val="nil"/>
              <w:left w:val="nil"/>
              <w:bottom w:val="single" w:sz="18" w:space="0" w:color="000000"/>
              <w:right w:val="nil"/>
            </w:tcBorders>
            <w:vAlign w:val="center"/>
          </w:tcPr>
          <w:p w14:paraId="6ECC0C76" w14:textId="77777777" w:rsidR="001E30B5" w:rsidRDefault="00000000">
            <w:pPr>
              <w:spacing w:before="40" w:after="40"/>
              <w:jc w:val="center"/>
            </w:pPr>
            <w:r>
              <w:rPr>
                <w:rFonts w:cs="Times New Roman"/>
                <w:noProof/>
                <w:sz w:val="18"/>
              </w:rPr>
              <w:t>678</w:t>
            </w:r>
          </w:p>
        </w:tc>
        <w:tc>
          <w:tcPr>
            <w:tcW w:w="1360" w:type="dxa"/>
            <w:tcBorders>
              <w:top w:val="nil"/>
              <w:left w:val="nil"/>
              <w:bottom w:val="single" w:sz="18" w:space="0" w:color="000000"/>
              <w:right w:val="nil"/>
            </w:tcBorders>
            <w:vAlign w:val="center"/>
          </w:tcPr>
          <w:p w14:paraId="2506EF93" w14:textId="77777777" w:rsidR="001E30B5" w:rsidRDefault="00000000">
            <w:pPr>
              <w:spacing w:before="40" w:after="40"/>
              <w:jc w:val="center"/>
            </w:pPr>
            <w:r>
              <w:rPr>
                <w:rFonts w:cs="Times New Roman"/>
                <w:noProof/>
                <w:sz w:val="18"/>
              </w:rPr>
              <w:t>医生</w:t>
            </w:r>
            <w:r>
              <w:rPr>
                <w:rFonts w:cs="Times New Roman"/>
                <w:noProof/>
                <w:sz w:val="18"/>
              </w:rPr>
              <w:t xml:space="preserve"> × </w:t>
            </w:r>
            <w:r>
              <w:rPr>
                <w:rFonts w:cs="Times New Roman"/>
                <w:noProof/>
                <w:sz w:val="18"/>
              </w:rPr>
              <w:t>替代</w:t>
            </w:r>
          </w:p>
        </w:tc>
        <w:tc>
          <w:tcPr>
            <w:tcW w:w="963" w:type="dxa"/>
            <w:tcBorders>
              <w:top w:val="nil"/>
              <w:left w:val="nil"/>
              <w:bottom w:val="single" w:sz="18" w:space="0" w:color="000000"/>
              <w:right w:val="nil"/>
            </w:tcBorders>
            <w:vAlign w:val="center"/>
          </w:tcPr>
          <w:p w14:paraId="162192AD" w14:textId="77777777" w:rsidR="001E30B5" w:rsidRDefault="00000000">
            <w:pPr>
              <w:spacing w:before="40" w:after="40"/>
              <w:jc w:val="center"/>
            </w:pPr>
            <w:r>
              <w:rPr>
                <w:rFonts w:cs="Times New Roman"/>
                <w:noProof/>
                <w:sz w:val="18"/>
              </w:rPr>
              <w:t>419</w:t>
            </w:r>
          </w:p>
        </w:tc>
        <w:tc>
          <w:tcPr>
            <w:tcW w:w="1360" w:type="dxa"/>
            <w:tcBorders>
              <w:top w:val="nil"/>
              <w:left w:val="nil"/>
              <w:bottom w:val="single" w:sz="18" w:space="0" w:color="000000"/>
              <w:right w:val="nil"/>
            </w:tcBorders>
            <w:vAlign w:val="center"/>
          </w:tcPr>
          <w:p w14:paraId="2104BA23" w14:textId="77777777" w:rsidR="001E30B5" w:rsidRDefault="00000000">
            <w:pPr>
              <w:spacing w:before="40" w:after="40"/>
              <w:jc w:val="center"/>
            </w:pPr>
            <w:r>
              <w:rPr>
                <w:rFonts w:cs="Times New Roman"/>
                <w:noProof/>
                <w:sz w:val="18"/>
              </w:rPr>
              <w:t xml:space="preserve">AI × </w:t>
            </w:r>
            <w:r>
              <w:rPr>
                <w:rFonts w:cs="Times New Roman"/>
                <w:noProof/>
                <w:sz w:val="18"/>
              </w:rPr>
              <w:t>医疗</w:t>
            </w:r>
          </w:p>
        </w:tc>
        <w:tc>
          <w:tcPr>
            <w:tcW w:w="963" w:type="dxa"/>
            <w:tcBorders>
              <w:top w:val="nil"/>
              <w:left w:val="nil"/>
              <w:bottom w:val="single" w:sz="18" w:space="0" w:color="000000"/>
              <w:right w:val="nil"/>
            </w:tcBorders>
            <w:vAlign w:val="center"/>
          </w:tcPr>
          <w:p w14:paraId="4D658889" w14:textId="77777777" w:rsidR="001E30B5" w:rsidRDefault="00000000">
            <w:pPr>
              <w:spacing w:before="40" w:after="40"/>
              <w:jc w:val="center"/>
            </w:pPr>
            <w:r>
              <w:rPr>
                <w:rFonts w:cs="Times New Roman"/>
                <w:noProof/>
                <w:sz w:val="18"/>
              </w:rPr>
              <w:t>189</w:t>
            </w:r>
          </w:p>
        </w:tc>
      </w:tr>
    </w:tbl>
    <w:p w14:paraId="1EA48202" w14:textId="77777777" w:rsidR="001E30B5" w:rsidRDefault="00000000">
      <w:pPr>
        <w:keepNext/>
        <w:keepLines/>
        <w:spacing w:before="160" w:after="60" w:line="240" w:lineRule="auto"/>
        <w:jc w:val="center"/>
      </w:pPr>
      <w:r>
        <w:rPr>
          <w:noProof/>
        </w:rPr>
        <w:drawing>
          <wp:inline distT="0" distB="0" distL="0" distR="0" wp14:anchorId="31A990BA" wp14:editId="5121ED76">
            <wp:extent cx="5220000" cy="3906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5"/>
                    <a:stretch>
                      <a:fillRect/>
                    </a:stretch>
                  </pic:blipFill>
                  <pic:spPr>
                    <a:xfrm>
                      <a:off x="0" y="0"/>
                      <a:ext cx="5220000" cy="3906792"/>
                    </a:xfrm>
                    <a:prstGeom prst="rect">
                      <a:avLst/>
                    </a:prstGeom>
                  </pic:spPr>
                </pic:pic>
              </a:graphicData>
            </a:graphic>
          </wp:inline>
        </w:drawing>
      </w:r>
    </w:p>
    <w:p w14:paraId="281C4452" w14:textId="77777777" w:rsidR="001E30B5" w:rsidRDefault="00000000">
      <w:pPr>
        <w:keepLines/>
        <w:spacing w:before="40" w:after="160" w:line="240" w:lineRule="auto"/>
        <w:jc w:val="center"/>
      </w:pPr>
      <w:r>
        <w:rPr>
          <w:rFonts w:cs="Times New Roman"/>
        </w:rPr>
        <w:t>图</w:t>
      </w:r>
      <w:r>
        <w:rPr>
          <w:rFonts w:cs="Times New Roman"/>
        </w:rPr>
        <w:t>4</w:t>
      </w:r>
      <w:r>
        <w:rPr>
          <w:rFonts w:cs="Times New Roman"/>
        </w:rPr>
        <w:t xml:space="preserve">　积极看待组的词共现网络（加权度最高的</w:t>
      </w:r>
      <w:r>
        <w:rPr>
          <w:rFonts w:cs="Times New Roman"/>
        </w:rPr>
        <w:t>40</w:t>
      </w:r>
      <w:r>
        <w:rPr>
          <w:rFonts w:cs="Times New Roman"/>
        </w:rPr>
        <w:t>个节点，颜色为</w:t>
      </w:r>
      <w:r>
        <w:rPr>
          <w:rFonts w:cs="Times New Roman"/>
        </w:rPr>
        <w:t>Louvain</w:t>
      </w:r>
      <w:r>
        <w:rPr>
          <w:rFonts w:cs="Times New Roman"/>
        </w:rPr>
        <w:t>社区）</w:t>
      </w:r>
    </w:p>
    <w:p w14:paraId="5F75BD1A" w14:textId="77777777" w:rsidR="001E30B5" w:rsidRDefault="00000000">
      <w:pPr>
        <w:keepNext/>
        <w:keepLines/>
        <w:spacing w:before="160" w:after="60" w:line="240" w:lineRule="auto"/>
        <w:jc w:val="center"/>
      </w:pPr>
      <w:r>
        <w:rPr>
          <w:noProof/>
        </w:rPr>
        <w:lastRenderedPageBreak/>
        <w:drawing>
          <wp:inline distT="0" distB="0" distL="0" distR="0" wp14:anchorId="1D9FAE8F" wp14:editId="11F86849">
            <wp:extent cx="5220000" cy="39067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6"/>
                    <a:stretch>
                      <a:fillRect/>
                    </a:stretch>
                  </pic:blipFill>
                  <pic:spPr>
                    <a:xfrm>
                      <a:off x="0" y="0"/>
                      <a:ext cx="5220000" cy="3906792"/>
                    </a:xfrm>
                    <a:prstGeom prst="rect">
                      <a:avLst/>
                    </a:prstGeom>
                  </pic:spPr>
                </pic:pic>
              </a:graphicData>
            </a:graphic>
          </wp:inline>
        </w:drawing>
      </w:r>
    </w:p>
    <w:p w14:paraId="42E47AF1" w14:textId="77777777" w:rsidR="001E30B5" w:rsidRDefault="00000000">
      <w:pPr>
        <w:keepLines/>
        <w:spacing w:before="40" w:after="160" w:line="240" w:lineRule="auto"/>
        <w:jc w:val="center"/>
      </w:pPr>
      <w:r>
        <w:rPr>
          <w:rFonts w:cs="Times New Roman"/>
        </w:rPr>
        <w:t>图</w:t>
      </w:r>
      <w:r>
        <w:rPr>
          <w:rFonts w:cs="Times New Roman"/>
        </w:rPr>
        <w:t>5</w:t>
      </w:r>
      <w:r>
        <w:rPr>
          <w:rFonts w:cs="Times New Roman"/>
        </w:rPr>
        <w:t xml:space="preserve">　中立看待组的词共现网络（加权度最高的</w:t>
      </w:r>
      <w:r>
        <w:rPr>
          <w:rFonts w:cs="Times New Roman"/>
        </w:rPr>
        <w:t>40</w:t>
      </w:r>
      <w:r>
        <w:rPr>
          <w:rFonts w:cs="Times New Roman"/>
        </w:rPr>
        <w:t>个节点，颜色为</w:t>
      </w:r>
      <w:r>
        <w:rPr>
          <w:rFonts w:cs="Times New Roman"/>
        </w:rPr>
        <w:t>Louvain</w:t>
      </w:r>
      <w:r>
        <w:rPr>
          <w:rFonts w:cs="Times New Roman"/>
        </w:rPr>
        <w:t>社区）</w:t>
      </w:r>
    </w:p>
    <w:p w14:paraId="524D49FD" w14:textId="77777777" w:rsidR="001E30B5" w:rsidRDefault="00000000">
      <w:pPr>
        <w:keepNext/>
        <w:keepLines/>
        <w:spacing w:before="160" w:after="60" w:line="240" w:lineRule="auto"/>
        <w:jc w:val="center"/>
      </w:pPr>
      <w:r>
        <w:rPr>
          <w:noProof/>
        </w:rPr>
        <w:drawing>
          <wp:inline distT="0" distB="0" distL="0" distR="0" wp14:anchorId="01C5852D" wp14:editId="1192BBDC">
            <wp:extent cx="5220000" cy="3906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7"/>
                    <a:stretch>
                      <a:fillRect/>
                    </a:stretch>
                  </pic:blipFill>
                  <pic:spPr>
                    <a:xfrm>
                      <a:off x="0" y="0"/>
                      <a:ext cx="5220000" cy="3906792"/>
                    </a:xfrm>
                    <a:prstGeom prst="rect">
                      <a:avLst/>
                    </a:prstGeom>
                  </pic:spPr>
                </pic:pic>
              </a:graphicData>
            </a:graphic>
          </wp:inline>
        </w:drawing>
      </w:r>
    </w:p>
    <w:p w14:paraId="7A1C51F6" w14:textId="77777777" w:rsidR="001E30B5" w:rsidRDefault="00000000">
      <w:pPr>
        <w:keepLines/>
        <w:spacing w:before="40" w:after="160" w:line="240" w:lineRule="auto"/>
        <w:jc w:val="center"/>
      </w:pPr>
      <w:r>
        <w:rPr>
          <w:rFonts w:cs="Times New Roman"/>
        </w:rPr>
        <w:t>图</w:t>
      </w:r>
      <w:r>
        <w:rPr>
          <w:rFonts w:cs="Times New Roman"/>
        </w:rPr>
        <w:t>6</w:t>
      </w:r>
      <w:r>
        <w:rPr>
          <w:rFonts w:cs="Times New Roman"/>
        </w:rPr>
        <w:t xml:space="preserve">　消极看待组的词共现网络（加权度最高的</w:t>
      </w:r>
      <w:r>
        <w:rPr>
          <w:rFonts w:cs="Times New Roman"/>
        </w:rPr>
        <w:t>40</w:t>
      </w:r>
      <w:r>
        <w:rPr>
          <w:rFonts w:cs="Times New Roman"/>
        </w:rPr>
        <w:t>个节点，颜色为</w:t>
      </w:r>
      <w:r>
        <w:rPr>
          <w:rFonts w:cs="Times New Roman"/>
        </w:rPr>
        <w:t>Louvain</w:t>
      </w:r>
      <w:r>
        <w:rPr>
          <w:rFonts w:cs="Times New Roman"/>
        </w:rPr>
        <w:t>社区）</w:t>
      </w:r>
    </w:p>
    <w:p w14:paraId="2B814F84" w14:textId="77777777" w:rsidR="001E30B5" w:rsidRDefault="00000000">
      <w:pPr>
        <w:spacing w:after="0" w:line="360" w:lineRule="auto"/>
        <w:ind w:firstLine="420"/>
        <w:jc w:val="both"/>
      </w:pPr>
      <w:r>
        <w:rPr>
          <w:rFonts w:cs="Times New Roman"/>
          <w:noProof/>
        </w:rPr>
        <w:lastRenderedPageBreak/>
        <w:t>图</w:t>
      </w:r>
      <w:r>
        <w:rPr>
          <w:rFonts w:cs="Times New Roman"/>
          <w:noProof/>
        </w:rPr>
        <w:t>4</w:t>
      </w:r>
      <w:r>
        <w:rPr>
          <w:rFonts w:cs="Times New Roman"/>
          <w:noProof/>
        </w:rPr>
        <w:t>至图</w:t>
      </w:r>
      <w:r>
        <w:rPr>
          <w:rFonts w:cs="Times New Roman"/>
          <w:noProof/>
        </w:rPr>
        <w:t>6</w:t>
      </w:r>
      <w:r>
        <w:rPr>
          <w:rFonts w:cs="Times New Roman"/>
          <w:noProof/>
        </w:rPr>
        <w:t>为三组加权度最高的</w:t>
      </w:r>
      <w:r>
        <w:rPr>
          <w:rFonts w:cs="Times New Roman"/>
          <w:noProof/>
        </w:rPr>
        <w:t>40</w:t>
      </w:r>
      <w:r>
        <w:rPr>
          <w:rFonts w:cs="Times New Roman"/>
          <w:noProof/>
        </w:rPr>
        <w:t>个节点。积极组中</w:t>
      </w:r>
      <w:r>
        <w:rPr>
          <w:rFonts w:cs="Times New Roman"/>
          <w:noProof/>
        </w:rPr>
        <w:t>AI</w:t>
      </w:r>
      <w:r>
        <w:rPr>
          <w:rFonts w:cs="Times New Roman"/>
          <w:noProof/>
        </w:rPr>
        <w:t>与方便、健康、医生连在中心，购药问诊与科技便利分成不同社区。中立组</w:t>
      </w:r>
      <w:r>
        <w:rPr>
          <w:rFonts w:cs="Times New Roman"/>
          <w:noProof/>
        </w:rPr>
        <w:t>AI</w:t>
      </w:r>
      <w:r>
        <w:rPr>
          <w:rFonts w:cs="Times New Roman"/>
          <w:noProof/>
        </w:rPr>
        <w:t>与医生几乎叠在中心，一侧是辅助、参考、工具，一侧是替代、不能、人类。消极组同样以</w:t>
      </w:r>
      <w:r>
        <w:rPr>
          <w:rFonts w:cs="Times New Roman"/>
          <w:noProof/>
        </w:rPr>
        <w:t>AI—</w:t>
      </w:r>
      <w:r>
        <w:rPr>
          <w:rFonts w:cs="Times New Roman"/>
          <w:noProof/>
        </w:rPr>
        <w:t>医生为中心，医院看病、取代机器人、误诊负责分成不同社区。</w:t>
      </w:r>
    </w:p>
    <w:p w14:paraId="1AD44C41" w14:textId="77777777" w:rsidR="001E30B5" w:rsidRDefault="00000000">
      <w:pPr>
        <w:spacing w:after="0" w:line="360" w:lineRule="auto"/>
        <w:ind w:firstLine="420"/>
        <w:jc w:val="both"/>
      </w:pPr>
      <w:r>
        <w:rPr>
          <w:rFonts w:cs="Times New Roman"/>
          <w:noProof/>
        </w:rPr>
        <w:t>Louvain</w:t>
      </w:r>
      <w:r>
        <w:rPr>
          <w:rFonts w:cs="Times New Roman"/>
          <w:noProof/>
        </w:rPr>
        <w:t>得到</w:t>
      </w:r>
      <w:r>
        <w:rPr>
          <w:rFonts w:cs="Times New Roman"/>
          <w:noProof/>
        </w:rPr>
        <w:t>14</w:t>
      </w:r>
      <w:r>
        <w:rPr>
          <w:rFonts w:cs="Times New Roman"/>
          <w:noProof/>
        </w:rPr>
        <w:t>个词簇（积极</w:t>
      </w:r>
      <w:r>
        <w:rPr>
          <w:rFonts w:cs="Times New Roman"/>
          <w:noProof/>
        </w:rPr>
        <w:t>5</w:t>
      </w:r>
      <w:r>
        <w:rPr>
          <w:rFonts w:cs="Times New Roman"/>
          <w:noProof/>
        </w:rPr>
        <w:t>、中立</w:t>
      </w:r>
      <w:r>
        <w:rPr>
          <w:rFonts w:cs="Times New Roman"/>
          <w:noProof/>
        </w:rPr>
        <w:t>5</w:t>
      </w:r>
      <w:r>
        <w:rPr>
          <w:rFonts w:cs="Times New Roman"/>
          <w:noProof/>
        </w:rPr>
        <w:t>、消极</w:t>
      </w:r>
      <w:r>
        <w:rPr>
          <w:rFonts w:cs="Times New Roman"/>
          <w:noProof/>
        </w:rPr>
        <w:t>4</w:t>
      </w:r>
      <w:r>
        <w:rPr>
          <w:rFonts w:cs="Times New Roman"/>
          <w:noProof/>
        </w:rPr>
        <w:t>），见表</w:t>
      </w:r>
      <w:r>
        <w:rPr>
          <w:rFonts w:cs="Times New Roman"/>
          <w:noProof/>
        </w:rPr>
        <w:t>8</w:t>
      </w:r>
      <w:r>
        <w:rPr>
          <w:rFonts w:cs="Times New Roman"/>
          <w:noProof/>
        </w:rPr>
        <w:t>。积极组最大簇为</w:t>
      </w:r>
      <w:r>
        <w:rPr>
          <w:rFonts w:cs="Times New Roman"/>
          <w:noProof/>
        </w:rPr>
        <w:t>AI</w:t>
      </w:r>
      <w:r>
        <w:rPr>
          <w:rFonts w:cs="Times New Roman"/>
          <w:noProof/>
        </w:rPr>
        <w:t>能力赞叹型（</w:t>
      </w:r>
      <w:r>
        <w:rPr>
          <w:rFonts w:cs="Times New Roman"/>
          <w:noProof/>
        </w:rPr>
        <w:t>583</w:t>
      </w:r>
      <w:r>
        <w:rPr>
          <w:rFonts w:cs="Times New Roman"/>
          <w:noProof/>
        </w:rPr>
        <w:t>词），代表词为靠谱、专业、厉害、全面，典型说法为「随时可以得到最专业的诊断」。便利就医型把方便、买药、问诊、流感绑在一起，如「京东在线问诊方便不用出门解决流感问题」。实用功能认可型出现助手、守护。技术前景乐观型落到科技、希望、便利。健康咨询型规模最小，落到体检报告解读与追问。</w:t>
      </w:r>
    </w:p>
    <w:p w14:paraId="5D7E1029" w14:textId="77777777" w:rsidR="001E30B5" w:rsidRDefault="00000000">
      <w:pPr>
        <w:spacing w:after="0" w:line="360" w:lineRule="auto"/>
        <w:ind w:firstLine="420"/>
        <w:jc w:val="both"/>
      </w:pPr>
      <w:r>
        <w:rPr>
          <w:rFonts w:cs="Times New Roman"/>
          <w:noProof/>
        </w:rPr>
        <w:t>中立组最大簇为</w:t>
      </w:r>
      <w:r>
        <w:rPr>
          <w:rFonts w:cs="Times New Roman"/>
          <w:noProof/>
        </w:rPr>
        <w:t>AI</w:t>
      </w:r>
      <w:r>
        <w:rPr>
          <w:rFonts w:cs="Times New Roman"/>
          <w:noProof/>
        </w:rPr>
        <w:t>辅助应用型（</w:t>
      </w:r>
      <w:r>
        <w:rPr>
          <w:rFonts w:cs="Times New Roman"/>
          <w:noProof/>
        </w:rPr>
        <w:t>472</w:t>
      </w:r>
      <w:r>
        <w:rPr>
          <w:rFonts w:cs="Times New Roman"/>
          <w:noProof/>
        </w:rPr>
        <w:t>词），「</w:t>
      </w:r>
      <w:r>
        <w:rPr>
          <w:rFonts w:cs="Times New Roman"/>
          <w:noProof/>
        </w:rPr>
        <w:t>AI</w:t>
      </w:r>
      <w:r>
        <w:rPr>
          <w:rFonts w:cs="Times New Roman"/>
          <w:noProof/>
        </w:rPr>
        <w:t>是助手真医生才是关键」。诊断场景型强调复杂病情仍需专业判断。能力边界型收替代、不能、人类。技术应用效率型把数据与人文分开写，「数据交给</w:t>
      </w:r>
      <w:r>
        <w:rPr>
          <w:rFonts w:cs="Times New Roman"/>
          <w:noProof/>
        </w:rPr>
        <w:t>AI</w:t>
      </w:r>
      <w:r>
        <w:rPr>
          <w:rFonts w:cs="Times New Roman"/>
          <w:noProof/>
        </w:rPr>
        <w:t>，人文关怀还得靠医生」。辅助参考型几乎全是辅助、参考、只是、工具。</w:t>
      </w:r>
    </w:p>
    <w:p w14:paraId="483ED7BA" w14:textId="77777777" w:rsidR="001E30B5" w:rsidRDefault="00000000">
      <w:pPr>
        <w:spacing w:after="0" w:line="360" w:lineRule="auto"/>
        <w:ind w:firstLine="420"/>
        <w:jc w:val="both"/>
        <w:rPr>
          <w:rFonts w:cs="Times New Roman"/>
          <w:noProof/>
        </w:rPr>
      </w:pPr>
      <w:r>
        <w:rPr>
          <w:rFonts w:cs="Times New Roman"/>
          <w:noProof/>
        </w:rPr>
        <w:t>消极组把不信任拆开。能力质疑型是不行、不敢、瞎编。医生不可替代型要求回到医院。风险责任型仅</w:t>
      </w:r>
      <w:r>
        <w:rPr>
          <w:rFonts w:cs="Times New Roman"/>
          <w:noProof/>
        </w:rPr>
        <w:t>28</w:t>
      </w:r>
      <w:r>
        <w:rPr>
          <w:rFonts w:cs="Times New Roman"/>
          <w:noProof/>
        </w:rPr>
        <w:t>词，但背锅、误诊、负责已经成簇，「误诊了算谁的？</w:t>
      </w:r>
      <w:r>
        <w:rPr>
          <w:rFonts w:cs="Times New Roman"/>
          <w:noProof/>
        </w:rPr>
        <w:t>AI</w:t>
      </w:r>
      <w:r>
        <w:rPr>
          <w:rFonts w:cs="Times New Roman"/>
          <w:noProof/>
        </w:rPr>
        <w:t>能负责吗？」。替代焦虑型是取代、机器人、无法。积极簇用词更具体（买药、流感、体检报告），中立和消极簇用词更抽象（不能、取代、负责）。</w:t>
      </w:r>
    </w:p>
    <w:p w14:paraId="46B4546F" w14:textId="77777777" w:rsidR="00900220" w:rsidRDefault="00900220">
      <w:pPr>
        <w:spacing w:after="0" w:line="360" w:lineRule="auto"/>
        <w:ind w:firstLine="420"/>
        <w:jc w:val="both"/>
      </w:pPr>
    </w:p>
    <w:p w14:paraId="2DE6C473" w14:textId="77777777" w:rsidR="001E30B5" w:rsidRPr="00CF675D" w:rsidRDefault="00000000" w:rsidP="00CF675D">
      <w:pPr>
        <w:keepNext/>
        <w:keepLines/>
        <w:spacing w:before="160" w:after="60" w:line="240" w:lineRule="auto"/>
        <w:jc w:val="center"/>
      </w:pPr>
      <w:r>
        <w:rPr>
          <w:rFonts w:eastAsia="黑体" w:cs="Times New Roman"/>
          <w:b/>
        </w:rPr>
        <w:t>表</w:t>
      </w:r>
      <w:r>
        <w:rPr>
          <w:rFonts w:eastAsia="黑体" w:cs="Times New Roman"/>
          <w:b/>
        </w:rPr>
        <w:t>8</w:t>
      </w:r>
      <w:r>
        <w:rPr>
          <w:rFonts w:eastAsia="黑体" w:cs="Times New Roman"/>
          <w:b/>
        </w:rPr>
        <w:t xml:space="preserve">　态度组内认知词簇（簇规模</w:t>
      </w:r>
      <w:r>
        <w:rPr>
          <w:rFonts w:eastAsia="黑体" w:cs="Times New Roman"/>
          <w:b/>
        </w:rPr>
        <w:t>≥10</w:t>
      </w:r>
      <w:r>
        <w:rPr>
          <w:rFonts w:eastAsia="黑体" w:cs="Times New Roman"/>
          <w:b/>
        </w:rPr>
        <w:t>词）</w:t>
      </w:r>
    </w:p>
    <w:tbl>
      <w:tblPr>
        <w:tblW w:w="8731" w:type="dxa"/>
        <w:jc w:val="center"/>
        <w:tblLayout w:type="fixed"/>
        <w:tblLook w:val="04A0" w:firstRow="1" w:lastRow="0" w:firstColumn="1" w:lastColumn="0" w:noHBand="0" w:noVBand="1"/>
      </w:tblPr>
      <w:tblGrid>
        <w:gridCol w:w="1361"/>
        <w:gridCol w:w="737"/>
        <w:gridCol w:w="1927"/>
        <w:gridCol w:w="850"/>
        <w:gridCol w:w="3856"/>
      </w:tblGrid>
      <w:tr w:rsidR="001E30B5" w14:paraId="523C3599" w14:textId="77777777">
        <w:trPr>
          <w:cantSplit/>
          <w:jc w:val="center"/>
        </w:trPr>
        <w:tc>
          <w:tcPr>
            <w:tcW w:w="1360" w:type="dxa"/>
            <w:tcBorders>
              <w:top w:val="single" w:sz="18" w:space="0" w:color="000000"/>
              <w:left w:val="nil"/>
              <w:bottom w:val="single" w:sz="6" w:space="0" w:color="000000"/>
              <w:right w:val="nil"/>
            </w:tcBorders>
            <w:vAlign w:val="center"/>
          </w:tcPr>
          <w:p w14:paraId="090B4D5E" w14:textId="77777777" w:rsidR="001E30B5" w:rsidRDefault="00000000">
            <w:pPr>
              <w:spacing w:before="40" w:after="40"/>
              <w:jc w:val="center"/>
            </w:pPr>
            <w:r>
              <w:rPr>
                <w:rFonts w:cs="Times New Roman"/>
                <w:b/>
                <w:noProof/>
                <w:sz w:val="18"/>
              </w:rPr>
              <w:t>态度组</w:t>
            </w:r>
          </w:p>
        </w:tc>
        <w:tc>
          <w:tcPr>
            <w:tcW w:w="737" w:type="dxa"/>
            <w:tcBorders>
              <w:top w:val="single" w:sz="18" w:space="0" w:color="000000"/>
              <w:left w:val="nil"/>
              <w:bottom w:val="single" w:sz="6" w:space="0" w:color="000000"/>
              <w:right w:val="nil"/>
            </w:tcBorders>
            <w:vAlign w:val="center"/>
          </w:tcPr>
          <w:p w14:paraId="11A3BD9B" w14:textId="77777777" w:rsidR="001E30B5" w:rsidRDefault="00000000">
            <w:pPr>
              <w:spacing w:before="40" w:after="40"/>
              <w:jc w:val="center"/>
            </w:pPr>
            <w:r>
              <w:rPr>
                <w:rFonts w:cs="Times New Roman"/>
                <w:b/>
                <w:noProof/>
                <w:sz w:val="18"/>
              </w:rPr>
              <w:t>簇号</w:t>
            </w:r>
          </w:p>
        </w:tc>
        <w:tc>
          <w:tcPr>
            <w:tcW w:w="1927" w:type="dxa"/>
            <w:tcBorders>
              <w:top w:val="single" w:sz="18" w:space="0" w:color="000000"/>
              <w:left w:val="nil"/>
              <w:bottom w:val="single" w:sz="6" w:space="0" w:color="000000"/>
              <w:right w:val="nil"/>
            </w:tcBorders>
            <w:vAlign w:val="center"/>
          </w:tcPr>
          <w:p w14:paraId="51ADAE76" w14:textId="77777777" w:rsidR="001E30B5" w:rsidRDefault="00000000">
            <w:pPr>
              <w:spacing w:before="40" w:after="40"/>
            </w:pPr>
            <w:r>
              <w:rPr>
                <w:rFonts w:cs="Times New Roman"/>
                <w:b/>
                <w:noProof/>
                <w:sz w:val="18"/>
              </w:rPr>
              <w:t>簇名</w:t>
            </w:r>
          </w:p>
        </w:tc>
        <w:tc>
          <w:tcPr>
            <w:tcW w:w="850" w:type="dxa"/>
            <w:tcBorders>
              <w:top w:val="single" w:sz="18" w:space="0" w:color="000000"/>
              <w:left w:val="nil"/>
              <w:bottom w:val="single" w:sz="6" w:space="0" w:color="000000"/>
              <w:right w:val="nil"/>
            </w:tcBorders>
            <w:vAlign w:val="center"/>
          </w:tcPr>
          <w:p w14:paraId="0F0AC5D4" w14:textId="77777777" w:rsidR="001E30B5" w:rsidRDefault="00000000">
            <w:pPr>
              <w:spacing w:before="40" w:after="40"/>
              <w:jc w:val="center"/>
            </w:pPr>
            <w:r>
              <w:rPr>
                <w:rFonts w:cs="Times New Roman"/>
                <w:b/>
                <w:noProof/>
                <w:sz w:val="18"/>
              </w:rPr>
              <w:t>词数</w:t>
            </w:r>
          </w:p>
        </w:tc>
        <w:tc>
          <w:tcPr>
            <w:tcW w:w="3855" w:type="dxa"/>
            <w:tcBorders>
              <w:top w:val="single" w:sz="18" w:space="0" w:color="000000"/>
              <w:left w:val="nil"/>
              <w:bottom w:val="single" w:sz="6" w:space="0" w:color="000000"/>
              <w:right w:val="nil"/>
            </w:tcBorders>
            <w:vAlign w:val="center"/>
          </w:tcPr>
          <w:p w14:paraId="2B540B24" w14:textId="77777777" w:rsidR="001E30B5" w:rsidRDefault="00000000">
            <w:pPr>
              <w:spacing w:before="40" w:after="40"/>
            </w:pPr>
            <w:r>
              <w:rPr>
                <w:rFonts w:cs="Times New Roman"/>
                <w:b/>
                <w:noProof/>
                <w:sz w:val="18"/>
              </w:rPr>
              <w:t>主导用语</w:t>
            </w:r>
          </w:p>
        </w:tc>
      </w:tr>
      <w:tr w:rsidR="001E30B5" w14:paraId="3DB45375" w14:textId="77777777">
        <w:trPr>
          <w:cantSplit/>
          <w:jc w:val="center"/>
        </w:trPr>
        <w:tc>
          <w:tcPr>
            <w:tcW w:w="1360" w:type="dxa"/>
            <w:tcBorders>
              <w:top w:val="nil"/>
              <w:left w:val="nil"/>
              <w:bottom w:val="nil"/>
              <w:right w:val="nil"/>
            </w:tcBorders>
            <w:vAlign w:val="center"/>
          </w:tcPr>
          <w:p w14:paraId="6AE12065" w14:textId="77777777" w:rsidR="001E30B5" w:rsidRDefault="00000000">
            <w:pPr>
              <w:spacing w:before="40" w:after="40"/>
              <w:jc w:val="center"/>
            </w:pPr>
            <w:r>
              <w:rPr>
                <w:rFonts w:cs="Times New Roman"/>
                <w:noProof/>
                <w:sz w:val="18"/>
              </w:rPr>
              <w:t>积极看待</w:t>
            </w:r>
          </w:p>
        </w:tc>
        <w:tc>
          <w:tcPr>
            <w:tcW w:w="737" w:type="dxa"/>
            <w:tcBorders>
              <w:top w:val="nil"/>
              <w:left w:val="nil"/>
              <w:bottom w:val="nil"/>
              <w:right w:val="nil"/>
            </w:tcBorders>
            <w:vAlign w:val="center"/>
          </w:tcPr>
          <w:p w14:paraId="59A4BF85" w14:textId="77777777" w:rsidR="001E30B5" w:rsidRDefault="00000000">
            <w:pPr>
              <w:spacing w:before="40" w:after="40"/>
              <w:jc w:val="center"/>
            </w:pPr>
            <w:r>
              <w:rPr>
                <w:rFonts w:cs="Times New Roman"/>
                <w:noProof/>
                <w:sz w:val="18"/>
              </w:rPr>
              <w:t>1</w:t>
            </w:r>
          </w:p>
        </w:tc>
        <w:tc>
          <w:tcPr>
            <w:tcW w:w="1927" w:type="dxa"/>
            <w:tcBorders>
              <w:top w:val="nil"/>
              <w:left w:val="nil"/>
              <w:bottom w:val="nil"/>
              <w:right w:val="nil"/>
            </w:tcBorders>
            <w:vAlign w:val="center"/>
          </w:tcPr>
          <w:p w14:paraId="205442D6" w14:textId="77777777" w:rsidR="001E30B5" w:rsidRDefault="00000000">
            <w:pPr>
              <w:spacing w:before="40" w:after="40"/>
            </w:pPr>
            <w:r>
              <w:rPr>
                <w:rFonts w:cs="Times New Roman"/>
                <w:noProof/>
                <w:sz w:val="18"/>
              </w:rPr>
              <w:t>AI</w:t>
            </w:r>
            <w:r>
              <w:rPr>
                <w:rFonts w:cs="Times New Roman"/>
                <w:noProof/>
                <w:sz w:val="18"/>
              </w:rPr>
              <w:t>能力赞叹型</w:t>
            </w:r>
          </w:p>
        </w:tc>
        <w:tc>
          <w:tcPr>
            <w:tcW w:w="850" w:type="dxa"/>
            <w:tcBorders>
              <w:top w:val="nil"/>
              <w:left w:val="nil"/>
              <w:bottom w:val="nil"/>
              <w:right w:val="nil"/>
            </w:tcBorders>
            <w:vAlign w:val="center"/>
          </w:tcPr>
          <w:p w14:paraId="5B94C656" w14:textId="77777777" w:rsidR="001E30B5" w:rsidRDefault="00000000">
            <w:pPr>
              <w:spacing w:before="40" w:after="40"/>
              <w:jc w:val="center"/>
            </w:pPr>
            <w:r>
              <w:rPr>
                <w:rFonts w:cs="Times New Roman"/>
                <w:noProof/>
                <w:sz w:val="18"/>
              </w:rPr>
              <w:t>583</w:t>
            </w:r>
          </w:p>
        </w:tc>
        <w:tc>
          <w:tcPr>
            <w:tcW w:w="3855" w:type="dxa"/>
            <w:tcBorders>
              <w:top w:val="nil"/>
              <w:left w:val="nil"/>
              <w:bottom w:val="nil"/>
              <w:right w:val="nil"/>
            </w:tcBorders>
            <w:vAlign w:val="center"/>
          </w:tcPr>
          <w:p w14:paraId="7589ACBA" w14:textId="77777777" w:rsidR="001E30B5" w:rsidRDefault="00000000">
            <w:pPr>
              <w:spacing w:before="40" w:after="40"/>
            </w:pPr>
            <w:r>
              <w:rPr>
                <w:rFonts w:cs="Times New Roman"/>
                <w:noProof/>
                <w:sz w:val="18"/>
              </w:rPr>
              <w:t>靠谱、专业、厉害、全面、诊断</w:t>
            </w:r>
          </w:p>
        </w:tc>
      </w:tr>
      <w:tr w:rsidR="001E30B5" w14:paraId="4328D733" w14:textId="77777777">
        <w:trPr>
          <w:cantSplit/>
          <w:jc w:val="center"/>
        </w:trPr>
        <w:tc>
          <w:tcPr>
            <w:tcW w:w="1360" w:type="dxa"/>
            <w:tcBorders>
              <w:top w:val="nil"/>
              <w:left w:val="nil"/>
              <w:bottom w:val="nil"/>
              <w:right w:val="nil"/>
            </w:tcBorders>
            <w:vAlign w:val="center"/>
          </w:tcPr>
          <w:p w14:paraId="49F27AF5" w14:textId="77777777" w:rsidR="001E30B5" w:rsidRDefault="00000000">
            <w:pPr>
              <w:spacing w:before="40" w:after="40"/>
              <w:jc w:val="center"/>
            </w:pPr>
            <w:r>
              <w:rPr>
                <w:rFonts w:cs="Times New Roman"/>
                <w:noProof/>
                <w:sz w:val="18"/>
              </w:rPr>
              <w:t>积极看待</w:t>
            </w:r>
          </w:p>
        </w:tc>
        <w:tc>
          <w:tcPr>
            <w:tcW w:w="737" w:type="dxa"/>
            <w:tcBorders>
              <w:top w:val="nil"/>
              <w:left w:val="nil"/>
              <w:bottom w:val="nil"/>
              <w:right w:val="nil"/>
            </w:tcBorders>
            <w:vAlign w:val="center"/>
          </w:tcPr>
          <w:p w14:paraId="7663DF78" w14:textId="77777777" w:rsidR="001E30B5" w:rsidRDefault="00000000">
            <w:pPr>
              <w:spacing w:before="40" w:after="40"/>
              <w:jc w:val="center"/>
            </w:pPr>
            <w:r>
              <w:rPr>
                <w:rFonts w:cs="Times New Roman"/>
                <w:noProof/>
                <w:sz w:val="18"/>
              </w:rPr>
              <w:t>2</w:t>
            </w:r>
          </w:p>
        </w:tc>
        <w:tc>
          <w:tcPr>
            <w:tcW w:w="1927" w:type="dxa"/>
            <w:tcBorders>
              <w:top w:val="nil"/>
              <w:left w:val="nil"/>
              <w:bottom w:val="nil"/>
              <w:right w:val="nil"/>
            </w:tcBorders>
            <w:vAlign w:val="center"/>
          </w:tcPr>
          <w:p w14:paraId="7080EFF5" w14:textId="77777777" w:rsidR="001E30B5" w:rsidRDefault="00000000">
            <w:pPr>
              <w:spacing w:before="40" w:after="40"/>
            </w:pPr>
            <w:r>
              <w:rPr>
                <w:rFonts w:cs="Times New Roman"/>
                <w:noProof/>
                <w:sz w:val="18"/>
              </w:rPr>
              <w:t>便利就医型</w:t>
            </w:r>
          </w:p>
        </w:tc>
        <w:tc>
          <w:tcPr>
            <w:tcW w:w="850" w:type="dxa"/>
            <w:tcBorders>
              <w:top w:val="nil"/>
              <w:left w:val="nil"/>
              <w:bottom w:val="nil"/>
              <w:right w:val="nil"/>
            </w:tcBorders>
            <w:vAlign w:val="center"/>
          </w:tcPr>
          <w:p w14:paraId="1D828377" w14:textId="77777777" w:rsidR="001E30B5" w:rsidRDefault="00000000">
            <w:pPr>
              <w:spacing w:before="40" w:after="40"/>
              <w:jc w:val="center"/>
            </w:pPr>
            <w:r>
              <w:rPr>
                <w:rFonts w:cs="Times New Roman"/>
                <w:noProof/>
                <w:sz w:val="18"/>
              </w:rPr>
              <w:t>279</w:t>
            </w:r>
          </w:p>
        </w:tc>
        <w:tc>
          <w:tcPr>
            <w:tcW w:w="3855" w:type="dxa"/>
            <w:tcBorders>
              <w:top w:val="nil"/>
              <w:left w:val="nil"/>
              <w:bottom w:val="nil"/>
              <w:right w:val="nil"/>
            </w:tcBorders>
            <w:vAlign w:val="center"/>
          </w:tcPr>
          <w:p w14:paraId="32FA30A4" w14:textId="77777777" w:rsidR="001E30B5" w:rsidRDefault="00000000">
            <w:pPr>
              <w:spacing w:before="40" w:after="40"/>
            </w:pPr>
            <w:r>
              <w:rPr>
                <w:rFonts w:cs="Times New Roman"/>
                <w:noProof/>
                <w:sz w:val="18"/>
              </w:rPr>
              <w:t>方便、买药、问诊、不用出门</w:t>
            </w:r>
          </w:p>
        </w:tc>
      </w:tr>
      <w:tr w:rsidR="001E30B5" w14:paraId="53944AE0" w14:textId="77777777">
        <w:trPr>
          <w:cantSplit/>
          <w:jc w:val="center"/>
        </w:trPr>
        <w:tc>
          <w:tcPr>
            <w:tcW w:w="1360" w:type="dxa"/>
            <w:tcBorders>
              <w:top w:val="nil"/>
              <w:left w:val="nil"/>
              <w:bottom w:val="nil"/>
              <w:right w:val="nil"/>
            </w:tcBorders>
            <w:vAlign w:val="center"/>
          </w:tcPr>
          <w:p w14:paraId="10D48E48" w14:textId="77777777" w:rsidR="001E30B5" w:rsidRDefault="00000000">
            <w:pPr>
              <w:spacing w:before="40" w:after="40"/>
              <w:jc w:val="center"/>
            </w:pPr>
            <w:r>
              <w:rPr>
                <w:rFonts w:cs="Times New Roman"/>
                <w:noProof/>
                <w:sz w:val="18"/>
              </w:rPr>
              <w:t>积极看待</w:t>
            </w:r>
          </w:p>
        </w:tc>
        <w:tc>
          <w:tcPr>
            <w:tcW w:w="737" w:type="dxa"/>
            <w:tcBorders>
              <w:top w:val="nil"/>
              <w:left w:val="nil"/>
              <w:bottom w:val="nil"/>
              <w:right w:val="nil"/>
            </w:tcBorders>
            <w:vAlign w:val="center"/>
          </w:tcPr>
          <w:p w14:paraId="45630FF6" w14:textId="77777777" w:rsidR="001E30B5" w:rsidRDefault="00000000">
            <w:pPr>
              <w:spacing w:before="40" w:after="40"/>
              <w:jc w:val="center"/>
            </w:pPr>
            <w:r>
              <w:rPr>
                <w:rFonts w:cs="Times New Roman"/>
                <w:noProof/>
                <w:sz w:val="18"/>
              </w:rPr>
              <w:t>3</w:t>
            </w:r>
          </w:p>
        </w:tc>
        <w:tc>
          <w:tcPr>
            <w:tcW w:w="1927" w:type="dxa"/>
            <w:tcBorders>
              <w:top w:val="nil"/>
              <w:left w:val="nil"/>
              <w:bottom w:val="nil"/>
              <w:right w:val="nil"/>
            </w:tcBorders>
            <w:vAlign w:val="center"/>
          </w:tcPr>
          <w:p w14:paraId="046825DD" w14:textId="77777777" w:rsidR="001E30B5" w:rsidRDefault="00000000">
            <w:pPr>
              <w:spacing w:before="40" w:after="40"/>
            </w:pPr>
            <w:r>
              <w:rPr>
                <w:rFonts w:cs="Times New Roman"/>
                <w:noProof/>
                <w:sz w:val="18"/>
              </w:rPr>
              <w:t>实用功能认可型</w:t>
            </w:r>
          </w:p>
        </w:tc>
        <w:tc>
          <w:tcPr>
            <w:tcW w:w="850" w:type="dxa"/>
            <w:tcBorders>
              <w:top w:val="nil"/>
              <w:left w:val="nil"/>
              <w:bottom w:val="nil"/>
              <w:right w:val="nil"/>
            </w:tcBorders>
            <w:vAlign w:val="center"/>
          </w:tcPr>
          <w:p w14:paraId="2A814C6E" w14:textId="77777777" w:rsidR="001E30B5" w:rsidRDefault="00000000">
            <w:pPr>
              <w:spacing w:before="40" w:after="40"/>
              <w:jc w:val="center"/>
            </w:pPr>
            <w:r>
              <w:rPr>
                <w:rFonts w:cs="Times New Roman"/>
                <w:noProof/>
                <w:sz w:val="18"/>
              </w:rPr>
              <w:t>177</w:t>
            </w:r>
          </w:p>
        </w:tc>
        <w:tc>
          <w:tcPr>
            <w:tcW w:w="3855" w:type="dxa"/>
            <w:tcBorders>
              <w:top w:val="nil"/>
              <w:left w:val="nil"/>
              <w:bottom w:val="nil"/>
              <w:right w:val="nil"/>
            </w:tcBorders>
            <w:vAlign w:val="center"/>
          </w:tcPr>
          <w:p w14:paraId="3D5DD3D4" w14:textId="77777777" w:rsidR="001E30B5" w:rsidRDefault="00000000">
            <w:pPr>
              <w:spacing w:before="40" w:after="40"/>
            </w:pPr>
            <w:r>
              <w:rPr>
                <w:rFonts w:cs="Times New Roman"/>
                <w:noProof/>
                <w:sz w:val="18"/>
              </w:rPr>
              <w:t>助手、贴心、实用</w:t>
            </w:r>
          </w:p>
        </w:tc>
      </w:tr>
      <w:tr w:rsidR="001E30B5" w14:paraId="53452BFC" w14:textId="77777777">
        <w:trPr>
          <w:cantSplit/>
          <w:jc w:val="center"/>
        </w:trPr>
        <w:tc>
          <w:tcPr>
            <w:tcW w:w="1360" w:type="dxa"/>
            <w:tcBorders>
              <w:top w:val="nil"/>
              <w:left w:val="nil"/>
              <w:bottom w:val="nil"/>
              <w:right w:val="nil"/>
            </w:tcBorders>
            <w:vAlign w:val="center"/>
          </w:tcPr>
          <w:p w14:paraId="7B094B90" w14:textId="77777777" w:rsidR="001E30B5" w:rsidRDefault="00000000">
            <w:pPr>
              <w:spacing w:before="40" w:after="40"/>
              <w:jc w:val="center"/>
            </w:pPr>
            <w:r>
              <w:rPr>
                <w:rFonts w:cs="Times New Roman"/>
                <w:noProof/>
                <w:sz w:val="18"/>
              </w:rPr>
              <w:t>积极看待</w:t>
            </w:r>
          </w:p>
        </w:tc>
        <w:tc>
          <w:tcPr>
            <w:tcW w:w="737" w:type="dxa"/>
            <w:tcBorders>
              <w:top w:val="nil"/>
              <w:left w:val="nil"/>
              <w:bottom w:val="nil"/>
              <w:right w:val="nil"/>
            </w:tcBorders>
            <w:vAlign w:val="center"/>
          </w:tcPr>
          <w:p w14:paraId="2EA4CB80" w14:textId="77777777" w:rsidR="001E30B5" w:rsidRDefault="00000000">
            <w:pPr>
              <w:spacing w:before="40" w:after="40"/>
              <w:jc w:val="center"/>
            </w:pPr>
            <w:r>
              <w:rPr>
                <w:rFonts w:cs="Times New Roman"/>
                <w:noProof/>
                <w:sz w:val="18"/>
              </w:rPr>
              <w:t>4</w:t>
            </w:r>
          </w:p>
        </w:tc>
        <w:tc>
          <w:tcPr>
            <w:tcW w:w="1927" w:type="dxa"/>
            <w:tcBorders>
              <w:top w:val="nil"/>
              <w:left w:val="nil"/>
              <w:bottom w:val="nil"/>
              <w:right w:val="nil"/>
            </w:tcBorders>
            <w:vAlign w:val="center"/>
          </w:tcPr>
          <w:p w14:paraId="031FAE78" w14:textId="77777777" w:rsidR="001E30B5" w:rsidRDefault="00000000">
            <w:pPr>
              <w:spacing w:before="40" w:after="40"/>
            </w:pPr>
            <w:r>
              <w:rPr>
                <w:rFonts w:cs="Times New Roman"/>
                <w:noProof/>
                <w:sz w:val="18"/>
              </w:rPr>
              <w:t>技术前景乐观型</w:t>
            </w:r>
          </w:p>
        </w:tc>
        <w:tc>
          <w:tcPr>
            <w:tcW w:w="850" w:type="dxa"/>
            <w:tcBorders>
              <w:top w:val="nil"/>
              <w:left w:val="nil"/>
              <w:bottom w:val="nil"/>
              <w:right w:val="nil"/>
            </w:tcBorders>
            <w:vAlign w:val="center"/>
          </w:tcPr>
          <w:p w14:paraId="7174D136" w14:textId="77777777" w:rsidR="001E30B5" w:rsidRDefault="00000000">
            <w:pPr>
              <w:spacing w:before="40" w:after="40"/>
              <w:jc w:val="center"/>
            </w:pPr>
            <w:r>
              <w:rPr>
                <w:rFonts w:cs="Times New Roman"/>
                <w:noProof/>
                <w:sz w:val="18"/>
              </w:rPr>
              <w:t>156</w:t>
            </w:r>
          </w:p>
        </w:tc>
        <w:tc>
          <w:tcPr>
            <w:tcW w:w="3855" w:type="dxa"/>
            <w:tcBorders>
              <w:top w:val="nil"/>
              <w:left w:val="nil"/>
              <w:bottom w:val="nil"/>
              <w:right w:val="nil"/>
            </w:tcBorders>
            <w:vAlign w:val="center"/>
          </w:tcPr>
          <w:p w14:paraId="298AF77C" w14:textId="77777777" w:rsidR="001E30B5" w:rsidRDefault="00000000">
            <w:pPr>
              <w:spacing w:before="40" w:after="40"/>
            </w:pPr>
            <w:r>
              <w:rPr>
                <w:rFonts w:cs="Times New Roman"/>
                <w:noProof/>
                <w:sz w:val="18"/>
              </w:rPr>
              <w:t>科技、希望、便利</w:t>
            </w:r>
          </w:p>
        </w:tc>
      </w:tr>
      <w:tr w:rsidR="001E30B5" w14:paraId="1CD093BE" w14:textId="77777777">
        <w:trPr>
          <w:cantSplit/>
          <w:jc w:val="center"/>
        </w:trPr>
        <w:tc>
          <w:tcPr>
            <w:tcW w:w="1360" w:type="dxa"/>
            <w:tcBorders>
              <w:top w:val="nil"/>
              <w:left w:val="nil"/>
              <w:bottom w:val="nil"/>
              <w:right w:val="nil"/>
            </w:tcBorders>
            <w:vAlign w:val="center"/>
          </w:tcPr>
          <w:p w14:paraId="1FB53785" w14:textId="77777777" w:rsidR="001E30B5" w:rsidRDefault="00000000">
            <w:pPr>
              <w:spacing w:before="40" w:after="40"/>
              <w:jc w:val="center"/>
            </w:pPr>
            <w:r>
              <w:rPr>
                <w:rFonts w:cs="Times New Roman"/>
                <w:noProof/>
                <w:sz w:val="18"/>
              </w:rPr>
              <w:t>积极看待</w:t>
            </w:r>
          </w:p>
        </w:tc>
        <w:tc>
          <w:tcPr>
            <w:tcW w:w="737" w:type="dxa"/>
            <w:tcBorders>
              <w:top w:val="nil"/>
              <w:left w:val="nil"/>
              <w:bottom w:val="nil"/>
              <w:right w:val="nil"/>
            </w:tcBorders>
            <w:vAlign w:val="center"/>
          </w:tcPr>
          <w:p w14:paraId="061F9C0C" w14:textId="77777777" w:rsidR="001E30B5" w:rsidRDefault="00000000">
            <w:pPr>
              <w:spacing w:before="40" w:after="40"/>
              <w:jc w:val="center"/>
            </w:pPr>
            <w:r>
              <w:rPr>
                <w:rFonts w:cs="Times New Roman"/>
                <w:noProof/>
                <w:sz w:val="18"/>
              </w:rPr>
              <w:t>5</w:t>
            </w:r>
          </w:p>
        </w:tc>
        <w:tc>
          <w:tcPr>
            <w:tcW w:w="1927" w:type="dxa"/>
            <w:tcBorders>
              <w:top w:val="nil"/>
              <w:left w:val="nil"/>
              <w:bottom w:val="nil"/>
              <w:right w:val="nil"/>
            </w:tcBorders>
            <w:vAlign w:val="center"/>
          </w:tcPr>
          <w:p w14:paraId="05B22AB7" w14:textId="77777777" w:rsidR="001E30B5" w:rsidRDefault="00000000">
            <w:pPr>
              <w:spacing w:before="40" w:after="40"/>
            </w:pPr>
            <w:r>
              <w:rPr>
                <w:rFonts w:cs="Times New Roman"/>
                <w:noProof/>
                <w:sz w:val="18"/>
              </w:rPr>
              <w:t>健康咨询型</w:t>
            </w:r>
          </w:p>
        </w:tc>
        <w:tc>
          <w:tcPr>
            <w:tcW w:w="850" w:type="dxa"/>
            <w:tcBorders>
              <w:top w:val="nil"/>
              <w:left w:val="nil"/>
              <w:bottom w:val="nil"/>
              <w:right w:val="nil"/>
            </w:tcBorders>
            <w:vAlign w:val="center"/>
          </w:tcPr>
          <w:p w14:paraId="1F1D645B" w14:textId="77777777" w:rsidR="001E30B5" w:rsidRDefault="00000000">
            <w:pPr>
              <w:spacing w:before="40" w:after="40"/>
              <w:jc w:val="center"/>
            </w:pPr>
            <w:r>
              <w:rPr>
                <w:rFonts w:cs="Times New Roman"/>
                <w:noProof/>
                <w:sz w:val="18"/>
              </w:rPr>
              <w:t>37</w:t>
            </w:r>
          </w:p>
        </w:tc>
        <w:tc>
          <w:tcPr>
            <w:tcW w:w="3855" w:type="dxa"/>
            <w:tcBorders>
              <w:top w:val="nil"/>
              <w:left w:val="nil"/>
              <w:bottom w:val="nil"/>
              <w:right w:val="nil"/>
            </w:tcBorders>
            <w:vAlign w:val="center"/>
          </w:tcPr>
          <w:p w14:paraId="459FC18A" w14:textId="77777777" w:rsidR="001E30B5" w:rsidRDefault="00000000">
            <w:pPr>
              <w:spacing w:before="40" w:after="40"/>
            </w:pPr>
            <w:r>
              <w:rPr>
                <w:rFonts w:cs="Times New Roman"/>
                <w:noProof/>
                <w:sz w:val="18"/>
              </w:rPr>
              <w:t>报告、解读、追问</w:t>
            </w:r>
          </w:p>
        </w:tc>
      </w:tr>
      <w:tr w:rsidR="001E30B5" w14:paraId="0EF5D10A" w14:textId="77777777">
        <w:trPr>
          <w:cantSplit/>
          <w:jc w:val="center"/>
        </w:trPr>
        <w:tc>
          <w:tcPr>
            <w:tcW w:w="1360" w:type="dxa"/>
            <w:tcBorders>
              <w:top w:val="nil"/>
              <w:left w:val="nil"/>
              <w:bottom w:val="nil"/>
              <w:right w:val="nil"/>
            </w:tcBorders>
            <w:vAlign w:val="center"/>
          </w:tcPr>
          <w:p w14:paraId="08C093E1" w14:textId="77777777" w:rsidR="001E30B5" w:rsidRDefault="00000000">
            <w:pPr>
              <w:spacing w:before="40" w:after="40"/>
              <w:jc w:val="center"/>
            </w:pPr>
            <w:r>
              <w:rPr>
                <w:rFonts w:cs="Times New Roman"/>
                <w:noProof/>
                <w:sz w:val="18"/>
              </w:rPr>
              <w:t>中立看待</w:t>
            </w:r>
          </w:p>
        </w:tc>
        <w:tc>
          <w:tcPr>
            <w:tcW w:w="737" w:type="dxa"/>
            <w:tcBorders>
              <w:top w:val="nil"/>
              <w:left w:val="nil"/>
              <w:bottom w:val="nil"/>
              <w:right w:val="nil"/>
            </w:tcBorders>
            <w:vAlign w:val="center"/>
          </w:tcPr>
          <w:p w14:paraId="5EF5C686" w14:textId="77777777" w:rsidR="001E30B5" w:rsidRDefault="00000000">
            <w:pPr>
              <w:spacing w:before="40" w:after="40"/>
              <w:jc w:val="center"/>
            </w:pPr>
            <w:r>
              <w:rPr>
                <w:rFonts w:cs="Times New Roman"/>
                <w:noProof/>
                <w:sz w:val="18"/>
              </w:rPr>
              <w:t>1</w:t>
            </w:r>
          </w:p>
        </w:tc>
        <w:tc>
          <w:tcPr>
            <w:tcW w:w="1927" w:type="dxa"/>
            <w:tcBorders>
              <w:top w:val="nil"/>
              <w:left w:val="nil"/>
              <w:bottom w:val="nil"/>
              <w:right w:val="nil"/>
            </w:tcBorders>
            <w:vAlign w:val="center"/>
          </w:tcPr>
          <w:p w14:paraId="15CDEDD4" w14:textId="77777777" w:rsidR="001E30B5" w:rsidRDefault="00000000">
            <w:pPr>
              <w:spacing w:before="40" w:after="40"/>
            </w:pPr>
            <w:r>
              <w:rPr>
                <w:rFonts w:cs="Times New Roman"/>
                <w:noProof/>
                <w:sz w:val="18"/>
              </w:rPr>
              <w:t>AI</w:t>
            </w:r>
            <w:r>
              <w:rPr>
                <w:rFonts w:cs="Times New Roman"/>
                <w:noProof/>
                <w:sz w:val="18"/>
              </w:rPr>
              <w:t>辅助应用型</w:t>
            </w:r>
          </w:p>
        </w:tc>
        <w:tc>
          <w:tcPr>
            <w:tcW w:w="850" w:type="dxa"/>
            <w:tcBorders>
              <w:top w:val="nil"/>
              <w:left w:val="nil"/>
              <w:bottom w:val="nil"/>
              <w:right w:val="nil"/>
            </w:tcBorders>
            <w:vAlign w:val="center"/>
          </w:tcPr>
          <w:p w14:paraId="1829AE1E" w14:textId="77777777" w:rsidR="001E30B5" w:rsidRDefault="00000000">
            <w:pPr>
              <w:spacing w:before="40" w:after="40"/>
              <w:jc w:val="center"/>
            </w:pPr>
            <w:r>
              <w:rPr>
                <w:rFonts w:cs="Times New Roman"/>
                <w:noProof/>
                <w:sz w:val="18"/>
              </w:rPr>
              <w:t>472</w:t>
            </w:r>
          </w:p>
        </w:tc>
        <w:tc>
          <w:tcPr>
            <w:tcW w:w="3855" w:type="dxa"/>
            <w:tcBorders>
              <w:top w:val="nil"/>
              <w:left w:val="nil"/>
              <w:bottom w:val="nil"/>
              <w:right w:val="nil"/>
            </w:tcBorders>
            <w:vAlign w:val="center"/>
          </w:tcPr>
          <w:p w14:paraId="12096F0C" w14:textId="77777777" w:rsidR="001E30B5" w:rsidRDefault="00000000">
            <w:pPr>
              <w:spacing w:before="40" w:after="40"/>
            </w:pPr>
            <w:r>
              <w:rPr>
                <w:rFonts w:cs="Times New Roman"/>
                <w:noProof/>
                <w:sz w:val="18"/>
              </w:rPr>
              <w:t>助手、真人、关键</w:t>
            </w:r>
          </w:p>
        </w:tc>
      </w:tr>
      <w:tr w:rsidR="001E30B5" w14:paraId="645E7B96" w14:textId="77777777">
        <w:trPr>
          <w:cantSplit/>
          <w:jc w:val="center"/>
        </w:trPr>
        <w:tc>
          <w:tcPr>
            <w:tcW w:w="1360" w:type="dxa"/>
            <w:tcBorders>
              <w:top w:val="nil"/>
              <w:left w:val="nil"/>
              <w:bottom w:val="nil"/>
              <w:right w:val="nil"/>
            </w:tcBorders>
            <w:vAlign w:val="center"/>
          </w:tcPr>
          <w:p w14:paraId="07613086" w14:textId="77777777" w:rsidR="001E30B5" w:rsidRDefault="00000000">
            <w:pPr>
              <w:spacing w:before="40" w:after="40"/>
              <w:jc w:val="center"/>
            </w:pPr>
            <w:r>
              <w:rPr>
                <w:rFonts w:cs="Times New Roman"/>
                <w:noProof/>
                <w:sz w:val="18"/>
              </w:rPr>
              <w:t>中立看待</w:t>
            </w:r>
          </w:p>
        </w:tc>
        <w:tc>
          <w:tcPr>
            <w:tcW w:w="737" w:type="dxa"/>
            <w:tcBorders>
              <w:top w:val="nil"/>
              <w:left w:val="nil"/>
              <w:bottom w:val="nil"/>
              <w:right w:val="nil"/>
            </w:tcBorders>
            <w:vAlign w:val="center"/>
          </w:tcPr>
          <w:p w14:paraId="368F2786" w14:textId="77777777" w:rsidR="001E30B5" w:rsidRDefault="00000000">
            <w:pPr>
              <w:spacing w:before="40" w:after="40"/>
              <w:jc w:val="center"/>
            </w:pPr>
            <w:r>
              <w:rPr>
                <w:rFonts w:cs="Times New Roman"/>
                <w:noProof/>
                <w:sz w:val="18"/>
              </w:rPr>
              <w:t>2</w:t>
            </w:r>
          </w:p>
        </w:tc>
        <w:tc>
          <w:tcPr>
            <w:tcW w:w="1927" w:type="dxa"/>
            <w:tcBorders>
              <w:top w:val="nil"/>
              <w:left w:val="nil"/>
              <w:bottom w:val="nil"/>
              <w:right w:val="nil"/>
            </w:tcBorders>
            <w:vAlign w:val="center"/>
          </w:tcPr>
          <w:p w14:paraId="2CEC04EA" w14:textId="77777777" w:rsidR="001E30B5" w:rsidRDefault="00000000">
            <w:pPr>
              <w:spacing w:before="40" w:after="40"/>
            </w:pPr>
            <w:r>
              <w:rPr>
                <w:rFonts w:cs="Times New Roman"/>
                <w:noProof/>
                <w:sz w:val="18"/>
              </w:rPr>
              <w:t>诊断场景型</w:t>
            </w:r>
          </w:p>
        </w:tc>
        <w:tc>
          <w:tcPr>
            <w:tcW w:w="850" w:type="dxa"/>
            <w:tcBorders>
              <w:top w:val="nil"/>
              <w:left w:val="nil"/>
              <w:bottom w:val="nil"/>
              <w:right w:val="nil"/>
            </w:tcBorders>
            <w:vAlign w:val="center"/>
          </w:tcPr>
          <w:p w14:paraId="7585588D" w14:textId="77777777" w:rsidR="001E30B5" w:rsidRDefault="00000000">
            <w:pPr>
              <w:spacing w:before="40" w:after="40"/>
              <w:jc w:val="center"/>
            </w:pPr>
            <w:r>
              <w:rPr>
                <w:rFonts w:cs="Times New Roman"/>
                <w:noProof/>
                <w:sz w:val="18"/>
              </w:rPr>
              <w:t>67</w:t>
            </w:r>
          </w:p>
        </w:tc>
        <w:tc>
          <w:tcPr>
            <w:tcW w:w="3855" w:type="dxa"/>
            <w:tcBorders>
              <w:top w:val="nil"/>
              <w:left w:val="nil"/>
              <w:bottom w:val="nil"/>
              <w:right w:val="nil"/>
            </w:tcBorders>
            <w:vAlign w:val="center"/>
          </w:tcPr>
          <w:p w14:paraId="17A3075F" w14:textId="77777777" w:rsidR="001E30B5" w:rsidRDefault="00000000">
            <w:pPr>
              <w:spacing w:before="40" w:after="40"/>
            </w:pPr>
            <w:r>
              <w:rPr>
                <w:rFonts w:cs="Times New Roman"/>
                <w:noProof/>
                <w:sz w:val="18"/>
              </w:rPr>
              <w:t>复杂病情、专业判断</w:t>
            </w:r>
          </w:p>
        </w:tc>
      </w:tr>
      <w:tr w:rsidR="001E30B5" w14:paraId="17147C10" w14:textId="77777777">
        <w:trPr>
          <w:cantSplit/>
          <w:jc w:val="center"/>
        </w:trPr>
        <w:tc>
          <w:tcPr>
            <w:tcW w:w="1360" w:type="dxa"/>
            <w:tcBorders>
              <w:top w:val="nil"/>
              <w:left w:val="nil"/>
              <w:bottom w:val="nil"/>
              <w:right w:val="nil"/>
            </w:tcBorders>
            <w:vAlign w:val="center"/>
          </w:tcPr>
          <w:p w14:paraId="17B80C8D" w14:textId="77777777" w:rsidR="001E30B5" w:rsidRDefault="00000000">
            <w:pPr>
              <w:spacing w:before="40" w:after="40"/>
              <w:jc w:val="center"/>
            </w:pPr>
            <w:r>
              <w:rPr>
                <w:rFonts w:cs="Times New Roman"/>
                <w:noProof/>
                <w:sz w:val="18"/>
              </w:rPr>
              <w:t>中立看待</w:t>
            </w:r>
          </w:p>
        </w:tc>
        <w:tc>
          <w:tcPr>
            <w:tcW w:w="737" w:type="dxa"/>
            <w:tcBorders>
              <w:top w:val="nil"/>
              <w:left w:val="nil"/>
              <w:bottom w:val="nil"/>
              <w:right w:val="nil"/>
            </w:tcBorders>
            <w:vAlign w:val="center"/>
          </w:tcPr>
          <w:p w14:paraId="0AC635A6" w14:textId="77777777" w:rsidR="001E30B5" w:rsidRDefault="00000000">
            <w:pPr>
              <w:spacing w:before="40" w:after="40"/>
              <w:jc w:val="center"/>
            </w:pPr>
            <w:r>
              <w:rPr>
                <w:rFonts w:cs="Times New Roman"/>
                <w:noProof/>
                <w:sz w:val="18"/>
              </w:rPr>
              <w:t>3</w:t>
            </w:r>
          </w:p>
        </w:tc>
        <w:tc>
          <w:tcPr>
            <w:tcW w:w="1927" w:type="dxa"/>
            <w:tcBorders>
              <w:top w:val="nil"/>
              <w:left w:val="nil"/>
              <w:bottom w:val="nil"/>
              <w:right w:val="nil"/>
            </w:tcBorders>
            <w:vAlign w:val="center"/>
          </w:tcPr>
          <w:p w14:paraId="7104CC29" w14:textId="77777777" w:rsidR="001E30B5" w:rsidRDefault="00000000">
            <w:pPr>
              <w:spacing w:before="40" w:after="40"/>
            </w:pPr>
            <w:r>
              <w:rPr>
                <w:rFonts w:cs="Times New Roman"/>
                <w:noProof/>
                <w:sz w:val="18"/>
              </w:rPr>
              <w:t>能力边界型</w:t>
            </w:r>
          </w:p>
        </w:tc>
        <w:tc>
          <w:tcPr>
            <w:tcW w:w="850" w:type="dxa"/>
            <w:tcBorders>
              <w:top w:val="nil"/>
              <w:left w:val="nil"/>
              <w:bottom w:val="nil"/>
              <w:right w:val="nil"/>
            </w:tcBorders>
            <w:vAlign w:val="center"/>
          </w:tcPr>
          <w:p w14:paraId="60193D33" w14:textId="77777777" w:rsidR="001E30B5" w:rsidRDefault="00000000">
            <w:pPr>
              <w:spacing w:before="40" w:after="40"/>
              <w:jc w:val="center"/>
            </w:pPr>
            <w:r>
              <w:rPr>
                <w:rFonts w:cs="Times New Roman"/>
                <w:noProof/>
                <w:sz w:val="18"/>
              </w:rPr>
              <w:t>57</w:t>
            </w:r>
          </w:p>
        </w:tc>
        <w:tc>
          <w:tcPr>
            <w:tcW w:w="3855" w:type="dxa"/>
            <w:tcBorders>
              <w:top w:val="nil"/>
              <w:left w:val="nil"/>
              <w:bottom w:val="nil"/>
              <w:right w:val="nil"/>
            </w:tcBorders>
            <w:vAlign w:val="center"/>
          </w:tcPr>
          <w:p w14:paraId="434DB48E" w14:textId="77777777" w:rsidR="001E30B5" w:rsidRDefault="00000000">
            <w:pPr>
              <w:spacing w:before="40" w:after="40"/>
            </w:pPr>
            <w:r>
              <w:rPr>
                <w:rFonts w:cs="Times New Roman"/>
                <w:noProof/>
                <w:sz w:val="18"/>
              </w:rPr>
              <w:t>不能、替代、人类</w:t>
            </w:r>
          </w:p>
        </w:tc>
      </w:tr>
      <w:tr w:rsidR="001E30B5" w14:paraId="1C02367A" w14:textId="77777777">
        <w:trPr>
          <w:cantSplit/>
          <w:jc w:val="center"/>
        </w:trPr>
        <w:tc>
          <w:tcPr>
            <w:tcW w:w="1360" w:type="dxa"/>
            <w:tcBorders>
              <w:top w:val="nil"/>
              <w:left w:val="nil"/>
              <w:bottom w:val="nil"/>
              <w:right w:val="nil"/>
            </w:tcBorders>
            <w:vAlign w:val="center"/>
          </w:tcPr>
          <w:p w14:paraId="07E82870" w14:textId="77777777" w:rsidR="001E30B5" w:rsidRDefault="00000000">
            <w:pPr>
              <w:spacing w:before="40" w:after="40"/>
              <w:jc w:val="center"/>
            </w:pPr>
            <w:r>
              <w:rPr>
                <w:rFonts w:cs="Times New Roman"/>
                <w:noProof/>
                <w:sz w:val="18"/>
              </w:rPr>
              <w:t>中立看待</w:t>
            </w:r>
          </w:p>
        </w:tc>
        <w:tc>
          <w:tcPr>
            <w:tcW w:w="737" w:type="dxa"/>
            <w:tcBorders>
              <w:top w:val="nil"/>
              <w:left w:val="nil"/>
              <w:bottom w:val="nil"/>
              <w:right w:val="nil"/>
            </w:tcBorders>
            <w:vAlign w:val="center"/>
          </w:tcPr>
          <w:p w14:paraId="7064141F" w14:textId="77777777" w:rsidR="001E30B5" w:rsidRDefault="00000000">
            <w:pPr>
              <w:spacing w:before="40" w:after="40"/>
              <w:jc w:val="center"/>
            </w:pPr>
            <w:r>
              <w:rPr>
                <w:rFonts w:cs="Times New Roman"/>
                <w:noProof/>
                <w:sz w:val="18"/>
              </w:rPr>
              <w:t>4</w:t>
            </w:r>
          </w:p>
        </w:tc>
        <w:tc>
          <w:tcPr>
            <w:tcW w:w="1927" w:type="dxa"/>
            <w:tcBorders>
              <w:top w:val="nil"/>
              <w:left w:val="nil"/>
              <w:bottom w:val="nil"/>
              <w:right w:val="nil"/>
            </w:tcBorders>
            <w:vAlign w:val="center"/>
          </w:tcPr>
          <w:p w14:paraId="4A64D562" w14:textId="77777777" w:rsidR="001E30B5" w:rsidRDefault="00000000">
            <w:pPr>
              <w:spacing w:before="40" w:after="40"/>
            </w:pPr>
            <w:r>
              <w:rPr>
                <w:rFonts w:cs="Times New Roman"/>
                <w:noProof/>
                <w:sz w:val="18"/>
              </w:rPr>
              <w:t>技术应用效率型</w:t>
            </w:r>
          </w:p>
        </w:tc>
        <w:tc>
          <w:tcPr>
            <w:tcW w:w="850" w:type="dxa"/>
            <w:tcBorders>
              <w:top w:val="nil"/>
              <w:left w:val="nil"/>
              <w:bottom w:val="nil"/>
              <w:right w:val="nil"/>
            </w:tcBorders>
            <w:vAlign w:val="center"/>
          </w:tcPr>
          <w:p w14:paraId="195AEEA4" w14:textId="77777777" w:rsidR="001E30B5" w:rsidRDefault="00000000">
            <w:pPr>
              <w:spacing w:before="40" w:after="40"/>
              <w:jc w:val="center"/>
            </w:pPr>
            <w:r>
              <w:rPr>
                <w:rFonts w:cs="Times New Roman"/>
                <w:noProof/>
                <w:sz w:val="18"/>
              </w:rPr>
              <w:t>45</w:t>
            </w:r>
          </w:p>
        </w:tc>
        <w:tc>
          <w:tcPr>
            <w:tcW w:w="3855" w:type="dxa"/>
            <w:tcBorders>
              <w:top w:val="nil"/>
              <w:left w:val="nil"/>
              <w:bottom w:val="nil"/>
              <w:right w:val="nil"/>
            </w:tcBorders>
            <w:vAlign w:val="center"/>
          </w:tcPr>
          <w:p w14:paraId="5081BB7B" w14:textId="77777777" w:rsidR="001E30B5" w:rsidRDefault="00000000">
            <w:pPr>
              <w:spacing w:before="40" w:after="40"/>
            </w:pPr>
            <w:r>
              <w:rPr>
                <w:rFonts w:cs="Times New Roman"/>
                <w:noProof/>
                <w:sz w:val="18"/>
              </w:rPr>
              <w:t>数据、人文</w:t>
            </w:r>
          </w:p>
        </w:tc>
      </w:tr>
      <w:tr w:rsidR="001E30B5" w14:paraId="773285D1" w14:textId="77777777">
        <w:trPr>
          <w:cantSplit/>
          <w:jc w:val="center"/>
        </w:trPr>
        <w:tc>
          <w:tcPr>
            <w:tcW w:w="1360" w:type="dxa"/>
            <w:tcBorders>
              <w:top w:val="nil"/>
              <w:left w:val="nil"/>
              <w:bottom w:val="nil"/>
              <w:right w:val="nil"/>
            </w:tcBorders>
            <w:vAlign w:val="center"/>
          </w:tcPr>
          <w:p w14:paraId="1BF0A32A" w14:textId="77777777" w:rsidR="001E30B5" w:rsidRDefault="00000000">
            <w:pPr>
              <w:spacing w:before="40" w:after="40"/>
              <w:jc w:val="center"/>
            </w:pPr>
            <w:r>
              <w:rPr>
                <w:rFonts w:cs="Times New Roman"/>
                <w:noProof/>
                <w:sz w:val="18"/>
              </w:rPr>
              <w:t>中立看待</w:t>
            </w:r>
          </w:p>
        </w:tc>
        <w:tc>
          <w:tcPr>
            <w:tcW w:w="737" w:type="dxa"/>
            <w:tcBorders>
              <w:top w:val="nil"/>
              <w:left w:val="nil"/>
              <w:bottom w:val="nil"/>
              <w:right w:val="nil"/>
            </w:tcBorders>
            <w:vAlign w:val="center"/>
          </w:tcPr>
          <w:p w14:paraId="79B0489D" w14:textId="77777777" w:rsidR="001E30B5" w:rsidRDefault="00000000">
            <w:pPr>
              <w:spacing w:before="40" w:after="40"/>
              <w:jc w:val="center"/>
            </w:pPr>
            <w:r>
              <w:rPr>
                <w:rFonts w:cs="Times New Roman"/>
                <w:noProof/>
                <w:sz w:val="18"/>
              </w:rPr>
              <w:t>5</w:t>
            </w:r>
          </w:p>
        </w:tc>
        <w:tc>
          <w:tcPr>
            <w:tcW w:w="1927" w:type="dxa"/>
            <w:tcBorders>
              <w:top w:val="nil"/>
              <w:left w:val="nil"/>
              <w:bottom w:val="nil"/>
              <w:right w:val="nil"/>
            </w:tcBorders>
            <w:vAlign w:val="center"/>
          </w:tcPr>
          <w:p w14:paraId="7ADE9E60" w14:textId="77777777" w:rsidR="001E30B5" w:rsidRDefault="00000000">
            <w:pPr>
              <w:spacing w:before="40" w:after="40"/>
            </w:pPr>
            <w:r>
              <w:rPr>
                <w:rFonts w:cs="Times New Roman"/>
                <w:noProof/>
                <w:sz w:val="18"/>
              </w:rPr>
              <w:t>辅助参考型</w:t>
            </w:r>
          </w:p>
        </w:tc>
        <w:tc>
          <w:tcPr>
            <w:tcW w:w="850" w:type="dxa"/>
            <w:tcBorders>
              <w:top w:val="nil"/>
              <w:left w:val="nil"/>
              <w:bottom w:val="nil"/>
              <w:right w:val="nil"/>
            </w:tcBorders>
            <w:vAlign w:val="center"/>
          </w:tcPr>
          <w:p w14:paraId="496EC614" w14:textId="77777777" w:rsidR="001E30B5" w:rsidRDefault="00000000">
            <w:pPr>
              <w:spacing w:before="40" w:after="40"/>
              <w:jc w:val="center"/>
            </w:pPr>
            <w:r>
              <w:rPr>
                <w:rFonts w:cs="Times New Roman"/>
                <w:noProof/>
                <w:sz w:val="18"/>
              </w:rPr>
              <w:t>16</w:t>
            </w:r>
          </w:p>
        </w:tc>
        <w:tc>
          <w:tcPr>
            <w:tcW w:w="3855" w:type="dxa"/>
            <w:tcBorders>
              <w:top w:val="nil"/>
              <w:left w:val="nil"/>
              <w:bottom w:val="nil"/>
              <w:right w:val="nil"/>
            </w:tcBorders>
            <w:vAlign w:val="center"/>
          </w:tcPr>
          <w:p w14:paraId="39B1DB30" w14:textId="77777777" w:rsidR="001E30B5" w:rsidRDefault="00000000">
            <w:pPr>
              <w:spacing w:before="40" w:after="40"/>
            </w:pPr>
            <w:r>
              <w:rPr>
                <w:rFonts w:cs="Times New Roman"/>
                <w:noProof/>
                <w:sz w:val="18"/>
              </w:rPr>
              <w:t>只是、参考、工具</w:t>
            </w:r>
          </w:p>
        </w:tc>
      </w:tr>
      <w:tr w:rsidR="001E30B5" w14:paraId="6D80B661" w14:textId="77777777">
        <w:trPr>
          <w:cantSplit/>
          <w:jc w:val="center"/>
        </w:trPr>
        <w:tc>
          <w:tcPr>
            <w:tcW w:w="1360" w:type="dxa"/>
            <w:tcBorders>
              <w:top w:val="nil"/>
              <w:left w:val="nil"/>
              <w:bottom w:val="nil"/>
              <w:right w:val="nil"/>
            </w:tcBorders>
            <w:vAlign w:val="center"/>
          </w:tcPr>
          <w:p w14:paraId="6844AAC5" w14:textId="77777777" w:rsidR="001E30B5" w:rsidRDefault="00000000">
            <w:pPr>
              <w:spacing w:before="40" w:after="40"/>
              <w:jc w:val="center"/>
            </w:pPr>
            <w:r>
              <w:rPr>
                <w:rFonts w:cs="Times New Roman"/>
                <w:noProof/>
                <w:sz w:val="18"/>
              </w:rPr>
              <w:t>消极看待</w:t>
            </w:r>
          </w:p>
        </w:tc>
        <w:tc>
          <w:tcPr>
            <w:tcW w:w="737" w:type="dxa"/>
            <w:tcBorders>
              <w:top w:val="nil"/>
              <w:left w:val="nil"/>
              <w:bottom w:val="nil"/>
              <w:right w:val="nil"/>
            </w:tcBorders>
            <w:vAlign w:val="center"/>
          </w:tcPr>
          <w:p w14:paraId="2D582D8C" w14:textId="77777777" w:rsidR="001E30B5" w:rsidRDefault="00000000">
            <w:pPr>
              <w:spacing w:before="40" w:after="40"/>
              <w:jc w:val="center"/>
            </w:pPr>
            <w:r>
              <w:rPr>
                <w:rFonts w:cs="Times New Roman"/>
                <w:noProof/>
                <w:sz w:val="18"/>
              </w:rPr>
              <w:t>1</w:t>
            </w:r>
          </w:p>
        </w:tc>
        <w:tc>
          <w:tcPr>
            <w:tcW w:w="1927" w:type="dxa"/>
            <w:tcBorders>
              <w:top w:val="nil"/>
              <w:left w:val="nil"/>
              <w:bottom w:val="nil"/>
              <w:right w:val="nil"/>
            </w:tcBorders>
            <w:vAlign w:val="center"/>
          </w:tcPr>
          <w:p w14:paraId="2AD80F81" w14:textId="77777777" w:rsidR="001E30B5" w:rsidRDefault="00000000">
            <w:pPr>
              <w:spacing w:before="40" w:after="40"/>
            </w:pPr>
            <w:r>
              <w:rPr>
                <w:rFonts w:cs="Times New Roman"/>
                <w:noProof/>
                <w:sz w:val="18"/>
              </w:rPr>
              <w:t>AI</w:t>
            </w:r>
            <w:r>
              <w:rPr>
                <w:rFonts w:cs="Times New Roman"/>
                <w:noProof/>
                <w:sz w:val="18"/>
              </w:rPr>
              <w:t>能力质疑型</w:t>
            </w:r>
          </w:p>
        </w:tc>
        <w:tc>
          <w:tcPr>
            <w:tcW w:w="850" w:type="dxa"/>
            <w:tcBorders>
              <w:top w:val="nil"/>
              <w:left w:val="nil"/>
              <w:bottom w:val="nil"/>
              <w:right w:val="nil"/>
            </w:tcBorders>
            <w:vAlign w:val="center"/>
          </w:tcPr>
          <w:p w14:paraId="3DD791D1" w14:textId="77777777" w:rsidR="001E30B5" w:rsidRDefault="00000000">
            <w:pPr>
              <w:spacing w:before="40" w:after="40"/>
              <w:jc w:val="center"/>
            </w:pPr>
            <w:r>
              <w:rPr>
                <w:rFonts w:cs="Times New Roman"/>
                <w:noProof/>
                <w:sz w:val="18"/>
              </w:rPr>
              <w:t>211</w:t>
            </w:r>
          </w:p>
        </w:tc>
        <w:tc>
          <w:tcPr>
            <w:tcW w:w="3855" w:type="dxa"/>
            <w:tcBorders>
              <w:top w:val="nil"/>
              <w:left w:val="nil"/>
              <w:bottom w:val="nil"/>
              <w:right w:val="nil"/>
            </w:tcBorders>
            <w:vAlign w:val="center"/>
          </w:tcPr>
          <w:p w14:paraId="1201E37C" w14:textId="77777777" w:rsidR="001E30B5" w:rsidRDefault="00000000">
            <w:pPr>
              <w:spacing w:before="40" w:after="40"/>
            </w:pPr>
            <w:r>
              <w:rPr>
                <w:rFonts w:cs="Times New Roman"/>
                <w:noProof/>
                <w:sz w:val="18"/>
              </w:rPr>
              <w:t>不行、不敢、瞎编</w:t>
            </w:r>
          </w:p>
        </w:tc>
      </w:tr>
      <w:tr w:rsidR="001E30B5" w14:paraId="1D0959C5" w14:textId="77777777">
        <w:trPr>
          <w:cantSplit/>
          <w:jc w:val="center"/>
        </w:trPr>
        <w:tc>
          <w:tcPr>
            <w:tcW w:w="1360" w:type="dxa"/>
            <w:tcBorders>
              <w:top w:val="nil"/>
              <w:left w:val="nil"/>
              <w:bottom w:val="nil"/>
              <w:right w:val="nil"/>
            </w:tcBorders>
            <w:vAlign w:val="center"/>
          </w:tcPr>
          <w:p w14:paraId="7DE19920" w14:textId="77777777" w:rsidR="001E30B5" w:rsidRDefault="00000000">
            <w:pPr>
              <w:spacing w:before="40" w:after="40"/>
              <w:jc w:val="center"/>
            </w:pPr>
            <w:r>
              <w:rPr>
                <w:rFonts w:cs="Times New Roman"/>
                <w:noProof/>
                <w:sz w:val="18"/>
              </w:rPr>
              <w:t>消极看待</w:t>
            </w:r>
          </w:p>
        </w:tc>
        <w:tc>
          <w:tcPr>
            <w:tcW w:w="737" w:type="dxa"/>
            <w:tcBorders>
              <w:top w:val="nil"/>
              <w:left w:val="nil"/>
              <w:bottom w:val="nil"/>
              <w:right w:val="nil"/>
            </w:tcBorders>
            <w:vAlign w:val="center"/>
          </w:tcPr>
          <w:p w14:paraId="52BC646C" w14:textId="77777777" w:rsidR="001E30B5" w:rsidRDefault="00000000">
            <w:pPr>
              <w:spacing w:before="40" w:after="40"/>
              <w:jc w:val="center"/>
            </w:pPr>
            <w:r>
              <w:rPr>
                <w:rFonts w:cs="Times New Roman"/>
                <w:noProof/>
                <w:sz w:val="18"/>
              </w:rPr>
              <w:t>2</w:t>
            </w:r>
          </w:p>
        </w:tc>
        <w:tc>
          <w:tcPr>
            <w:tcW w:w="1927" w:type="dxa"/>
            <w:tcBorders>
              <w:top w:val="nil"/>
              <w:left w:val="nil"/>
              <w:bottom w:val="nil"/>
              <w:right w:val="nil"/>
            </w:tcBorders>
            <w:vAlign w:val="center"/>
          </w:tcPr>
          <w:p w14:paraId="2065708F" w14:textId="77777777" w:rsidR="001E30B5" w:rsidRDefault="00000000">
            <w:pPr>
              <w:spacing w:before="40" w:after="40"/>
            </w:pPr>
            <w:r>
              <w:rPr>
                <w:rFonts w:cs="Times New Roman"/>
                <w:noProof/>
                <w:sz w:val="18"/>
              </w:rPr>
              <w:t>医生不可替代型</w:t>
            </w:r>
          </w:p>
        </w:tc>
        <w:tc>
          <w:tcPr>
            <w:tcW w:w="850" w:type="dxa"/>
            <w:tcBorders>
              <w:top w:val="nil"/>
              <w:left w:val="nil"/>
              <w:bottom w:val="nil"/>
              <w:right w:val="nil"/>
            </w:tcBorders>
            <w:vAlign w:val="center"/>
          </w:tcPr>
          <w:p w14:paraId="6E9BD1F2" w14:textId="77777777" w:rsidR="001E30B5" w:rsidRDefault="00000000">
            <w:pPr>
              <w:spacing w:before="40" w:after="40"/>
              <w:jc w:val="center"/>
            </w:pPr>
            <w:r>
              <w:rPr>
                <w:rFonts w:cs="Times New Roman"/>
                <w:noProof/>
                <w:sz w:val="18"/>
              </w:rPr>
              <w:t>87</w:t>
            </w:r>
          </w:p>
        </w:tc>
        <w:tc>
          <w:tcPr>
            <w:tcW w:w="3855" w:type="dxa"/>
            <w:tcBorders>
              <w:top w:val="nil"/>
              <w:left w:val="nil"/>
              <w:bottom w:val="nil"/>
              <w:right w:val="nil"/>
            </w:tcBorders>
            <w:vAlign w:val="center"/>
          </w:tcPr>
          <w:p w14:paraId="6AD2335D" w14:textId="77777777" w:rsidR="001E30B5" w:rsidRDefault="00000000">
            <w:pPr>
              <w:spacing w:before="40" w:after="40"/>
            </w:pPr>
            <w:r>
              <w:rPr>
                <w:rFonts w:cs="Times New Roman"/>
                <w:noProof/>
                <w:sz w:val="18"/>
              </w:rPr>
              <w:t>医院、网上、正规就诊</w:t>
            </w:r>
          </w:p>
        </w:tc>
      </w:tr>
      <w:tr w:rsidR="001E30B5" w14:paraId="66A7BD9E" w14:textId="77777777">
        <w:trPr>
          <w:cantSplit/>
          <w:jc w:val="center"/>
        </w:trPr>
        <w:tc>
          <w:tcPr>
            <w:tcW w:w="1360" w:type="dxa"/>
            <w:tcBorders>
              <w:top w:val="nil"/>
              <w:left w:val="nil"/>
              <w:bottom w:val="nil"/>
              <w:right w:val="nil"/>
            </w:tcBorders>
            <w:vAlign w:val="center"/>
          </w:tcPr>
          <w:p w14:paraId="0AC58C19" w14:textId="77777777" w:rsidR="001E30B5" w:rsidRDefault="00000000">
            <w:pPr>
              <w:spacing w:before="40" w:after="40"/>
              <w:jc w:val="center"/>
            </w:pPr>
            <w:r>
              <w:rPr>
                <w:rFonts w:cs="Times New Roman"/>
                <w:noProof/>
                <w:sz w:val="18"/>
              </w:rPr>
              <w:t>消极看待</w:t>
            </w:r>
          </w:p>
        </w:tc>
        <w:tc>
          <w:tcPr>
            <w:tcW w:w="737" w:type="dxa"/>
            <w:tcBorders>
              <w:top w:val="nil"/>
              <w:left w:val="nil"/>
              <w:bottom w:val="nil"/>
              <w:right w:val="nil"/>
            </w:tcBorders>
            <w:vAlign w:val="center"/>
          </w:tcPr>
          <w:p w14:paraId="579C5107" w14:textId="77777777" w:rsidR="001E30B5" w:rsidRDefault="00000000">
            <w:pPr>
              <w:spacing w:before="40" w:after="40"/>
              <w:jc w:val="center"/>
            </w:pPr>
            <w:r>
              <w:rPr>
                <w:rFonts w:cs="Times New Roman"/>
                <w:noProof/>
                <w:sz w:val="18"/>
              </w:rPr>
              <w:t>3</w:t>
            </w:r>
          </w:p>
        </w:tc>
        <w:tc>
          <w:tcPr>
            <w:tcW w:w="1927" w:type="dxa"/>
            <w:tcBorders>
              <w:top w:val="nil"/>
              <w:left w:val="nil"/>
              <w:bottom w:val="nil"/>
              <w:right w:val="nil"/>
            </w:tcBorders>
            <w:vAlign w:val="center"/>
          </w:tcPr>
          <w:p w14:paraId="22DD715B" w14:textId="77777777" w:rsidR="001E30B5" w:rsidRDefault="00000000">
            <w:pPr>
              <w:spacing w:before="40" w:after="40"/>
            </w:pPr>
            <w:r>
              <w:rPr>
                <w:rFonts w:cs="Times New Roman"/>
                <w:noProof/>
                <w:sz w:val="18"/>
              </w:rPr>
              <w:t>风险责任型</w:t>
            </w:r>
          </w:p>
        </w:tc>
        <w:tc>
          <w:tcPr>
            <w:tcW w:w="850" w:type="dxa"/>
            <w:tcBorders>
              <w:top w:val="nil"/>
              <w:left w:val="nil"/>
              <w:bottom w:val="nil"/>
              <w:right w:val="nil"/>
            </w:tcBorders>
            <w:vAlign w:val="center"/>
          </w:tcPr>
          <w:p w14:paraId="2452748C" w14:textId="77777777" w:rsidR="001E30B5" w:rsidRDefault="00000000">
            <w:pPr>
              <w:spacing w:before="40" w:after="40"/>
              <w:jc w:val="center"/>
            </w:pPr>
            <w:r>
              <w:rPr>
                <w:rFonts w:cs="Times New Roman"/>
                <w:noProof/>
                <w:sz w:val="18"/>
              </w:rPr>
              <w:t>28</w:t>
            </w:r>
          </w:p>
        </w:tc>
        <w:tc>
          <w:tcPr>
            <w:tcW w:w="3855" w:type="dxa"/>
            <w:tcBorders>
              <w:top w:val="nil"/>
              <w:left w:val="nil"/>
              <w:bottom w:val="nil"/>
              <w:right w:val="nil"/>
            </w:tcBorders>
            <w:vAlign w:val="center"/>
          </w:tcPr>
          <w:p w14:paraId="0A4DD317" w14:textId="77777777" w:rsidR="001E30B5" w:rsidRDefault="00000000">
            <w:pPr>
              <w:spacing w:before="40" w:after="40"/>
            </w:pPr>
            <w:r>
              <w:rPr>
                <w:rFonts w:cs="Times New Roman"/>
                <w:noProof/>
                <w:sz w:val="18"/>
              </w:rPr>
              <w:t>误诊、背锅、负责</w:t>
            </w:r>
          </w:p>
        </w:tc>
      </w:tr>
      <w:tr w:rsidR="001E30B5" w14:paraId="15D7B9B2" w14:textId="77777777">
        <w:trPr>
          <w:cantSplit/>
          <w:jc w:val="center"/>
        </w:trPr>
        <w:tc>
          <w:tcPr>
            <w:tcW w:w="1360" w:type="dxa"/>
            <w:tcBorders>
              <w:top w:val="nil"/>
              <w:left w:val="nil"/>
              <w:bottom w:val="single" w:sz="18" w:space="0" w:color="000000"/>
              <w:right w:val="nil"/>
            </w:tcBorders>
            <w:vAlign w:val="center"/>
          </w:tcPr>
          <w:p w14:paraId="4C22534E" w14:textId="77777777" w:rsidR="001E30B5" w:rsidRDefault="00000000">
            <w:pPr>
              <w:spacing w:before="40" w:after="40"/>
              <w:jc w:val="center"/>
            </w:pPr>
            <w:r>
              <w:rPr>
                <w:rFonts w:cs="Times New Roman"/>
                <w:noProof/>
                <w:sz w:val="18"/>
              </w:rPr>
              <w:t>消极看待</w:t>
            </w:r>
          </w:p>
        </w:tc>
        <w:tc>
          <w:tcPr>
            <w:tcW w:w="737" w:type="dxa"/>
            <w:tcBorders>
              <w:top w:val="nil"/>
              <w:left w:val="nil"/>
              <w:bottom w:val="single" w:sz="18" w:space="0" w:color="000000"/>
              <w:right w:val="nil"/>
            </w:tcBorders>
            <w:vAlign w:val="center"/>
          </w:tcPr>
          <w:p w14:paraId="5BE2A94E" w14:textId="77777777" w:rsidR="001E30B5" w:rsidRDefault="00000000">
            <w:pPr>
              <w:spacing w:before="40" w:after="40"/>
              <w:jc w:val="center"/>
            </w:pPr>
            <w:r>
              <w:rPr>
                <w:rFonts w:cs="Times New Roman"/>
                <w:noProof/>
                <w:sz w:val="18"/>
              </w:rPr>
              <w:t>4</w:t>
            </w:r>
          </w:p>
        </w:tc>
        <w:tc>
          <w:tcPr>
            <w:tcW w:w="1927" w:type="dxa"/>
            <w:tcBorders>
              <w:top w:val="nil"/>
              <w:left w:val="nil"/>
              <w:bottom w:val="single" w:sz="18" w:space="0" w:color="000000"/>
              <w:right w:val="nil"/>
            </w:tcBorders>
            <w:vAlign w:val="center"/>
          </w:tcPr>
          <w:p w14:paraId="21860A9A" w14:textId="77777777" w:rsidR="001E30B5" w:rsidRDefault="00000000">
            <w:pPr>
              <w:spacing w:before="40" w:after="40"/>
            </w:pPr>
            <w:r>
              <w:rPr>
                <w:rFonts w:cs="Times New Roman"/>
                <w:noProof/>
                <w:sz w:val="18"/>
              </w:rPr>
              <w:t>替代焦虑型</w:t>
            </w:r>
          </w:p>
        </w:tc>
        <w:tc>
          <w:tcPr>
            <w:tcW w:w="850" w:type="dxa"/>
            <w:tcBorders>
              <w:top w:val="nil"/>
              <w:left w:val="nil"/>
              <w:bottom w:val="single" w:sz="18" w:space="0" w:color="000000"/>
              <w:right w:val="nil"/>
            </w:tcBorders>
            <w:vAlign w:val="center"/>
          </w:tcPr>
          <w:p w14:paraId="2E5173B0" w14:textId="77777777" w:rsidR="001E30B5" w:rsidRDefault="00000000">
            <w:pPr>
              <w:spacing w:before="40" w:after="40"/>
              <w:jc w:val="center"/>
            </w:pPr>
            <w:r>
              <w:rPr>
                <w:rFonts w:cs="Times New Roman"/>
                <w:noProof/>
                <w:sz w:val="18"/>
              </w:rPr>
              <w:t>24</w:t>
            </w:r>
          </w:p>
        </w:tc>
        <w:tc>
          <w:tcPr>
            <w:tcW w:w="3855" w:type="dxa"/>
            <w:tcBorders>
              <w:top w:val="nil"/>
              <w:left w:val="nil"/>
              <w:bottom w:val="single" w:sz="18" w:space="0" w:color="000000"/>
              <w:right w:val="nil"/>
            </w:tcBorders>
            <w:vAlign w:val="center"/>
          </w:tcPr>
          <w:p w14:paraId="05CFF431" w14:textId="77777777" w:rsidR="001E30B5" w:rsidRDefault="00000000">
            <w:pPr>
              <w:spacing w:before="40" w:after="40"/>
            </w:pPr>
            <w:r>
              <w:rPr>
                <w:rFonts w:cs="Times New Roman"/>
                <w:noProof/>
                <w:sz w:val="18"/>
              </w:rPr>
              <w:t>取代、机器人、无法</w:t>
            </w:r>
          </w:p>
        </w:tc>
      </w:tr>
    </w:tbl>
    <w:p w14:paraId="41C9156C" w14:textId="77777777" w:rsidR="00CF675D" w:rsidRDefault="00CF675D">
      <w:pPr>
        <w:spacing w:before="180" w:after="60" w:line="360" w:lineRule="auto"/>
        <w:rPr>
          <w:rFonts w:eastAsia="黑体" w:cs="Times New Roman"/>
          <w:b/>
          <w:sz w:val="24"/>
        </w:rPr>
      </w:pPr>
    </w:p>
    <w:p w14:paraId="5A47AC2C" w14:textId="77777777" w:rsidR="001E30B5" w:rsidRDefault="00000000">
      <w:pPr>
        <w:spacing w:before="180" w:after="60" w:line="360" w:lineRule="auto"/>
      </w:pPr>
      <w:r>
        <w:rPr>
          <w:rFonts w:eastAsia="黑体" w:cs="Times New Roman"/>
          <w:b/>
          <w:sz w:val="24"/>
        </w:rPr>
        <w:t>4.4</w:t>
      </w:r>
      <w:r>
        <w:rPr>
          <w:rFonts w:eastAsia="黑体" w:cs="Times New Roman"/>
          <w:b/>
          <w:sz w:val="24"/>
        </w:rPr>
        <w:t xml:space="preserve">　认知模式</w:t>
      </w:r>
    </w:p>
    <w:p w14:paraId="0AA4E8F5" w14:textId="77777777" w:rsidR="001E30B5" w:rsidRDefault="00000000">
      <w:pPr>
        <w:spacing w:after="0" w:line="360" w:lineRule="auto"/>
        <w:ind w:firstLine="420"/>
        <w:jc w:val="both"/>
      </w:pPr>
      <w:r>
        <w:rPr>
          <w:rFonts w:cs="Times New Roman"/>
          <w:noProof/>
        </w:rPr>
        <w:lastRenderedPageBreak/>
        <w:t>两名编码者独立归属认知模式，</w:t>
      </w:r>
      <w:r>
        <w:rPr>
          <w:rFonts w:cs="Times New Roman"/>
          <w:noProof/>
        </w:rPr>
        <w:t>14</w:t>
      </w:r>
      <w:r>
        <w:rPr>
          <w:rFonts w:cs="Times New Roman"/>
          <w:noProof/>
        </w:rPr>
        <w:t>个词簇中</w:t>
      </w:r>
      <w:r>
        <w:rPr>
          <w:rFonts w:cs="Times New Roman"/>
          <w:noProof/>
        </w:rPr>
        <w:t>12</w:t>
      </w:r>
      <w:r>
        <w:rPr>
          <w:rFonts w:cs="Times New Roman"/>
          <w:noProof/>
        </w:rPr>
        <w:t>个一致，一致率</w:t>
      </w:r>
      <w:r>
        <w:rPr>
          <w:rFonts w:cs="Times New Roman"/>
          <w:noProof/>
        </w:rPr>
        <w:t>85.7%</w:t>
      </w:r>
      <w:r>
        <w:rPr>
          <w:rFonts w:cs="Times New Roman"/>
          <w:noProof/>
        </w:rPr>
        <w:t>，</w:t>
      </w:r>
      <w:r>
        <w:rPr>
          <w:rFonts w:cs="Times New Roman"/>
          <w:noProof/>
        </w:rPr>
        <w:t>Cohen’s κ</w:t>
      </w:r>
      <w:r>
        <w:rPr>
          <w:rFonts w:cs="Times New Roman"/>
          <w:noProof/>
        </w:rPr>
        <w:t>为</w:t>
      </w:r>
      <w:r>
        <w:rPr>
          <w:rFonts w:cs="Times New Roman"/>
          <w:noProof/>
        </w:rPr>
        <w:t>0.797</w:t>
      </w:r>
      <w:r>
        <w:rPr>
          <w:rFonts w:cs="Times New Roman"/>
          <w:noProof/>
        </w:rPr>
        <w:t>，见表</w:t>
      </w:r>
      <w:r>
        <w:rPr>
          <w:rFonts w:cs="Times New Roman"/>
          <w:noProof/>
        </w:rPr>
        <w:t>9</w:t>
      </w:r>
      <w:r>
        <w:rPr>
          <w:rFonts w:cs="Times New Roman"/>
          <w:noProof/>
        </w:rPr>
        <w:t>。分歧限于积极簇</w:t>
      </w:r>
      <w:r>
        <w:rPr>
          <w:rFonts w:cs="Times New Roman"/>
          <w:noProof/>
        </w:rPr>
        <w:t>4</w:t>
      </w:r>
      <w:r>
        <w:rPr>
          <w:rFonts w:cs="Times New Roman"/>
          <w:noProof/>
        </w:rPr>
        <w:t>与积极簇</w:t>
      </w:r>
      <w:r>
        <w:rPr>
          <w:rFonts w:cs="Times New Roman"/>
          <w:noProof/>
        </w:rPr>
        <w:t>5</w:t>
      </w:r>
      <w:r>
        <w:rPr>
          <w:rFonts w:cs="Times New Roman"/>
          <w:noProof/>
        </w:rPr>
        <w:t>。协商后：簇</w:t>
      </w:r>
      <w:r>
        <w:rPr>
          <w:rFonts w:cs="Times New Roman"/>
          <w:noProof/>
        </w:rPr>
        <w:t>4</w:t>
      </w:r>
      <w:r>
        <w:rPr>
          <w:rFonts w:cs="Times New Roman"/>
          <w:noProof/>
        </w:rPr>
        <w:t>人机维为协同，归入务实认可型；簇</w:t>
      </w:r>
      <w:r>
        <w:rPr>
          <w:rFonts w:cs="Times New Roman"/>
          <w:noProof/>
        </w:rPr>
        <w:t>5</w:t>
      </w:r>
      <w:r>
        <w:rPr>
          <w:rFonts w:cs="Times New Roman"/>
          <w:noProof/>
        </w:rPr>
        <w:t>为助手、解读，归入人机协同型。</w:t>
      </w:r>
      <w:r>
        <w:rPr>
          <w:rFonts w:cs="Times New Roman"/>
          <w:noProof/>
        </w:rPr>
        <w:t>14</w:t>
      </w:r>
      <w:r>
        <w:rPr>
          <w:rFonts w:cs="Times New Roman"/>
          <w:noProof/>
        </w:rPr>
        <w:t>个词簇的四维编码见图</w:t>
      </w:r>
      <w:r>
        <w:rPr>
          <w:rFonts w:cs="Times New Roman"/>
          <w:noProof/>
        </w:rPr>
        <w:t>7</w:t>
      </w:r>
      <w:r>
        <w:rPr>
          <w:rFonts w:cs="Times New Roman"/>
          <w:noProof/>
        </w:rPr>
        <w:t>。</w:t>
      </w:r>
    </w:p>
    <w:p w14:paraId="7389B1BA" w14:textId="77777777" w:rsidR="001E30B5" w:rsidRPr="00CF675D" w:rsidRDefault="00000000" w:rsidP="00CF675D">
      <w:pPr>
        <w:keepNext/>
        <w:keepLines/>
        <w:spacing w:before="160" w:after="60" w:line="240" w:lineRule="auto"/>
        <w:jc w:val="center"/>
      </w:pPr>
      <w:r>
        <w:rPr>
          <w:rFonts w:eastAsia="黑体" w:cs="Times New Roman"/>
          <w:b/>
        </w:rPr>
        <w:t>表</w:t>
      </w:r>
      <w:r>
        <w:rPr>
          <w:rFonts w:eastAsia="黑体" w:cs="Times New Roman"/>
          <w:b/>
        </w:rPr>
        <w:t>9</w:t>
      </w:r>
      <w:r>
        <w:rPr>
          <w:rFonts w:eastAsia="黑体" w:cs="Times New Roman"/>
          <w:b/>
        </w:rPr>
        <w:t xml:space="preserve">　认知模式的编码者间一致性</w:t>
      </w:r>
    </w:p>
    <w:tbl>
      <w:tblPr>
        <w:tblW w:w="8731" w:type="dxa"/>
        <w:jc w:val="center"/>
        <w:tblLayout w:type="fixed"/>
        <w:tblLook w:val="04A0" w:firstRow="1" w:lastRow="0" w:firstColumn="1" w:lastColumn="0" w:noHBand="0" w:noVBand="1"/>
      </w:tblPr>
      <w:tblGrid>
        <w:gridCol w:w="1815"/>
        <w:gridCol w:w="1588"/>
        <w:gridCol w:w="1587"/>
        <w:gridCol w:w="1814"/>
        <w:gridCol w:w="1927"/>
      </w:tblGrid>
      <w:tr w:rsidR="001E30B5" w14:paraId="20EDB87F" w14:textId="77777777">
        <w:trPr>
          <w:cantSplit/>
          <w:jc w:val="center"/>
        </w:trPr>
        <w:tc>
          <w:tcPr>
            <w:tcW w:w="1814" w:type="dxa"/>
            <w:tcBorders>
              <w:top w:val="single" w:sz="18" w:space="0" w:color="000000"/>
              <w:left w:val="nil"/>
              <w:bottom w:val="single" w:sz="6" w:space="0" w:color="000000"/>
              <w:right w:val="nil"/>
            </w:tcBorders>
            <w:vAlign w:val="center"/>
          </w:tcPr>
          <w:p w14:paraId="04742BA7" w14:textId="77777777" w:rsidR="001E30B5" w:rsidRDefault="00000000">
            <w:pPr>
              <w:spacing w:before="40" w:after="40"/>
              <w:jc w:val="center"/>
            </w:pPr>
            <w:r>
              <w:rPr>
                <w:rFonts w:cs="Times New Roman"/>
                <w:b/>
                <w:noProof/>
                <w:sz w:val="18"/>
              </w:rPr>
              <w:t>项目</w:t>
            </w:r>
          </w:p>
        </w:tc>
        <w:tc>
          <w:tcPr>
            <w:tcW w:w="1587" w:type="dxa"/>
            <w:tcBorders>
              <w:top w:val="single" w:sz="18" w:space="0" w:color="000000"/>
              <w:left w:val="nil"/>
              <w:bottom w:val="single" w:sz="6" w:space="0" w:color="000000"/>
              <w:right w:val="nil"/>
            </w:tcBorders>
            <w:vAlign w:val="center"/>
          </w:tcPr>
          <w:p w14:paraId="77BB5B8A" w14:textId="77777777" w:rsidR="001E30B5" w:rsidRDefault="00000000">
            <w:pPr>
              <w:spacing w:before="40" w:after="40"/>
              <w:jc w:val="center"/>
            </w:pPr>
            <w:r>
              <w:rPr>
                <w:rFonts w:cs="Times New Roman"/>
                <w:b/>
                <w:noProof/>
                <w:sz w:val="18"/>
              </w:rPr>
              <w:t>一致数</w:t>
            </w:r>
          </w:p>
        </w:tc>
        <w:tc>
          <w:tcPr>
            <w:tcW w:w="1587" w:type="dxa"/>
            <w:tcBorders>
              <w:top w:val="single" w:sz="18" w:space="0" w:color="000000"/>
              <w:left w:val="nil"/>
              <w:bottom w:val="single" w:sz="6" w:space="0" w:color="000000"/>
              <w:right w:val="nil"/>
            </w:tcBorders>
            <w:vAlign w:val="center"/>
          </w:tcPr>
          <w:p w14:paraId="69B3ADF9" w14:textId="77777777" w:rsidR="001E30B5" w:rsidRDefault="00000000">
            <w:pPr>
              <w:spacing w:before="40" w:after="40"/>
              <w:jc w:val="center"/>
            </w:pPr>
            <w:r>
              <w:rPr>
                <w:rFonts w:cs="Times New Roman"/>
                <w:b/>
                <w:noProof/>
                <w:sz w:val="18"/>
              </w:rPr>
              <w:t>总数</w:t>
            </w:r>
          </w:p>
        </w:tc>
        <w:tc>
          <w:tcPr>
            <w:tcW w:w="1814" w:type="dxa"/>
            <w:tcBorders>
              <w:top w:val="single" w:sz="18" w:space="0" w:color="000000"/>
              <w:left w:val="nil"/>
              <w:bottom w:val="single" w:sz="6" w:space="0" w:color="000000"/>
              <w:right w:val="nil"/>
            </w:tcBorders>
            <w:vAlign w:val="center"/>
          </w:tcPr>
          <w:p w14:paraId="2D261894" w14:textId="77777777" w:rsidR="001E30B5" w:rsidRDefault="00000000">
            <w:pPr>
              <w:spacing w:before="40" w:after="40"/>
              <w:jc w:val="center"/>
            </w:pPr>
            <w:r>
              <w:rPr>
                <w:rFonts w:cs="Times New Roman"/>
                <w:b/>
                <w:noProof/>
                <w:sz w:val="18"/>
              </w:rPr>
              <w:t>一致率</w:t>
            </w:r>
            <w:r>
              <w:rPr>
                <w:rFonts w:cs="Times New Roman"/>
                <w:b/>
                <w:noProof/>
                <w:sz w:val="18"/>
              </w:rPr>
              <w:t>/%</w:t>
            </w:r>
          </w:p>
        </w:tc>
        <w:tc>
          <w:tcPr>
            <w:tcW w:w="1927" w:type="dxa"/>
            <w:tcBorders>
              <w:top w:val="single" w:sz="18" w:space="0" w:color="000000"/>
              <w:left w:val="nil"/>
              <w:bottom w:val="single" w:sz="6" w:space="0" w:color="000000"/>
              <w:right w:val="nil"/>
            </w:tcBorders>
            <w:vAlign w:val="center"/>
          </w:tcPr>
          <w:p w14:paraId="2989A78E" w14:textId="77777777" w:rsidR="001E30B5" w:rsidRDefault="00000000">
            <w:pPr>
              <w:spacing w:before="40" w:after="40"/>
              <w:jc w:val="center"/>
            </w:pPr>
            <w:r>
              <w:rPr>
                <w:rFonts w:cs="Times New Roman"/>
                <w:b/>
                <w:noProof/>
                <w:sz w:val="18"/>
              </w:rPr>
              <w:t>Cohen’s κ</w:t>
            </w:r>
          </w:p>
        </w:tc>
      </w:tr>
      <w:tr w:rsidR="001E30B5" w14:paraId="4638C5AD" w14:textId="77777777">
        <w:trPr>
          <w:cantSplit/>
          <w:jc w:val="center"/>
        </w:trPr>
        <w:tc>
          <w:tcPr>
            <w:tcW w:w="1814" w:type="dxa"/>
            <w:tcBorders>
              <w:top w:val="nil"/>
              <w:left w:val="nil"/>
              <w:bottom w:val="single" w:sz="18" w:space="0" w:color="000000"/>
              <w:right w:val="nil"/>
            </w:tcBorders>
            <w:vAlign w:val="center"/>
          </w:tcPr>
          <w:p w14:paraId="5ACBA5AB" w14:textId="77777777" w:rsidR="001E30B5" w:rsidRDefault="00000000">
            <w:pPr>
              <w:spacing w:before="40" w:after="40"/>
              <w:jc w:val="center"/>
            </w:pPr>
            <w:r>
              <w:rPr>
                <w:rFonts w:cs="Times New Roman"/>
                <w:noProof/>
                <w:sz w:val="18"/>
              </w:rPr>
              <w:t>认知模式</w:t>
            </w:r>
          </w:p>
        </w:tc>
        <w:tc>
          <w:tcPr>
            <w:tcW w:w="1587" w:type="dxa"/>
            <w:tcBorders>
              <w:top w:val="nil"/>
              <w:left w:val="nil"/>
              <w:bottom w:val="single" w:sz="18" w:space="0" w:color="000000"/>
              <w:right w:val="nil"/>
            </w:tcBorders>
            <w:vAlign w:val="center"/>
          </w:tcPr>
          <w:p w14:paraId="519F808A" w14:textId="77777777" w:rsidR="001E30B5" w:rsidRDefault="00000000">
            <w:pPr>
              <w:spacing w:before="40" w:after="40"/>
              <w:jc w:val="center"/>
            </w:pPr>
            <w:r>
              <w:rPr>
                <w:rFonts w:cs="Times New Roman"/>
                <w:noProof/>
                <w:sz w:val="18"/>
              </w:rPr>
              <w:t>12</w:t>
            </w:r>
          </w:p>
        </w:tc>
        <w:tc>
          <w:tcPr>
            <w:tcW w:w="1587" w:type="dxa"/>
            <w:tcBorders>
              <w:top w:val="nil"/>
              <w:left w:val="nil"/>
              <w:bottom w:val="single" w:sz="18" w:space="0" w:color="000000"/>
              <w:right w:val="nil"/>
            </w:tcBorders>
            <w:vAlign w:val="center"/>
          </w:tcPr>
          <w:p w14:paraId="6F130BCA" w14:textId="77777777" w:rsidR="001E30B5" w:rsidRDefault="00000000">
            <w:pPr>
              <w:spacing w:before="40" w:after="40"/>
              <w:jc w:val="center"/>
            </w:pPr>
            <w:r>
              <w:rPr>
                <w:rFonts w:cs="Times New Roman"/>
                <w:noProof/>
                <w:sz w:val="18"/>
              </w:rPr>
              <w:t>14</w:t>
            </w:r>
          </w:p>
        </w:tc>
        <w:tc>
          <w:tcPr>
            <w:tcW w:w="1814" w:type="dxa"/>
            <w:tcBorders>
              <w:top w:val="nil"/>
              <w:left w:val="nil"/>
              <w:bottom w:val="single" w:sz="18" w:space="0" w:color="000000"/>
              <w:right w:val="nil"/>
            </w:tcBorders>
            <w:vAlign w:val="center"/>
          </w:tcPr>
          <w:p w14:paraId="48B84688" w14:textId="77777777" w:rsidR="001E30B5" w:rsidRDefault="00000000">
            <w:pPr>
              <w:spacing w:before="40" w:after="40"/>
              <w:jc w:val="center"/>
            </w:pPr>
            <w:r>
              <w:rPr>
                <w:rFonts w:cs="Times New Roman"/>
                <w:noProof/>
                <w:sz w:val="18"/>
              </w:rPr>
              <w:t>85.7</w:t>
            </w:r>
          </w:p>
        </w:tc>
        <w:tc>
          <w:tcPr>
            <w:tcW w:w="1927" w:type="dxa"/>
            <w:tcBorders>
              <w:top w:val="nil"/>
              <w:left w:val="nil"/>
              <w:bottom w:val="single" w:sz="18" w:space="0" w:color="000000"/>
              <w:right w:val="nil"/>
            </w:tcBorders>
            <w:vAlign w:val="center"/>
          </w:tcPr>
          <w:p w14:paraId="6076BCE0" w14:textId="77777777" w:rsidR="001E30B5" w:rsidRDefault="00000000">
            <w:pPr>
              <w:spacing w:before="40" w:after="40"/>
              <w:jc w:val="center"/>
            </w:pPr>
            <w:r>
              <w:rPr>
                <w:rFonts w:cs="Times New Roman"/>
                <w:noProof/>
                <w:sz w:val="18"/>
              </w:rPr>
              <w:t>0.797</w:t>
            </w:r>
          </w:p>
        </w:tc>
      </w:tr>
    </w:tbl>
    <w:p w14:paraId="0B0451B2" w14:textId="77777777" w:rsidR="001E30B5" w:rsidRDefault="00000000">
      <w:pPr>
        <w:keepNext/>
        <w:keepLines/>
        <w:spacing w:before="160" w:after="60" w:line="240" w:lineRule="auto"/>
        <w:jc w:val="center"/>
      </w:pPr>
      <w:r>
        <w:rPr>
          <w:noProof/>
        </w:rPr>
        <w:drawing>
          <wp:inline distT="0" distB="0" distL="0" distR="0" wp14:anchorId="453D965B" wp14:editId="66BDEAB6">
            <wp:extent cx="5220000" cy="43663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四维编码热图.png"/>
                    <pic:cNvPicPr/>
                  </pic:nvPicPr>
                  <pic:blipFill>
                    <a:blip r:embed="rId18"/>
                    <a:stretch>
                      <a:fillRect/>
                    </a:stretch>
                  </pic:blipFill>
                  <pic:spPr>
                    <a:xfrm>
                      <a:off x="0" y="0"/>
                      <a:ext cx="5220000" cy="4366376"/>
                    </a:xfrm>
                    <a:prstGeom prst="rect">
                      <a:avLst/>
                    </a:prstGeom>
                  </pic:spPr>
                </pic:pic>
              </a:graphicData>
            </a:graphic>
          </wp:inline>
        </w:drawing>
      </w:r>
    </w:p>
    <w:p w14:paraId="3FBED6F5" w14:textId="77777777" w:rsidR="001E30B5" w:rsidRDefault="00000000">
      <w:pPr>
        <w:keepLines/>
        <w:spacing w:before="40" w:after="160" w:line="240" w:lineRule="auto"/>
        <w:jc w:val="center"/>
      </w:pPr>
      <w:r>
        <w:rPr>
          <w:rFonts w:cs="Times New Roman"/>
        </w:rPr>
        <w:t>图</w:t>
      </w:r>
      <w:r>
        <w:rPr>
          <w:rFonts w:cs="Times New Roman"/>
        </w:rPr>
        <w:t>7</w:t>
      </w:r>
      <w:r>
        <w:rPr>
          <w:rFonts w:cs="Times New Roman"/>
        </w:rPr>
        <w:t xml:space="preserve">　</w:t>
      </w:r>
      <w:r>
        <w:rPr>
          <w:rFonts w:cs="Times New Roman"/>
        </w:rPr>
        <w:t>14</w:t>
      </w:r>
      <w:r>
        <w:rPr>
          <w:rFonts w:cs="Times New Roman"/>
        </w:rPr>
        <w:t>个词簇的四维认知编码</w:t>
      </w:r>
    </w:p>
    <w:p w14:paraId="17493ED0" w14:textId="77777777" w:rsidR="001E30B5" w:rsidRDefault="00000000">
      <w:pPr>
        <w:spacing w:after="0" w:line="360" w:lineRule="auto"/>
        <w:ind w:firstLine="420"/>
        <w:jc w:val="both"/>
      </w:pPr>
      <w:r>
        <w:rPr>
          <w:rFonts w:cs="Times New Roman"/>
          <w:noProof/>
        </w:rPr>
        <w:t>五种模式见表</w:t>
      </w:r>
      <w:r>
        <w:rPr>
          <w:rFonts w:cs="Times New Roman"/>
          <w:noProof/>
        </w:rPr>
        <w:t>10</w:t>
      </w:r>
      <w:r>
        <w:rPr>
          <w:rFonts w:cs="Times New Roman"/>
          <w:noProof/>
        </w:rPr>
        <w:t>。技术崇拜型只来自积极簇</w:t>
      </w:r>
      <w:r>
        <w:rPr>
          <w:rFonts w:cs="Times New Roman"/>
          <w:noProof/>
        </w:rPr>
        <w:t>1</w:t>
      </w:r>
      <w:r>
        <w:rPr>
          <w:rFonts w:cs="Times New Roman"/>
          <w:noProof/>
        </w:rPr>
        <w:t>：能力高估、医生弱化、风险忽视、人机替代。务实认可型来自便利就医与技术前景：前者能力合理、落到买药问诊；后者能力仍标高估，人机却是「带来」「帮助」。人机协同型包括积极组的实用、咨询以及中立全部五簇。中立五簇主题词不同，四维均为合理、明确边界、正视、协同。技术恐惧型来自能力质疑、医生不可替代与替代焦虑：低估、排斥，风险多为夸大。风险责任型单独来自消极簇</w:t>
      </w:r>
      <w:r>
        <w:rPr>
          <w:rFonts w:cs="Times New Roman"/>
          <w:noProof/>
        </w:rPr>
        <w:t>3</w:t>
      </w:r>
      <w:r>
        <w:rPr>
          <w:rFonts w:cs="Times New Roman"/>
          <w:noProof/>
        </w:rPr>
        <w:t>：误诊和谁负责被正视，医生被强化为担责出口。</w:t>
      </w:r>
    </w:p>
    <w:p w14:paraId="6FFB61D0" w14:textId="77777777" w:rsidR="001E30B5" w:rsidRDefault="00000000">
      <w:pPr>
        <w:spacing w:after="0" w:line="360" w:lineRule="auto"/>
        <w:ind w:firstLine="420"/>
        <w:jc w:val="both"/>
      </w:pPr>
      <w:r>
        <w:rPr>
          <w:rFonts w:cs="Times New Roman"/>
          <w:noProof/>
        </w:rPr>
        <w:t>人机协同型占</w:t>
      </w:r>
      <w:r>
        <w:rPr>
          <w:rFonts w:cs="Times New Roman"/>
          <w:noProof/>
        </w:rPr>
        <w:t>14</w:t>
      </w:r>
      <w:r>
        <w:rPr>
          <w:rFonts w:cs="Times New Roman"/>
          <w:noProof/>
        </w:rPr>
        <w:t>簇中的</w:t>
      </w:r>
      <w:r>
        <w:rPr>
          <w:rFonts w:cs="Times New Roman"/>
          <w:noProof/>
        </w:rPr>
        <w:t>7</w:t>
      </w:r>
      <w:r>
        <w:rPr>
          <w:rFonts w:cs="Times New Roman"/>
          <w:noProof/>
        </w:rPr>
        <w:t>簇。中立组</w:t>
      </w:r>
      <w:r>
        <w:rPr>
          <w:rFonts w:cs="Times New Roman"/>
          <w:noProof/>
        </w:rPr>
        <w:t>10,773</w:t>
      </w:r>
      <w:r>
        <w:rPr>
          <w:rFonts w:cs="Times New Roman"/>
          <w:noProof/>
        </w:rPr>
        <w:t>条，积极组</w:t>
      </w:r>
      <w:r>
        <w:rPr>
          <w:rFonts w:cs="Times New Roman"/>
          <w:noProof/>
        </w:rPr>
        <w:t>54,319</w:t>
      </w:r>
      <w:r>
        <w:rPr>
          <w:rFonts w:cs="Times New Roman"/>
          <w:noProof/>
        </w:rPr>
        <w:t>条；积极组词数最大的仍是赞叹与便利。积极看待内部同时有崇拜、务实和协同；消极看待内部，不敢用与误诊问责不是同一种结构。</w:t>
      </w:r>
    </w:p>
    <w:p w14:paraId="19E467DE" w14:textId="77777777" w:rsidR="001E30B5" w:rsidRPr="00CF675D" w:rsidRDefault="00000000" w:rsidP="00CF675D">
      <w:pPr>
        <w:keepNext/>
        <w:keepLines/>
        <w:spacing w:before="160" w:after="60" w:line="240" w:lineRule="auto"/>
        <w:jc w:val="center"/>
      </w:pPr>
      <w:r>
        <w:rPr>
          <w:rFonts w:eastAsia="黑体" w:cs="Times New Roman"/>
          <w:b/>
        </w:rPr>
        <w:lastRenderedPageBreak/>
        <w:t>表</w:t>
      </w:r>
      <w:r>
        <w:rPr>
          <w:rFonts w:eastAsia="黑体" w:cs="Times New Roman"/>
          <w:b/>
        </w:rPr>
        <w:t>10</w:t>
      </w:r>
      <w:r>
        <w:rPr>
          <w:rFonts w:eastAsia="黑体" w:cs="Times New Roman"/>
          <w:b/>
        </w:rPr>
        <w:t xml:space="preserve">　五种认知模式</w:t>
      </w:r>
    </w:p>
    <w:tbl>
      <w:tblPr>
        <w:tblW w:w="8731" w:type="dxa"/>
        <w:jc w:val="center"/>
        <w:tblLayout w:type="fixed"/>
        <w:tblLook w:val="04A0" w:firstRow="1" w:lastRow="0" w:firstColumn="1" w:lastColumn="0" w:noHBand="0" w:noVBand="1"/>
      </w:tblPr>
      <w:tblGrid>
        <w:gridCol w:w="2041"/>
        <w:gridCol w:w="1247"/>
        <w:gridCol w:w="5443"/>
      </w:tblGrid>
      <w:tr w:rsidR="001E30B5" w14:paraId="3836EA7D" w14:textId="77777777">
        <w:trPr>
          <w:cantSplit/>
          <w:jc w:val="center"/>
        </w:trPr>
        <w:tc>
          <w:tcPr>
            <w:tcW w:w="2041" w:type="dxa"/>
            <w:tcBorders>
              <w:top w:val="single" w:sz="18" w:space="0" w:color="000000"/>
              <w:left w:val="nil"/>
              <w:bottom w:val="single" w:sz="6" w:space="0" w:color="000000"/>
              <w:right w:val="nil"/>
            </w:tcBorders>
            <w:vAlign w:val="center"/>
          </w:tcPr>
          <w:p w14:paraId="6A717A80" w14:textId="77777777" w:rsidR="001E30B5" w:rsidRDefault="00000000">
            <w:pPr>
              <w:spacing w:before="40" w:after="40"/>
            </w:pPr>
            <w:r>
              <w:rPr>
                <w:rFonts w:cs="Times New Roman"/>
                <w:b/>
                <w:noProof/>
                <w:sz w:val="18"/>
              </w:rPr>
              <w:t>认知模式</w:t>
            </w:r>
          </w:p>
        </w:tc>
        <w:tc>
          <w:tcPr>
            <w:tcW w:w="1247" w:type="dxa"/>
            <w:tcBorders>
              <w:top w:val="single" w:sz="18" w:space="0" w:color="000000"/>
              <w:left w:val="nil"/>
              <w:bottom w:val="single" w:sz="6" w:space="0" w:color="000000"/>
              <w:right w:val="nil"/>
            </w:tcBorders>
            <w:vAlign w:val="center"/>
          </w:tcPr>
          <w:p w14:paraId="1E756BF3" w14:textId="77777777" w:rsidR="001E30B5" w:rsidRDefault="00000000">
            <w:pPr>
              <w:spacing w:before="40" w:after="40"/>
              <w:jc w:val="center"/>
            </w:pPr>
            <w:r>
              <w:rPr>
                <w:rFonts w:cs="Times New Roman"/>
                <w:b/>
                <w:noProof/>
                <w:sz w:val="18"/>
              </w:rPr>
              <w:t>簇数</w:t>
            </w:r>
          </w:p>
        </w:tc>
        <w:tc>
          <w:tcPr>
            <w:tcW w:w="5443" w:type="dxa"/>
            <w:tcBorders>
              <w:top w:val="single" w:sz="18" w:space="0" w:color="000000"/>
              <w:left w:val="nil"/>
              <w:bottom w:val="single" w:sz="6" w:space="0" w:color="000000"/>
              <w:right w:val="nil"/>
            </w:tcBorders>
            <w:vAlign w:val="center"/>
          </w:tcPr>
          <w:p w14:paraId="19BB0EE3" w14:textId="77777777" w:rsidR="001E30B5" w:rsidRDefault="00000000">
            <w:pPr>
              <w:spacing w:before="40" w:after="40"/>
            </w:pPr>
            <w:r>
              <w:rPr>
                <w:rFonts w:cs="Times New Roman"/>
                <w:b/>
                <w:noProof/>
                <w:sz w:val="18"/>
              </w:rPr>
              <w:t>来源簇</w:t>
            </w:r>
          </w:p>
        </w:tc>
      </w:tr>
      <w:tr w:rsidR="001E30B5" w14:paraId="3DEEEF0A" w14:textId="77777777">
        <w:trPr>
          <w:cantSplit/>
          <w:jc w:val="center"/>
        </w:trPr>
        <w:tc>
          <w:tcPr>
            <w:tcW w:w="2041" w:type="dxa"/>
            <w:tcBorders>
              <w:top w:val="nil"/>
              <w:left w:val="nil"/>
              <w:bottom w:val="nil"/>
              <w:right w:val="nil"/>
            </w:tcBorders>
            <w:vAlign w:val="center"/>
          </w:tcPr>
          <w:p w14:paraId="2DCE96F3" w14:textId="77777777" w:rsidR="001E30B5" w:rsidRDefault="00000000">
            <w:pPr>
              <w:spacing w:before="40" w:after="40"/>
            </w:pPr>
            <w:r>
              <w:rPr>
                <w:rFonts w:cs="Times New Roman"/>
                <w:noProof/>
                <w:sz w:val="18"/>
              </w:rPr>
              <w:t>技术崇拜型</w:t>
            </w:r>
          </w:p>
        </w:tc>
        <w:tc>
          <w:tcPr>
            <w:tcW w:w="1247" w:type="dxa"/>
            <w:tcBorders>
              <w:top w:val="nil"/>
              <w:left w:val="nil"/>
              <w:bottom w:val="nil"/>
              <w:right w:val="nil"/>
            </w:tcBorders>
            <w:vAlign w:val="center"/>
          </w:tcPr>
          <w:p w14:paraId="6981C470" w14:textId="77777777" w:rsidR="001E30B5" w:rsidRDefault="00000000">
            <w:pPr>
              <w:spacing w:before="40" w:after="40"/>
              <w:jc w:val="center"/>
            </w:pPr>
            <w:r>
              <w:rPr>
                <w:rFonts w:cs="Times New Roman"/>
                <w:noProof/>
                <w:sz w:val="18"/>
              </w:rPr>
              <w:t>1</w:t>
            </w:r>
          </w:p>
        </w:tc>
        <w:tc>
          <w:tcPr>
            <w:tcW w:w="5443" w:type="dxa"/>
            <w:tcBorders>
              <w:top w:val="nil"/>
              <w:left w:val="nil"/>
              <w:bottom w:val="nil"/>
              <w:right w:val="nil"/>
            </w:tcBorders>
            <w:vAlign w:val="center"/>
          </w:tcPr>
          <w:p w14:paraId="3259E690" w14:textId="77777777" w:rsidR="001E30B5" w:rsidRDefault="00000000">
            <w:pPr>
              <w:spacing w:before="40" w:after="40"/>
            </w:pPr>
            <w:r>
              <w:rPr>
                <w:rFonts w:cs="Times New Roman"/>
                <w:noProof/>
                <w:sz w:val="18"/>
              </w:rPr>
              <w:t>积极簇</w:t>
            </w:r>
            <w:r>
              <w:rPr>
                <w:rFonts w:cs="Times New Roman"/>
                <w:noProof/>
                <w:sz w:val="18"/>
              </w:rPr>
              <w:t>1</w:t>
            </w:r>
          </w:p>
        </w:tc>
      </w:tr>
      <w:tr w:rsidR="001E30B5" w14:paraId="1050A1F7" w14:textId="77777777">
        <w:trPr>
          <w:cantSplit/>
          <w:jc w:val="center"/>
        </w:trPr>
        <w:tc>
          <w:tcPr>
            <w:tcW w:w="2041" w:type="dxa"/>
            <w:tcBorders>
              <w:top w:val="nil"/>
              <w:left w:val="nil"/>
              <w:bottom w:val="nil"/>
              <w:right w:val="nil"/>
            </w:tcBorders>
            <w:vAlign w:val="center"/>
          </w:tcPr>
          <w:p w14:paraId="12552C7A" w14:textId="77777777" w:rsidR="001E30B5" w:rsidRDefault="00000000">
            <w:pPr>
              <w:spacing w:before="40" w:after="40"/>
            </w:pPr>
            <w:r>
              <w:rPr>
                <w:rFonts w:cs="Times New Roman"/>
                <w:noProof/>
                <w:sz w:val="18"/>
              </w:rPr>
              <w:t>务实认可型</w:t>
            </w:r>
          </w:p>
        </w:tc>
        <w:tc>
          <w:tcPr>
            <w:tcW w:w="1247" w:type="dxa"/>
            <w:tcBorders>
              <w:top w:val="nil"/>
              <w:left w:val="nil"/>
              <w:bottom w:val="nil"/>
              <w:right w:val="nil"/>
            </w:tcBorders>
            <w:vAlign w:val="center"/>
          </w:tcPr>
          <w:p w14:paraId="6897EFA0" w14:textId="77777777" w:rsidR="001E30B5" w:rsidRDefault="00000000">
            <w:pPr>
              <w:spacing w:before="40" w:after="40"/>
              <w:jc w:val="center"/>
            </w:pPr>
            <w:r>
              <w:rPr>
                <w:rFonts w:cs="Times New Roman"/>
                <w:noProof/>
                <w:sz w:val="18"/>
              </w:rPr>
              <w:t>2</w:t>
            </w:r>
          </w:p>
        </w:tc>
        <w:tc>
          <w:tcPr>
            <w:tcW w:w="5443" w:type="dxa"/>
            <w:tcBorders>
              <w:top w:val="nil"/>
              <w:left w:val="nil"/>
              <w:bottom w:val="nil"/>
              <w:right w:val="nil"/>
            </w:tcBorders>
            <w:vAlign w:val="center"/>
          </w:tcPr>
          <w:p w14:paraId="27D0CCE1" w14:textId="77777777" w:rsidR="001E30B5" w:rsidRDefault="00000000">
            <w:pPr>
              <w:spacing w:before="40" w:after="40"/>
            </w:pPr>
            <w:r>
              <w:rPr>
                <w:rFonts w:cs="Times New Roman"/>
                <w:noProof/>
                <w:sz w:val="18"/>
              </w:rPr>
              <w:t>积极簇</w:t>
            </w:r>
            <w:r>
              <w:rPr>
                <w:rFonts w:cs="Times New Roman"/>
                <w:noProof/>
                <w:sz w:val="18"/>
              </w:rPr>
              <w:t>2</w:t>
            </w:r>
            <w:r>
              <w:rPr>
                <w:rFonts w:cs="Times New Roman"/>
                <w:noProof/>
                <w:sz w:val="18"/>
              </w:rPr>
              <w:t>、</w:t>
            </w:r>
            <w:r>
              <w:rPr>
                <w:rFonts w:cs="Times New Roman"/>
                <w:noProof/>
                <w:sz w:val="18"/>
              </w:rPr>
              <w:t>4</w:t>
            </w:r>
          </w:p>
        </w:tc>
      </w:tr>
      <w:tr w:rsidR="001E30B5" w14:paraId="412638B8" w14:textId="77777777">
        <w:trPr>
          <w:cantSplit/>
          <w:jc w:val="center"/>
        </w:trPr>
        <w:tc>
          <w:tcPr>
            <w:tcW w:w="2041" w:type="dxa"/>
            <w:tcBorders>
              <w:top w:val="nil"/>
              <w:left w:val="nil"/>
              <w:bottom w:val="nil"/>
              <w:right w:val="nil"/>
            </w:tcBorders>
            <w:vAlign w:val="center"/>
          </w:tcPr>
          <w:p w14:paraId="00624C7D" w14:textId="77777777" w:rsidR="001E30B5" w:rsidRDefault="00000000">
            <w:pPr>
              <w:spacing w:before="40" w:after="40"/>
            </w:pPr>
            <w:r>
              <w:rPr>
                <w:rFonts w:cs="Times New Roman"/>
                <w:noProof/>
                <w:sz w:val="18"/>
              </w:rPr>
              <w:t>人机协同型</w:t>
            </w:r>
          </w:p>
        </w:tc>
        <w:tc>
          <w:tcPr>
            <w:tcW w:w="1247" w:type="dxa"/>
            <w:tcBorders>
              <w:top w:val="nil"/>
              <w:left w:val="nil"/>
              <w:bottom w:val="nil"/>
              <w:right w:val="nil"/>
            </w:tcBorders>
            <w:vAlign w:val="center"/>
          </w:tcPr>
          <w:p w14:paraId="561CFD06" w14:textId="77777777" w:rsidR="001E30B5" w:rsidRDefault="00000000">
            <w:pPr>
              <w:spacing w:before="40" w:after="40"/>
              <w:jc w:val="center"/>
            </w:pPr>
            <w:r>
              <w:rPr>
                <w:rFonts w:cs="Times New Roman"/>
                <w:noProof/>
                <w:sz w:val="18"/>
              </w:rPr>
              <w:t>7</w:t>
            </w:r>
          </w:p>
        </w:tc>
        <w:tc>
          <w:tcPr>
            <w:tcW w:w="5443" w:type="dxa"/>
            <w:tcBorders>
              <w:top w:val="nil"/>
              <w:left w:val="nil"/>
              <w:bottom w:val="nil"/>
              <w:right w:val="nil"/>
            </w:tcBorders>
            <w:vAlign w:val="center"/>
          </w:tcPr>
          <w:p w14:paraId="3123B011" w14:textId="77777777" w:rsidR="001E30B5" w:rsidRDefault="00000000">
            <w:pPr>
              <w:spacing w:before="40" w:after="40"/>
            </w:pPr>
            <w:r>
              <w:rPr>
                <w:rFonts w:cs="Times New Roman"/>
                <w:noProof/>
                <w:sz w:val="18"/>
              </w:rPr>
              <w:t>积极簇</w:t>
            </w:r>
            <w:r>
              <w:rPr>
                <w:rFonts w:cs="Times New Roman"/>
                <w:noProof/>
                <w:sz w:val="18"/>
              </w:rPr>
              <w:t>3</w:t>
            </w:r>
            <w:r>
              <w:rPr>
                <w:rFonts w:cs="Times New Roman"/>
                <w:noProof/>
                <w:sz w:val="18"/>
              </w:rPr>
              <w:t>、</w:t>
            </w:r>
            <w:r>
              <w:rPr>
                <w:rFonts w:cs="Times New Roman"/>
                <w:noProof/>
                <w:sz w:val="18"/>
              </w:rPr>
              <w:t>5</w:t>
            </w:r>
            <w:r>
              <w:rPr>
                <w:rFonts w:cs="Times New Roman"/>
                <w:noProof/>
                <w:sz w:val="18"/>
              </w:rPr>
              <w:t>；中立簇</w:t>
            </w:r>
            <w:r>
              <w:rPr>
                <w:rFonts w:cs="Times New Roman"/>
                <w:noProof/>
                <w:sz w:val="18"/>
              </w:rPr>
              <w:t>1–5</w:t>
            </w:r>
          </w:p>
        </w:tc>
      </w:tr>
      <w:tr w:rsidR="001E30B5" w14:paraId="4018F26E" w14:textId="77777777">
        <w:trPr>
          <w:cantSplit/>
          <w:jc w:val="center"/>
        </w:trPr>
        <w:tc>
          <w:tcPr>
            <w:tcW w:w="2041" w:type="dxa"/>
            <w:tcBorders>
              <w:top w:val="nil"/>
              <w:left w:val="nil"/>
              <w:bottom w:val="nil"/>
              <w:right w:val="nil"/>
            </w:tcBorders>
            <w:vAlign w:val="center"/>
          </w:tcPr>
          <w:p w14:paraId="725ABBB0" w14:textId="77777777" w:rsidR="001E30B5" w:rsidRDefault="00000000">
            <w:pPr>
              <w:spacing w:before="40" w:after="40"/>
            </w:pPr>
            <w:r>
              <w:rPr>
                <w:rFonts w:cs="Times New Roman"/>
                <w:noProof/>
                <w:sz w:val="18"/>
              </w:rPr>
              <w:t>技术恐惧型</w:t>
            </w:r>
          </w:p>
        </w:tc>
        <w:tc>
          <w:tcPr>
            <w:tcW w:w="1247" w:type="dxa"/>
            <w:tcBorders>
              <w:top w:val="nil"/>
              <w:left w:val="nil"/>
              <w:bottom w:val="nil"/>
              <w:right w:val="nil"/>
            </w:tcBorders>
            <w:vAlign w:val="center"/>
          </w:tcPr>
          <w:p w14:paraId="1DDF4EC5" w14:textId="77777777" w:rsidR="001E30B5" w:rsidRDefault="00000000">
            <w:pPr>
              <w:spacing w:before="40" w:after="40"/>
              <w:jc w:val="center"/>
            </w:pPr>
            <w:r>
              <w:rPr>
                <w:rFonts w:cs="Times New Roman"/>
                <w:noProof/>
                <w:sz w:val="18"/>
              </w:rPr>
              <w:t>3</w:t>
            </w:r>
          </w:p>
        </w:tc>
        <w:tc>
          <w:tcPr>
            <w:tcW w:w="5443" w:type="dxa"/>
            <w:tcBorders>
              <w:top w:val="nil"/>
              <w:left w:val="nil"/>
              <w:bottom w:val="nil"/>
              <w:right w:val="nil"/>
            </w:tcBorders>
            <w:vAlign w:val="center"/>
          </w:tcPr>
          <w:p w14:paraId="1ADD8A8D" w14:textId="77777777" w:rsidR="001E30B5" w:rsidRDefault="00000000">
            <w:pPr>
              <w:spacing w:before="40" w:after="40"/>
            </w:pPr>
            <w:r>
              <w:rPr>
                <w:rFonts w:cs="Times New Roman"/>
                <w:noProof/>
                <w:sz w:val="18"/>
              </w:rPr>
              <w:t>消极簇</w:t>
            </w:r>
            <w:r>
              <w:rPr>
                <w:rFonts w:cs="Times New Roman"/>
                <w:noProof/>
                <w:sz w:val="18"/>
              </w:rPr>
              <w:t>1</w:t>
            </w:r>
            <w:r>
              <w:rPr>
                <w:rFonts w:cs="Times New Roman"/>
                <w:noProof/>
                <w:sz w:val="18"/>
              </w:rPr>
              <w:t>、</w:t>
            </w:r>
            <w:r>
              <w:rPr>
                <w:rFonts w:cs="Times New Roman"/>
                <w:noProof/>
                <w:sz w:val="18"/>
              </w:rPr>
              <w:t>2</w:t>
            </w:r>
            <w:r>
              <w:rPr>
                <w:rFonts w:cs="Times New Roman"/>
                <w:noProof/>
                <w:sz w:val="18"/>
              </w:rPr>
              <w:t>、</w:t>
            </w:r>
            <w:r>
              <w:rPr>
                <w:rFonts w:cs="Times New Roman"/>
                <w:noProof/>
                <w:sz w:val="18"/>
              </w:rPr>
              <w:t>4</w:t>
            </w:r>
          </w:p>
        </w:tc>
      </w:tr>
      <w:tr w:rsidR="001E30B5" w14:paraId="7E07C7CC" w14:textId="77777777">
        <w:trPr>
          <w:cantSplit/>
          <w:jc w:val="center"/>
        </w:trPr>
        <w:tc>
          <w:tcPr>
            <w:tcW w:w="2041" w:type="dxa"/>
            <w:tcBorders>
              <w:top w:val="nil"/>
              <w:left w:val="nil"/>
              <w:bottom w:val="single" w:sz="18" w:space="0" w:color="000000"/>
              <w:right w:val="nil"/>
            </w:tcBorders>
            <w:vAlign w:val="center"/>
          </w:tcPr>
          <w:p w14:paraId="18192A13" w14:textId="77777777" w:rsidR="001E30B5" w:rsidRDefault="00000000">
            <w:pPr>
              <w:spacing w:before="40" w:after="40"/>
            </w:pPr>
            <w:r>
              <w:rPr>
                <w:rFonts w:cs="Times New Roman"/>
                <w:noProof/>
                <w:sz w:val="18"/>
              </w:rPr>
              <w:t>风险责任型</w:t>
            </w:r>
          </w:p>
        </w:tc>
        <w:tc>
          <w:tcPr>
            <w:tcW w:w="1247" w:type="dxa"/>
            <w:tcBorders>
              <w:top w:val="nil"/>
              <w:left w:val="nil"/>
              <w:bottom w:val="single" w:sz="18" w:space="0" w:color="000000"/>
              <w:right w:val="nil"/>
            </w:tcBorders>
            <w:vAlign w:val="center"/>
          </w:tcPr>
          <w:p w14:paraId="186FD2A7" w14:textId="77777777" w:rsidR="001E30B5" w:rsidRDefault="00000000">
            <w:pPr>
              <w:spacing w:before="40" w:after="40"/>
              <w:jc w:val="center"/>
            </w:pPr>
            <w:r>
              <w:rPr>
                <w:rFonts w:cs="Times New Roman"/>
                <w:noProof/>
                <w:sz w:val="18"/>
              </w:rPr>
              <w:t>1</w:t>
            </w:r>
          </w:p>
        </w:tc>
        <w:tc>
          <w:tcPr>
            <w:tcW w:w="5443" w:type="dxa"/>
            <w:tcBorders>
              <w:top w:val="nil"/>
              <w:left w:val="nil"/>
              <w:bottom w:val="single" w:sz="18" w:space="0" w:color="000000"/>
              <w:right w:val="nil"/>
            </w:tcBorders>
            <w:vAlign w:val="center"/>
          </w:tcPr>
          <w:p w14:paraId="14F1098B" w14:textId="77777777" w:rsidR="001E30B5" w:rsidRDefault="00000000">
            <w:pPr>
              <w:spacing w:before="40" w:after="40"/>
            </w:pPr>
            <w:r>
              <w:rPr>
                <w:rFonts w:cs="Times New Roman"/>
                <w:noProof/>
                <w:sz w:val="18"/>
              </w:rPr>
              <w:t>消极簇</w:t>
            </w:r>
            <w:r>
              <w:rPr>
                <w:rFonts w:cs="Times New Roman"/>
                <w:noProof/>
                <w:sz w:val="18"/>
              </w:rPr>
              <w:t>3</w:t>
            </w:r>
          </w:p>
        </w:tc>
      </w:tr>
    </w:tbl>
    <w:p w14:paraId="0B88E70E" w14:textId="77777777" w:rsidR="001E30B5" w:rsidRDefault="00000000">
      <w:pPr>
        <w:spacing w:before="240" w:after="120" w:line="360" w:lineRule="auto"/>
      </w:pPr>
      <w:r>
        <w:rPr>
          <w:rFonts w:eastAsia="黑体" w:cs="Times New Roman"/>
          <w:b/>
          <w:sz w:val="28"/>
        </w:rPr>
        <w:t>5</w:t>
      </w:r>
      <w:r>
        <w:rPr>
          <w:rFonts w:eastAsia="黑体" w:cs="Times New Roman"/>
          <w:b/>
          <w:sz w:val="28"/>
        </w:rPr>
        <w:t xml:space="preserve">　</w:t>
      </w:r>
      <w:commentRangeStart w:id="57"/>
      <w:r>
        <w:rPr>
          <w:rFonts w:eastAsia="黑体" w:cs="Times New Roman"/>
          <w:b/>
          <w:sz w:val="28"/>
        </w:rPr>
        <w:t>讨论</w:t>
      </w:r>
      <w:commentRangeEnd w:id="57"/>
      <w:r w:rsidR="00245B46">
        <w:rPr>
          <w:rStyle w:val="aff9"/>
          <w:szCs w:val="22"/>
        </w:rPr>
        <w:commentReference w:id="57"/>
      </w:r>
    </w:p>
    <w:p w14:paraId="1E14C700" w14:textId="77777777" w:rsidR="001E30B5" w:rsidRDefault="00000000">
      <w:pPr>
        <w:spacing w:after="0" w:line="360" w:lineRule="auto"/>
        <w:ind w:firstLine="420"/>
        <w:jc w:val="both"/>
      </w:pPr>
      <w:r>
        <w:rPr>
          <w:rFonts w:cs="Times New Roman"/>
          <w:noProof/>
        </w:rPr>
        <w:t>相关评论里积极看待过半，有态度样本中约占四分之三。按效价读，公众讨论接近接受。同一批文本按词簇和四维配置拆开以后，积极看待里同时有能力高估、购药便利和助手定位；消极看待里同时有不敢用和误诊问责。态度说明评论站在哪一边。认知模式描述能力、医生、风险和人机关系如何组合。</w:t>
      </w:r>
    </w:p>
    <w:p w14:paraId="1E230658" w14:textId="77777777" w:rsidR="001E30B5" w:rsidRDefault="00000000">
      <w:pPr>
        <w:spacing w:before="180" w:after="60" w:line="360" w:lineRule="auto"/>
      </w:pPr>
      <w:r>
        <w:rPr>
          <w:rFonts w:eastAsia="黑体" w:cs="Times New Roman"/>
          <w:b/>
          <w:sz w:val="24"/>
        </w:rPr>
        <w:t>5.1</w:t>
      </w:r>
      <w:r>
        <w:rPr>
          <w:rFonts w:eastAsia="黑体" w:cs="Times New Roman"/>
          <w:b/>
          <w:sz w:val="24"/>
        </w:rPr>
        <w:t xml:space="preserve">　积极看待内部的分化</w:t>
      </w:r>
    </w:p>
    <w:p w14:paraId="40B7326A" w14:textId="77777777" w:rsidR="001E30B5" w:rsidRDefault="00000000">
      <w:pPr>
        <w:spacing w:after="0" w:line="360" w:lineRule="auto"/>
        <w:ind w:firstLine="420"/>
        <w:jc w:val="both"/>
      </w:pPr>
      <w:r>
        <w:rPr>
          <w:rFonts w:cs="Times New Roman"/>
          <w:noProof/>
        </w:rPr>
        <w:t>积极看待不是同一种接受。</w:t>
      </w:r>
      <w:r>
        <w:rPr>
          <w:rFonts w:cs="Times New Roman"/>
          <w:noProof/>
        </w:rPr>
        <w:t>AI</w:t>
      </w:r>
      <w:r>
        <w:rPr>
          <w:rFonts w:cs="Times New Roman"/>
          <w:noProof/>
        </w:rPr>
        <w:t>能力赞叹型把能力抬到高估，医生被挤到边缘，风险几乎不出现，人机关系写成已经够用，这构成技术崇拜。便利就医与技术前景归入务实认可。前者落到买药问诊、不用出门，能力仍算合理；后者把希望寄在科技和便利上，人机是带来、帮助，不是替代。实用功能与健康咨询出现助手、解读、追问，与中立组一并归入人机协同，风险仍少被提起。</w:t>
      </w:r>
    </w:p>
    <w:p w14:paraId="4F15DB2F" w14:textId="77777777" w:rsidR="001E30B5" w:rsidRDefault="00000000">
      <w:pPr>
        <w:spacing w:after="0" w:line="360" w:lineRule="auto"/>
        <w:ind w:firstLine="420"/>
        <w:jc w:val="both"/>
      </w:pPr>
      <w:r>
        <w:rPr>
          <w:rFonts w:cs="Times New Roman"/>
          <w:noProof/>
        </w:rPr>
        <w:t>Liu</w:t>
      </w:r>
      <w:r>
        <w:rPr>
          <w:rFonts w:cs="Times New Roman"/>
          <w:noProof/>
        </w:rPr>
        <w:t>等〔</w:t>
      </w:r>
      <w:r>
        <w:rPr>
          <w:rFonts w:cs="Times New Roman"/>
          <w:noProof/>
        </w:rPr>
        <w:t>1</w:t>
      </w:r>
      <w:r>
        <w:rPr>
          <w:rFonts w:cs="Times New Roman"/>
          <w:noProof/>
        </w:rPr>
        <w:t>〕表明，信息质量会经由感知专业性和认知信任，影响人们是否打算让医疗人工智能做独立诊断。评论里「方便」「实用」停在使用体验；「随时可以得到最专业的诊断」已经把系统写成可独立诊病的一方。</w:t>
      </w:r>
      <w:r>
        <w:rPr>
          <w:rFonts w:cs="Times New Roman"/>
          <w:noProof/>
        </w:rPr>
        <w:t>Bracic</w:t>
      </w:r>
      <w:r>
        <w:rPr>
          <w:rFonts w:cs="Times New Roman"/>
          <w:noProof/>
        </w:rPr>
        <w:t>等〔</w:t>
      </w:r>
      <w:r>
        <w:rPr>
          <w:rFonts w:cs="Times New Roman"/>
          <w:noProof/>
        </w:rPr>
        <w:t>2</w:t>
      </w:r>
      <w:r>
        <w:rPr>
          <w:rFonts w:cs="Times New Roman"/>
          <w:noProof/>
        </w:rPr>
        <w:t>〕的联合分析里，</w:t>
      </w:r>
      <w:r>
        <w:rPr>
          <w:rFonts w:cs="Times New Roman"/>
          <w:noProof/>
        </w:rPr>
        <w:t>AI</w:t>
      </w:r>
      <w:r>
        <w:rPr>
          <w:rFonts w:cs="Times New Roman"/>
          <w:noProof/>
        </w:rPr>
        <w:t>表现对就诊选择的拉动最大，医生在场仍能提高选择概率。</w:t>
      </w:r>
      <w:r>
        <w:rPr>
          <w:rFonts w:cs="Times New Roman"/>
          <w:noProof/>
        </w:rPr>
        <w:t>Kirchberger</w:t>
      </w:r>
      <w:r>
        <w:rPr>
          <w:rFonts w:cs="Times New Roman"/>
          <w:noProof/>
        </w:rPr>
        <w:t>〔</w:t>
      </w:r>
      <w:r>
        <w:rPr>
          <w:rFonts w:cs="Times New Roman"/>
          <w:noProof/>
        </w:rPr>
        <w:t>3</w:t>
      </w:r>
      <w:r>
        <w:rPr>
          <w:rFonts w:cs="Times New Roman"/>
          <w:noProof/>
        </w:rPr>
        <w:t>〕显示，受访者最信任的仍是医生凭自身经验给出的诊断，只有少数人接受</w:t>
      </w:r>
      <w:r>
        <w:rPr>
          <w:rFonts w:cs="Times New Roman"/>
          <w:noProof/>
        </w:rPr>
        <w:t>AI</w:t>
      </w:r>
      <w:r>
        <w:rPr>
          <w:rFonts w:cs="Times New Roman"/>
          <w:noProof/>
        </w:rPr>
        <w:t>优先路径。崇拜话语把能力说到无需医生，和这些调查里「要高表现、但不要去掉医生」的条件信任不在同一档。便利就医簇的语料高度同质为在线问诊购药。「方便」在积极组里可见度很高，一部分来自这种话语形态，不等于诊室里已经建立了临床信任。</w:t>
      </w:r>
    </w:p>
    <w:p w14:paraId="14866947" w14:textId="77777777" w:rsidR="001E30B5" w:rsidRDefault="00000000">
      <w:pPr>
        <w:spacing w:before="180" w:after="60" w:line="360" w:lineRule="auto"/>
      </w:pPr>
      <w:r>
        <w:rPr>
          <w:rFonts w:eastAsia="黑体" w:cs="Times New Roman"/>
          <w:b/>
          <w:sz w:val="24"/>
        </w:rPr>
        <w:t>5.2</w:t>
      </w:r>
      <w:r>
        <w:rPr>
          <w:rFonts w:eastAsia="黑体" w:cs="Times New Roman"/>
          <w:b/>
          <w:sz w:val="24"/>
        </w:rPr>
        <w:t xml:space="preserve">　中立组与人机协同</w:t>
      </w:r>
    </w:p>
    <w:p w14:paraId="03817C0C" w14:textId="77777777" w:rsidR="001E30B5" w:rsidRDefault="00000000">
      <w:pPr>
        <w:spacing w:after="0" w:line="360" w:lineRule="auto"/>
        <w:ind w:firstLine="420"/>
        <w:jc w:val="both"/>
      </w:pPr>
      <w:r>
        <w:rPr>
          <w:rFonts w:cs="Times New Roman"/>
          <w:noProof/>
        </w:rPr>
        <w:t>中立五簇的主题词并不重复：助手与真人把关、复杂病情仍需专业判断、不能完全替代、数据与人文分工、只是参考。四维标签却落在同一组：能力合理、医生边界明确、风险被点到、人机是协同。故五簇同归人机协同型。</w:t>
      </w:r>
      <w:r>
        <w:rPr>
          <w:rFonts w:cs="Times New Roman"/>
          <w:noProof/>
        </w:rPr>
        <w:t>Guo</w:t>
      </w:r>
      <w:r>
        <w:rPr>
          <w:rFonts w:cs="Times New Roman"/>
          <w:noProof/>
        </w:rPr>
        <w:t>与</w:t>
      </w:r>
      <w:r>
        <w:rPr>
          <w:rFonts w:cs="Times New Roman"/>
          <w:noProof/>
        </w:rPr>
        <w:t>Chen</w:t>
      </w:r>
      <w:r>
        <w:rPr>
          <w:rFonts w:cs="Times New Roman"/>
          <w:noProof/>
        </w:rPr>
        <w:t>〔</w:t>
      </w:r>
      <w:r>
        <w:rPr>
          <w:rFonts w:cs="Times New Roman"/>
          <w:noProof/>
        </w:rPr>
        <w:t>10</w:t>
      </w:r>
      <w:r>
        <w:rPr>
          <w:rFonts w:cs="Times New Roman"/>
          <w:noProof/>
        </w:rPr>
        <w:t>〕比较</w:t>
      </w:r>
      <w:r>
        <w:rPr>
          <w:rFonts w:cs="Times New Roman"/>
          <w:noProof/>
        </w:rPr>
        <w:t>AI</w:t>
      </w:r>
      <w:r>
        <w:rPr>
          <w:rFonts w:cs="Times New Roman"/>
          <w:noProof/>
        </w:rPr>
        <w:t>、有</w:t>
      </w:r>
      <w:r>
        <w:rPr>
          <w:rFonts w:cs="Times New Roman"/>
          <w:noProof/>
        </w:rPr>
        <w:t>AI</w:t>
      </w:r>
      <w:r>
        <w:rPr>
          <w:rFonts w:cs="Times New Roman"/>
          <w:noProof/>
        </w:rPr>
        <w:t>参与和人类医生三种问诊来源，功能层面人们对人类医生诊断的信任更高。中立组把医生写成把关者、把</w:t>
      </w:r>
      <w:r>
        <w:rPr>
          <w:rFonts w:cs="Times New Roman"/>
          <w:noProof/>
        </w:rPr>
        <w:t>AI</w:t>
      </w:r>
      <w:r>
        <w:rPr>
          <w:rFonts w:cs="Times New Roman"/>
          <w:noProof/>
        </w:rPr>
        <w:t>写成辅助或参考，和「不要取代、要分工」一致。</w:t>
      </w:r>
      <w:r>
        <w:rPr>
          <w:rFonts w:cs="Times New Roman"/>
          <w:noProof/>
        </w:rPr>
        <w:t>Bracic</w:t>
      </w:r>
      <w:r>
        <w:rPr>
          <w:rFonts w:cs="Times New Roman"/>
          <w:noProof/>
        </w:rPr>
        <w:t>等〔</w:t>
      </w:r>
      <w:r>
        <w:rPr>
          <w:rFonts w:cs="Times New Roman"/>
          <w:noProof/>
        </w:rPr>
        <w:t>2</w:t>
      </w:r>
      <w:r>
        <w:rPr>
          <w:rFonts w:cs="Times New Roman"/>
          <w:noProof/>
        </w:rPr>
        <w:t>〕也表明，临床医生在场会提高对含</w:t>
      </w:r>
      <w:r>
        <w:rPr>
          <w:rFonts w:cs="Times New Roman"/>
          <w:noProof/>
        </w:rPr>
        <w:t>AI</w:t>
      </w:r>
      <w:r>
        <w:rPr>
          <w:rFonts w:cs="Times New Roman"/>
          <w:noProof/>
        </w:rPr>
        <w:t>就诊方案的选择。</w:t>
      </w:r>
    </w:p>
    <w:p w14:paraId="19809521" w14:textId="77777777" w:rsidR="001E30B5" w:rsidRDefault="00000000">
      <w:pPr>
        <w:spacing w:after="0" w:line="360" w:lineRule="auto"/>
        <w:ind w:firstLine="420"/>
        <w:jc w:val="both"/>
      </w:pPr>
      <w:r>
        <w:rPr>
          <w:rFonts w:cs="Times New Roman"/>
          <w:noProof/>
        </w:rPr>
        <w:lastRenderedPageBreak/>
        <w:t>中立看待是态度分类给出的效价，人机协同是编码之后的结构。二者叠在中立组，不等于中立态度代表更清醒的认知。积极组里同样有协同，差别主要是风险还没有被写进句子。人机协同型占</w:t>
      </w:r>
      <w:r>
        <w:rPr>
          <w:rFonts w:cs="Times New Roman"/>
          <w:noProof/>
        </w:rPr>
        <w:t>14</w:t>
      </w:r>
      <w:r>
        <w:rPr>
          <w:rFonts w:cs="Times New Roman"/>
          <w:noProof/>
        </w:rPr>
        <w:t>簇中的</w:t>
      </w:r>
      <w:r>
        <w:rPr>
          <w:rFonts w:cs="Times New Roman"/>
          <w:noProof/>
        </w:rPr>
        <w:t>7</w:t>
      </w:r>
      <w:r>
        <w:rPr>
          <w:rFonts w:cs="Times New Roman"/>
          <w:noProof/>
        </w:rPr>
        <w:t>簇。模式按词簇归纳，簇数不是评论规模。中立组</w:t>
      </w:r>
      <w:r>
        <w:rPr>
          <w:rFonts w:cs="Times New Roman"/>
          <w:noProof/>
        </w:rPr>
        <w:t>10,773</w:t>
      </w:r>
      <w:r>
        <w:rPr>
          <w:rFonts w:cs="Times New Roman"/>
          <w:noProof/>
        </w:rPr>
        <w:t>条，积极组</w:t>
      </w:r>
      <w:r>
        <w:rPr>
          <w:rFonts w:cs="Times New Roman"/>
          <w:noProof/>
        </w:rPr>
        <w:t>54,319</w:t>
      </w:r>
      <w:r>
        <w:rPr>
          <w:rFonts w:cs="Times New Roman"/>
          <w:noProof/>
        </w:rPr>
        <w:t>条；积极组词数最大的仍是赞叹与便利。</w:t>
      </w:r>
    </w:p>
    <w:p w14:paraId="74E5D260" w14:textId="77777777" w:rsidR="001E30B5" w:rsidRDefault="00000000">
      <w:pPr>
        <w:spacing w:before="180" w:after="60" w:line="360" w:lineRule="auto"/>
      </w:pPr>
      <w:r>
        <w:rPr>
          <w:rFonts w:eastAsia="黑体" w:cs="Times New Roman"/>
          <w:b/>
          <w:sz w:val="24"/>
        </w:rPr>
        <w:t>5.3</w:t>
      </w:r>
      <w:r>
        <w:rPr>
          <w:rFonts w:eastAsia="黑体" w:cs="Times New Roman"/>
          <w:b/>
          <w:sz w:val="24"/>
        </w:rPr>
        <w:t xml:space="preserve">　消极组中的恐惧与问责</w:t>
      </w:r>
    </w:p>
    <w:p w14:paraId="2FC4A057" w14:textId="77777777" w:rsidR="001E30B5" w:rsidRDefault="00000000">
      <w:pPr>
        <w:spacing w:after="0" w:line="360" w:lineRule="auto"/>
        <w:ind w:firstLine="420"/>
        <w:jc w:val="both"/>
      </w:pPr>
      <w:r>
        <w:rPr>
          <w:rFonts w:cs="Times New Roman"/>
          <w:noProof/>
        </w:rPr>
        <w:t>消极组在能力上低估</w:t>
      </w:r>
      <w:r>
        <w:rPr>
          <w:rFonts w:cs="Times New Roman"/>
          <w:noProof/>
        </w:rPr>
        <w:t>AI</w:t>
      </w:r>
      <w:r>
        <w:rPr>
          <w:rFonts w:cs="Times New Roman"/>
          <w:noProof/>
        </w:rPr>
        <w:t>、在关系上排斥使用，内部仍要分开。能力质疑、医生不可替代、替代焦虑构成技术恐惧型：不行、不敢、不信网上，风险多为夸大。消极簇</w:t>
      </w:r>
      <w:r>
        <w:rPr>
          <w:rFonts w:cs="Times New Roman"/>
          <w:noProof/>
        </w:rPr>
        <w:t>3</w:t>
      </w:r>
      <w:r>
        <w:rPr>
          <w:rFonts w:cs="Times New Roman"/>
          <w:noProof/>
        </w:rPr>
        <w:t>单独归入风险责任型。评论问「误诊了算谁的？</w:t>
      </w:r>
      <w:r>
        <w:rPr>
          <w:rFonts w:cs="Times New Roman"/>
          <w:noProof/>
        </w:rPr>
        <w:t>AI</w:t>
      </w:r>
      <w:r>
        <w:rPr>
          <w:rFonts w:cs="Times New Roman"/>
          <w:noProof/>
        </w:rPr>
        <w:t>能负责吗？」，医生在这里被强化，不是因为面诊本身被赞美，而是因为有人要签字、有人可能背锅。</w:t>
      </w:r>
      <w:r>
        <w:rPr>
          <w:rFonts w:cs="Times New Roman"/>
          <w:noProof/>
        </w:rPr>
        <w:t>Choi</w:t>
      </w:r>
      <w:r>
        <w:rPr>
          <w:rFonts w:cs="Times New Roman"/>
          <w:noProof/>
        </w:rPr>
        <w:t>等〔</w:t>
      </w:r>
      <w:r>
        <w:rPr>
          <w:rFonts w:cs="Times New Roman"/>
          <w:noProof/>
        </w:rPr>
        <w:t>11</w:t>
      </w:r>
      <w:r>
        <w:rPr>
          <w:rFonts w:cs="Times New Roman"/>
          <w:noProof/>
        </w:rPr>
        <w:t>〕发现，漏诊类不良事件一旦涉及</w:t>
      </w:r>
      <w:r>
        <w:rPr>
          <w:rFonts w:cs="Times New Roman"/>
          <w:noProof/>
        </w:rPr>
        <w:t>AI</w:t>
      </w:r>
      <w:r>
        <w:rPr>
          <w:rFonts w:cs="Times New Roman"/>
          <w:noProof/>
        </w:rPr>
        <w:t>，公众更倾向把责任归到医院，也更可能投诉或考虑诉讼；医生与系统若是实质性、交互式协作，这种反应会减弱。恐惧型争的是敢不敢用，责任型争的是出事之后接口在谁那里。</w:t>
      </w:r>
    </w:p>
    <w:p w14:paraId="25480000" w14:textId="77777777" w:rsidR="001E30B5" w:rsidRDefault="00000000">
      <w:pPr>
        <w:spacing w:before="240" w:after="120" w:line="360" w:lineRule="auto"/>
      </w:pPr>
      <w:r>
        <w:rPr>
          <w:rFonts w:eastAsia="黑体" w:cs="Times New Roman"/>
          <w:b/>
          <w:sz w:val="28"/>
        </w:rPr>
        <w:t>6</w:t>
      </w:r>
      <w:r>
        <w:rPr>
          <w:rFonts w:eastAsia="黑体" w:cs="Times New Roman"/>
          <w:b/>
          <w:sz w:val="28"/>
        </w:rPr>
        <w:t xml:space="preserve">　结论</w:t>
      </w:r>
    </w:p>
    <w:p w14:paraId="5634C409" w14:textId="77777777" w:rsidR="001E30B5" w:rsidRDefault="00000000">
      <w:pPr>
        <w:spacing w:before="180" w:after="60" w:line="360" w:lineRule="auto"/>
      </w:pPr>
      <w:r>
        <w:rPr>
          <w:rFonts w:eastAsia="黑体" w:cs="Times New Roman"/>
          <w:b/>
          <w:sz w:val="24"/>
        </w:rPr>
        <w:t>6.1</w:t>
      </w:r>
      <w:r>
        <w:rPr>
          <w:rFonts w:eastAsia="黑体" w:cs="Times New Roman"/>
          <w:b/>
          <w:sz w:val="24"/>
        </w:rPr>
        <w:t xml:space="preserve">　主要结论</w:t>
      </w:r>
    </w:p>
    <w:p w14:paraId="41516469" w14:textId="77777777" w:rsidR="001E30B5" w:rsidRDefault="00000000">
      <w:pPr>
        <w:spacing w:after="0" w:line="360" w:lineRule="auto"/>
        <w:ind w:firstLine="420"/>
        <w:jc w:val="both"/>
      </w:pPr>
      <w:r>
        <w:rPr>
          <w:rFonts w:cs="Times New Roman"/>
          <w:noProof/>
        </w:rPr>
        <w:t>本文从中文社交媒体评论观察公众如何讨论医疗人工智能。相关评论中积极看待过半，有态度样本中积极约占四分之三。把同一批文本按词簇和四维配置拆开之后，接受</w:t>
      </w:r>
      <w:r>
        <w:rPr>
          <w:rFonts w:cs="Times New Roman"/>
          <w:noProof/>
        </w:rPr>
        <w:t>—</w:t>
      </w:r>
      <w:r>
        <w:rPr>
          <w:rFonts w:cs="Times New Roman"/>
          <w:noProof/>
        </w:rPr>
        <w:t>抵制这一刀切不开。积极组同时存在崇拜、务实和协同；消极组要把能力恐惧与误诊问责分开。态度是效价，模式是结构。相对把医疗</w:t>
      </w:r>
      <w:r>
        <w:rPr>
          <w:rFonts w:cs="Times New Roman"/>
          <w:noProof/>
        </w:rPr>
        <w:t>AI</w:t>
      </w:r>
      <w:r>
        <w:rPr>
          <w:rFonts w:cs="Times New Roman"/>
          <w:noProof/>
        </w:rPr>
        <w:t>公众反应写成信任或接受的研究，本文提供的是效价内部的类型学：同样的积极可以对应独立诊断想象，也可以对应购药便利；同样的消极可以对应不敢用，也可以对应责任归属。</w:t>
      </w:r>
    </w:p>
    <w:p w14:paraId="6A85F37F" w14:textId="77777777" w:rsidR="001E30B5" w:rsidRDefault="00000000">
      <w:pPr>
        <w:spacing w:before="180" w:after="60" w:line="360" w:lineRule="auto"/>
      </w:pPr>
      <w:r>
        <w:rPr>
          <w:rFonts w:eastAsia="黑体" w:cs="Times New Roman"/>
          <w:b/>
          <w:sz w:val="24"/>
        </w:rPr>
        <w:t>6.2</w:t>
      </w:r>
      <w:r>
        <w:rPr>
          <w:rFonts w:eastAsia="黑体" w:cs="Times New Roman"/>
          <w:b/>
          <w:sz w:val="24"/>
        </w:rPr>
        <w:t xml:space="preserve">　管理含义</w:t>
      </w:r>
    </w:p>
    <w:p w14:paraId="2FDB49CC" w14:textId="77777777" w:rsidR="001E30B5" w:rsidRDefault="00000000">
      <w:pPr>
        <w:spacing w:after="0" w:line="360" w:lineRule="auto"/>
        <w:ind w:firstLine="420"/>
        <w:jc w:val="both"/>
        <w:rPr>
          <w:rFonts w:cs="Times New Roman"/>
        </w:rPr>
      </w:pPr>
      <w:r>
        <w:rPr>
          <w:rFonts w:cs="Times New Roman"/>
          <w:noProof/>
        </w:rPr>
        <w:t>只监测极性，会把崇拜、便利和助手记成同一种接受，也会把瞎编焦虑和误诊问责记成同一种抵制。医院和互联网医疗机构对外口径若只强调智能、全面、专业，会接上崇拜型已经够用的预期，而与「仅供参考」冲突。把医生在场、适用范围和出错后的处理路径写进同一段沟通，比把能力叙事做满更稳。便利簇中的营销套话会抬高正面声量。问责型评论要的不是再证明模型分数，而是误诊、纠纷发生时的接口。中立组已经提供一套可用的公共语言：辅助、参考、真人把关。监管沟通可以借用这套语言。信息披露若只谈性能、不谈责任链条，会与风险责任型话语对不上。</w:t>
      </w:r>
    </w:p>
    <w:p w14:paraId="0AAAD7DA" w14:textId="77777777" w:rsidR="00CF675D" w:rsidRDefault="00CF675D">
      <w:pPr>
        <w:spacing w:after="0" w:line="360" w:lineRule="auto"/>
        <w:ind w:firstLine="420"/>
        <w:jc w:val="both"/>
      </w:pPr>
    </w:p>
    <w:p w14:paraId="57277746" w14:textId="77777777" w:rsidR="001E30B5" w:rsidRDefault="00000000">
      <w:pPr>
        <w:spacing w:before="180" w:after="60" w:line="360" w:lineRule="auto"/>
      </w:pPr>
      <w:r>
        <w:rPr>
          <w:rFonts w:eastAsia="黑体" w:cs="Times New Roman"/>
          <w:b/>
          <w:sz w:val="24"/>
        </w:rPr>
        <w:t>6.3</w:t>
      </w:r>
      <w:r>
        <w:rPr>
          <w:rFonts w:eastAsia="黑体" w:cs="Times New Roman"/>
          <w:b/>
          <w:sz w:val="24"/>
        </w:rPr>
        <w:t xml:space="preserve">　局限</w:t>
      </w:r>
    </w:p>
    <w:p w14:paraId="2017914C" w14:textId="77777777" w:rsidR="001E30B5" w:rsidRDefault="00000000">
      <w:pPr>
        <w:spacing w:after="0" w:line="360" w:lineRule="auto"/>
        <w:ind w:firstLine="420"/>
        <w:jc w:val="both"/>
      </w:pPr>
      <w:r>
        <w:rPr>
          <w:rFonts w:cs="Times New Roman"/>
          <w:noProof/>
        </w:rPr>
        <w:lastRenderedPageBreak/>
        <w:t>样本来自</w:t>
      </w:r>
      <w:r>
        <w:rPr>
          <w:rFonts w:cs="Times New Roman"/>
          <w:noProof/>
        </w:rPr>
        <w:t>2026</w:t>
      </w:r>
      <w:r>
        <w:rPr>
          <w:rFonts w:cs="Times New Roman"/>
          <w:noProof/>
        </w:rPr>
        <w:t>年春的关键词回溯检索，较早年份召回不全，清洗后以微博为主（</w:t>
      </w:r>
      <w:r>
        <w:rPr>
          <w:rFonts w:cs="Times New Roman"/>
          <w:noProof/>
        </w:rPr>
        <w:t>84.6%</w:t>
      </w:r>
      <w:r>
        <w:rPr>
          <w:rFonts w:cs="Times New Roman"/>
          <w:noProof/>
        </w:rPr>
        <w:t>），其余平台量小，做不成平台比较，更不能外推到线下就诊人群。评论含围观和套话，相关评论占清洗后</w:t>
      </w:r>
      <w:r>
        <w:rPr>
          <w:rFonts w:cs="Times New Roman"/>
          <w:noProof/>
        </w:rPr>
        <w:t>36.4%</w:t>
      </w:r>
      <w:r>
        <w:rPr>
          <w:rFonts w:cs="Times New Roman"/>
          <w:noProof/>
        </w:rPr>
        <w:t>。分析单位是词簇，五种模式没有评论占比。四个维度事先给定，隐私、费用等弱轴不会自动出现。没有人口学、没有追踪、也没有因果。社媒给出的是话语结构，不是接受行为，更不是就医选择。后续若把簇上的模式映射回评论级比例，或在调查中检验便利叙事是否抬高能力高估，可以把话语结构接到可度量的管理后果上。</w:t>
      </w:r>
    </w:p>
    <w:p w14:paraId="57895EA9" w14:textId="77777777" w:rsidR="008D53F2" w:rsidRDefault="008D53F2">
      <w:pPr>
        <w:spacing w:before="240" w:after="120" w:line="360" w:lineRule="auto"/>
        <w:rPr>
          <w:rFonts w:eastAsia="黑体" w:cs="Times New Roman"/>
          <w:b/>
          <w:sz w:val="28"/>
        </w:rPr>
      </w:pPr>
    </w:p>
    <w:p w14:paraId="432DD46B" w14:textId="69A41A14" w:rsidR="001E30B5" w:rsidRDefault="00000000">
      <w:pPr>
        <w:spacing w:before="240" w:after="120" w:line="360" w:lineRule="auto"/>
      </w:pPr>
      <w:r>
        <w:rPr>
          <w:rFonts w:eastAsia="黑体" w:cs="Times New Roman"/>
          <w:b/>
          <w:sz w:val="28"/>
        </w:rPr>
        <w:t>参考文献</w:t>
      </w:r>
    </w:p>
    <w:p w14:paraId="503AF578" w14:textId="77777777" w:rsidR="001E30B5" w:rsidRDefault="00000000">
      <w:pPr>
        <w:spacing w:after="60" w:line="360" w:lineRule="auto"/>
        <w:ind w:left="420" w:hanging="420"/>
        <w:jc w:val="both"/>
      </w:pPr>
      <w:r>
        <w:rPr>
          <w:rFonts w:cs="Times New Roman"/>
          <w:noProof/>
          <w:sz w:val="18"/>
        </w:rPr>
        <w:t>[1]</w:t>
      </w:r>
      <w:r>
        <w:rPr>
          <w:rFonts w:cs="Times New Roman"/>
          <w:noProof/>
          <w:sz w:val="18"/>
        </w:rPr>
        <w:t xml:space="preserve">　</w:t>
      </w:r>
      <w:r>
        <w:rPr>
          <w:rFonts w:cs="Times New Roman"/>
          <w:noProof/>
          <w:sz w:val="18"/>
        </w:rPr>
        <w:t>Liu Y, Wang Z, Peng B. Understanding the impact of AI doctors’ information quality on patients’ intentions to adopt AI for independent diagnosis: Scenario-based experimental study[J]. Journal of Medical Internet Research, 2025, 27: e62885.</w:t>
      </w:r>
    </w:p>
    <w:p w14:paraId="00E7EC51" w14:textId="77777777" w:rsidR="001E30B5" w:rsidRDefault="00000000">
      <w:pPr>
        <w:spacing w:after="60" w:line="360" w:lineRule="auto"/>
        <w:ind w:left="420" w:hanging="420"/>
        <w:jc w:val="both"/>
      </w:pPr>
      <w:r>
        <w:rPr>
          <w:rFonts w:cs="Times New Roman"/>
          <w:noProof/>
          <w:sz w:val="18"/>
        </w:rPr>
        <w:t>[2]</w:t>
      </w:r>
      <w:r>
        <w:rPr>
          <w:rFonts w:cs="Times New Roman"/>
          <w:noProof/>
          <w:sz w:val="18"/>
        </w:rPr>
        <w:t xml:space="preserve">　</w:t>
      </w:r>
      <w:r>
        <w:rPr>
          <w:rFonts w:cs="Times New Roman"/>
          <w:noProof/>
          <w:sz w:val="18"/>
        </w:rPr>
        <w:t>Bracic A, Spector-Bagdady K, Towle S, et al. Factors for patient trust and acceptance of medical artificial intelligence[J]. JAMA Network Open, 2026. DOI: 10.1001/jamanetworkopen.2026.0815.</w:t>
      </w:r>
    </w:p>
    <w:p w14:paraId="5C618C3B" w14:textId="77777777" w:rsidR="001E30B5" w:rsidRDefault="00000000">
      <w:pPr>
        <w:spacing w:after="60" w:line="360" w:lineRule="auto"/>
        <w:ind w:left="420" w:hanging="420"/>
        <w:jc w:val="both"/>
      </w:pPr>
      <w:r>
        <w:rPr>
          <w:rFonts w:cs="Times New Roman"/>
          <w:noProof/>
          <w:sz w:val="18"/>
        </w:rPr>
        <w:t>[3]</w:t>
      </w:r>
      <w:r>
        <w:rPr>
          <w:rFonts w:cs="Times New Roman"/>
          <w:noProof/>
          <w:sz w:val="18"/>
        </w:rPr>
        <w:t xml:space="preserve">　</w:t>
      </w:r>
      <w:r>
        <w:rPr>
          <w:rFonts w:cs="Times New Roman"/>
          <w:noProof/>
          <w:sz w:val="18"/>
        </w:rPr>
        <w:t>Kirchberger M C. Public perceptions of AI in medicine and implications for future medical education: Cross-sectional survey[J]. JMIR Formative Research, 2026, 10: e89123.</w:t>
      </w:r>
    </w:p>
    <w:p w14:paraId="254DA51A" w14:textId="77777777" w:rsidR="001E30B5" w:rsidRDefault="00000000">
      <w:pPr>
        <w:spacing w:after="60" w:line="360" w:lineRule="auto"/>
        <w:ind w:left="420" w:hanging="420"/>
        <w:jc w:val="both"/>
      </w:pPr>
      <w:r>
        <w:rPr>
          <w:rFonts w:cs="Times New Roman"/>
          <w:noProof/>
          <w:sz w:val="18"/>
        </w:rPr>
        <w:t>[4]</w:t>
      </w:r>
      <w:r>
        <w:rPr>
          <w:rFonts w:cs="Times New Roman"/>
          <w:noProof/>
          <w:sz w:val="18"/>
        </w:rPr>
        <w:t xml:space="preserve">　</w:t>
      </w:r>
      <w:r>
        <w:rPr>
          <w:rFonts w:cs="Times New Roman"/>
          <w:noProof/>
          <w:sz w:val="18"/>
        </w:rPr>
        <w:t>Gao S, He L, Chen Y, et al. Public perception of artificial intelligence in medical care: Content analysis of social media[J]. Journal of Medical Internet Research, 2020, 22(7): e16649.</w:t>
      </w:r>
    </w:p>
    <w:p w14:paraId="2EC3AA71" w14:textId="77777777" w:rsidR="001E30B5" w:rsidRDefault="00000000">
      <w:pPr>
        <w:spacing w:after="60" w:line="360" w:lineRule="auto"/>
        <w:ind w:left="420" w:hanging="420"/>
        <w:jc w:val="both"/>
      </w:pPr>
      <w:r>
        <w:rPr>
          <w:rFonts w:cs="Times New Roman"/>
          <w:noProof/>
          <w:sz w:val="18"/>
        </w:rPr>
        <w:t>[5]</w:t>
      </w:r>
      <w:r>
        <w:rPr>
          <w:rFonts w:cs="Times New Roman"/>
          <w:noProof/>
          <w:sz w:val="18"/>
        </w:rPr>
        <w:t xml:space="preserve">　</w:t>
      </w:r>
      <w:r>
        <w:rPr>
          <w:rFonts w:cs="Times New Roman"/>
          <w:noProof/>
          <w:sz w:val="18"/>
        </w:rPr>
        <w:t>Jiang T, Wei N, Yan Q, et al. How public discourse on medical AI shapes governance expectations: A Weibo-based mixed-methods study from China[J]. Frontiers in Public Health, 2025, 13: 1693397.</w:t>
      </w:r>
    </w:p>
    <w:p w14:paraId="236E7C48" w14:textId="77777777" w:rsidR="001E30B5" w:rsidRDefault="00000000">
      <w:pPr>
        <w:spacing w:after="60" w:line="360" w:lineRule="auto"/>
        <w:ind w:left="420" w:hanging="420"/>
        <w:jc w:val="both"/>
      </w:pPr>
      <w:r>
        <w:rPr>
          <w:rFonts w:cs="Times New Roman"/>
          <w:noProof/>
          <w:sz w:val="18"/>
        </w:rPr>
        <w:t>[6]</w:t>
      </w:r>
      <w:r>
        <w:rPr>
          <w:rFonts w:cs="Times New Roman"/>
          <w:noProof/>
          <w:sz w:val="18"/>
        </w:rPr>
        <w:t xml:space="preserve">　张紫琼</w:t>
      </w:r>
      <w:r>
        <w:rPr>
          <w:rFonts w:cs="Times New Roman"/>
          <w:noProof/>
          <w:sz w:val="18"/>
        </w:rPr>
        <w:t xml:space="preserve">, </w:t>
      </w:r>
      <w:r>
        <w:rPr>
          <w:rFonts w:cs="Times New Roman"/>
          <w:noProof/>
          <w:sz w:val="18"/>
        </w:rPr>
        <w:t>叶强</w:t>
      </w:r>
      <w:r>
        <w:rPr>
          <w:rFonts w:cs="Times New Roman"/>
          <w:noProof/>
          <w:sz w:val="18"/>
        </w:rPr>
        <w:t xml:space="preserve">, </w:t>
      </w:r>
      <w:r>
        <w:rPr>
          <w:rFonts w:cs="Times New Roman"/>
          <w:noProof/>
          <w:sz w:val="18"/>
        </w:rPr>
        <w:t>李一军</w:t>
      </w:r>
      <w:r>
        <w:rPr>
          <w:rFonts w:cs="Times New Roman"/>
          <w:noProof/>
          <w:sz w:val="18"/>
        </w:rPr>
        <w:t xml:space="preserve">. </w:t>
      </w:r>
      <w:r>
        <w:rPr>
          <w:rFonts w:cs="Times New Roman"/>
          <w:noProof/>
          <w:sz w:val="18"/>
        </w:rPr>
        <w:t>互联网商品评论情感分析研究综述</w:t>
      </w:r>
      <w:r>
        <w:rPr>
          <w:rFonts w:cs="Times New Roman"/>
          <w:noProof/>
          <w:sz w:val="18"/>
        </w:rPr>
        <w:t xml:space="preserve">[J]. </w:t>
      </w:r>
      <w:r>
        <w:rPr>
          <w:rFonts w:cs="Times New Roman"/>
          <w:noProof/>
          <w:sz w:val="18"/>
        </w:rPr>
        <w:t>管理科学学报</w:t>
      </w:r>
      <w:r>
        <w:rPr>
          <w:rFonts w:cs="Times New Roman"/>
          <w:noProof/>
          <w:sz w:val="18"/>
        </w:rPr>
        <w:t>, 2010, 13(6): 84-96.</w:t>
      </w:r>
      <w:r>
        <w:rPr>
          <w:rFonts w:cs="Times New Roman"/>
          <w:noProof/>
          <w:sz w:val="18"/>
        </w:rPr>
        <w:br/>
        <w:t>Zhang Ziqiong, Ye Qiang, Li Yijun. Literature review on sentiment analysis of internet product reviews[J]. Journal of Management Sciences in China, 2010, 13(6): 84-96. (in Chinese).</w:t>
      </w:r>
    </w:p>
    <w:p w14:paraId="60A297B8" w14:textId="77777777" w:rsidR="001E30B5" w:rsidRDefault="00000000">
      <w:pPr>
        <w:spacing w:after="60" w:line="360" w:lineRule="auto"/>
        <w:ind w:left="420" w:hanging="420"/>
        <w:jc w:val="both"/>
      </w:pPr>
      <w:r>
        <w:rPr>
          <w:rFonts w:cs="Times New Roman"/>
          <w:noProof/>
          <w:sz w:val="18"/>
        </w:rPr>
        <w:t>[7]</w:t>
      </w:r>
      <w:r>
        <w:rPr>
          <w:rFonts w:cs="Times New Roman"/>
          <w:noProof/>
          <w:sz w:val="18"/>
        </w:rPr>
        <w:t xml:space="preserve">　郝媛媛</w:t>
      </w:r>
      <w:r>
        <w:rPr>
          <w:rFonts w:cs="Times New Roman"/>
          <w:noProof/>
          <w:sz w:val="18"/>
        </w:rPr>
        <w:t xml:space="preserve">, </w:t>
      </w:r>
      <w:r>
        <w:rPr>
          <w:rFonts w:cs="Times New Roman"/>
          <w:noProof/>
          <w:sz w:val="18"/>
        </w:rPr>
        <w:t>叶强</w:t>
      </w:r>
      <w:r>
        <w:rPr>
          <w:rFonts w:cs="Times New Roman"/>
          <w:noProof/>
          <w:sz w:val="18"/>
        </w:rPr>
        <w:t xml:space="preserve">, </w:t>
      </w:r>
      <w:r>
        <w:rPr>
          <w:rFonts w:cs="Times New Roman"/>
          <w:noProof/>
          <w:sz w:val="18"/>
        </w:rPr>
        <w:t>李一军</w:t>
      </w:r>
      <w:r>
        <w:rPr>
          <w:rFonts w:cs="Times New Roman"/>
          <w:noProof/>
          <w:sz w:val="18"/>
        </w:rPr>
        <w:t xml:space="preserve">. </w:t>
      </w:r>
      <w:r>
        <w:rPr>
          <w:rFonts w:cs="Times New Roman"/>
          <w:noProof/>
          <w:sz w:val="18"/>
        </w:rPr>
        <w:t>基于影评数据的在线评论有用性影响因素研究</w:t>
      </w:r>
      <w:r>
        <w:rPr>
          <w:rFonts w:cs="Times New Roman"/>
          <w:noProof/>
          <w:sz w:val="18"/>
        </w:rPr>
        <w:t xml:space="preserve">[J]. </w:t>
      </w:r>
      <w:r>
        <w:rPr>
          <w:rFonts w:cs="Times New Roman"/>
          <w:noProof/>
          <w:sz w:val="18"/>
        </w:rPr>
        <w:t>管理科学学报</w:t>
      </w:r>
      <w:r>
        <w:rPr>
          <w:rFonts w:cs="Times New Roman"/>
          <w:noProof/>
          <w:sz w:val="18"/>
        </w:rPr>
        <w:t>, 2010, 13(8): 78-88, 96.</w:t>
      </w:r>
      <w:r>
        <w:rPr>
          <w:rFonts w:cs="Times New Roman"/>
          <w:noProof/>
          <w:sz w:val="18"/>
        </w:rPr>
        <w:br/>
        <w:t>Hao Yuanyuan, Ye Qiang, Li Yijun. Research on online impact factors of customer reviews usefulness based on movie reviews data[J]. Journal of Management Sciences in China, 2010, 13(8): 78-88, 96. (in Chinese).</w:t>
      </w:r>
    </w:p>
    <w:p w14:paraId="58A34535" w14:textId="77777777" w:rsidR="001E30B5" w:rsidRDefault="00000000">
      <w:pPr>
        <w:spacing w:after="60" w:line="360" w:lineRule="auto"/>
        <w:ind w:left="420" w:hanging="420"/>
        <w:jc w:val="both"/>
      </w:pPr>
      <w:r>
        <w:rPr>
          <w:rFonts w:cs="Times New Roman"/>
          <w:noProof/>
          <w:sz w:val="18"/>
        </w:rPr>
        <w:t>[8]</w:t>
      </w:r>
      <w:r>
        <w:rPr>
          <w:rFonts w:cs="Times New Roman"/>
          <w:noProof/>
          <w:sz w:val="18"/>
        </w:rPr>
        <w:t xml:space="preserve">　闫欣</w:t>
      </w:r>
      <w:r>
        <w:rPr>
          <w:rFonts w:cs="Times New Roman"/>
          <w:noProof/>
          <w:sz w:val="18"/>
        </w:rPr>
        <w:t xml:space="preserve">, </w:t>
      </w:r>
      <w:r>
        <w:rPr>
          <w:rFonts w:cs="Times New Roman"/>
          <w:noProof/>
          <w:sz w:val="18"/>
        </w:rPr>
        <w:t>卞亦文</w:t>
      </w:r>
      <w:r>
        <w:rPr>
          <w:rFonts w:cs="Times New Roman"/>
          <w:noProof/>
          <w:sz w:val="18"/>
        </w:rPr>
        <w:t xml:space="preserve">, </w:t>
      </w:r>
      <w:r>
        <w:rPr>
          <w:rFonts w:cs="Times New Roman"/>
          <w:noProof/>
          <w:sz w:val="18"/>
        </w:rPr>
        <w:t>韩小花</w:t>
      </w:r>
      <w:r>
        <w:rPr>
          <w:rFonts w:cs="Times New Roman"/>
          <w:noProof/>
          <w:sz w:val="18"/>
        </w:rPr>
        <w:t xml:space="preserve">. </w:t>
      </w:r>
      <w:r>
        <w:rPr>
          <w:rFonts w:cs="Times New Roman"/>
          <w:noProof/>
          <w:sz w:val="18"/>
        </w:rPr>
        <w:t>考虑在线评论和自选择偏差的产品线策略研究</w:t>
      </w:r>
      <w:r>
        <w:rPr>
          <w:rFonts w:cs="Times New Roman"/>
          <w:noProof/>
          <w:sz w:val="18"/>
        </w:rPr>
        <w:t xml:space="preserve">[J]. </w:t>
      </w:r>
      <w:r>
        <w:rPr>
          <w:rFonts w:cs="Times New Roman"/>
          <w:noProof/>
          <w:sz w:val="18"/>
        </w:rPr>
        <w:t>管理科学学报</w:t>
      </w:r>
      <w:r>
        <w:rPr>
          <w:rFonts w:cs="Times New Roman"/>
          <w:noProof/>
          <w:sz w:val="18"/>
        </w:rPr>
        <w:t>, 2026(7): 94-108.</w:t>
      </w:r>
      <w:r>
        <w:rPr>
          <w:rFonts w:cs="Times New Roman"/>
          <w:noProof/>
          <w:sz w:val="18"/>
        </w:rPr>
        <w:br/>
        <w:t>Yan Xin, Bian Yiwen, Han Xiaohua. Product line strategy considering online reviews and self-selection bias[J]. Journal of Management Sciences in China, 2026(7): 94-108. (in Chinese).</w:t>
      </w:r>
    </w:p>
    <w:p w14:paraId="0AA2FA84" w14:textId="77777777" w:rsidR="001E30B5" w:rsidRDefault="00000000">
      <w:pPr>
        <w:spacing w:after="60" w:line="360" w:lineRule="auto"/>
        <w:ind w:left="420" w:hanging="420"/>
        <w:jc w:val="both"/>
      </w:pPr>
      <w:r>
        <w:rPr>
          <w:rFonts w:cs="Times New Roman"/>
          <w:noProof/>
          <w:sz w:val="18"/>
        </w:rPr>
        <w:t>[9]</w:t>
      </w:r>
      <w:r>
        <w:rPr>
          <w:rFonts w:cs="Times New Roman"/>
          <w:noProof/>
          <w:sz w:val="18"/>
        </w:rPr>
        <w:t xml:space="preserve">　</w:t>
      </w:r>
      <w:r>
        <w:rPr>
          <w:rFonts w:cs="Times New Roman"/>
          <w:noProof/>
          <w:sz w:val="18"/>
        </w:rPr>
        <w:t>Lian Y, Tang H, Xiang M, et al. Public attitudes and sentiments toward ChatGPT in China: A text mining analysis based on social media[J]. Technology in Society, 2024, 76: 102442.</w:t>
      </w:r>
    </w:p>
    <w:p w14:paraId="297161E3" w14:textId="77777777" w:rsidR="001E30B5" w:rsidRDefault="00000000">
      <w:pPr>
        <w:spacing w:after="60" w:line="360" w:lineRule="auto"/>
        <w:ind w:left="420" w:hanging="420"/>
        <w:jc w:val="both"/>
      </w:pPr>
      <w:r>
        <w:rPr>
          <w:rFonts w:cs="Times New Roman"/>
          <w:noProof/>
          <w:sz w:val="18"/>
        </w:rPr>
        <w:t>[10]</w:t>
      </w:r>
      <w:r>
        <w:rPr>
          <w:rFonts w:cs="Times New Roman"/>
          <w:noProof/>
          <w:sz w:val="18"/>
        </w:rPr>
        <w:t xml:space="preserve">　</w:t>
      </w:r>
      <w:r>
        <w:rPr>
          <w:rFonts w:cs="Times New Roman"/>
          <w:noProof/>
          <w:sz w:val="18"/>
        </w:rPr>
        <w:t>Guo W, Chen Y. Investigating whether AI will replace human physicians and understanding the interplay of the source of consultation, health-related stigma, and explanations of diagnoses on patients’ evaluations of medical consultations: Randomized factorial experiment[J]. Journal of Medical Internet Research, 2025, 27: e66760.</w:t>
      </w:r>
    </w:p>
    <w:p w14:paraId="7DC50353" w14:textId="77777777" w:rsidR="001E30B5" w:rsidRDefault="00000000">
      <w:pPr>
        <w:spacing w:after="60" w:line="360" w:lineRule="auto"/>
        <w:ind w:left="420" w:hanging="420"/>
        <w:jc w:val="both"/>
      </w:pPr>
      <w:r>
        <w:rPr>
          <w:rFonts w:cs="Times New Roman"/>
          <w:noProof/>
          <w:sz w:val="18"/>
        </w:rPr>
        <w:t>[11]</w:t>
      </w:r>
      <w:r>
        <w:rPr>
          <w:rFonts w:cs="Times New Roman"/>
          <w:noProof/>
          <w:sz w:val="18"/>
        </w:rPr>
        <w:t xml:space="preserve">　</w:t>
      </w:r>
      <w:r>
        <w:rPr>
          <w:rFonts w:cs="Times New Roman"/>
          <w:noProof/>
          <w:sz w:val="18"/>
        </w:rPr>
        <w:t>Choi J, Kim Y J, Lyu P, et al. Public reactions to hospitals after adverse events involving AI[J]. npj Digital Public Health, 2026, 1: 17.</w:t>
      </w:r>
    </w:p>
    <w:p w14:paraId="0A1D7A65" w14:textId="77777777" w:rsidR="001E30B5" w:rsidRDefault="00000000">
      <w:pPr>
        <w:spacing w:after="60" w:line="360" w:lineRule="auto"/>
        <w:ind w:left="420" w:hanging="420"/>
        <w:jc w:val="both"/>
      </w:pPr>
      <w:r>
        <w:rPr>
          <w:rFonts w:cs="Times New Roman"/>
          <w:noProof/>
          <w:sz w:val="18"/>
        </w:rPr>
        <w:t>[12]</w:t>
      </w:r>
      <w:r>
        <w:rPr>
          <w:rFonts w:cs="Times New Roman"/>
          <w:noProof/>
          <w:sz w:val="18"/>
        </w:rPr>
        <w:t xml:space="preserve">　</w:t>
      </w:r>
      <w:r>
        <w:rPr>
          <w:rFonts w:cs="Times New Roman"/>
          <w:noProof/>
          <w:sz w:val="18"/>
        </w:rPr>
        <w:t>Hsieh H F, Shannon S E. Three approaches to qualitative content analysis[J]. Qualitative Health Research, 2005, 15(9): 1277-1288.</w:t>
      </w:r>
    </w:p>
    <w:p w14:paraId="27ED3641" w14:textId="77777777" w:rsidR="001E30B5" w:rsidRDefault="00000000">
      <w:pPr>
        <w:spacing w:after="60" w:line="360" w:lineRule="auto"/>
        <w:ind w:left="420" w:hanging="420"/>
        <w:jc w:val="both"/>
      </w:pPr>
      <w:r>
        <w:rPr>
          <w:rFonts w:cs="Times New Roman"/>
          <w:noProof/>
          <w:sz w:val="18"/>
        </w:rPr>
        <w:lastRenderedPageBreak/>
        <w:t>[13]</w:t>
      </w:r>
      <w:r>
        <w:rPr>
          <w:rFonts w:cs="Times New Roman"/>
          <w:noProof/>
          <w:sz w:val="18"/>
        </w:rPr>
        <w:t xml:space="preserve">　</w:t>
      </w:r>
      <w:r>
        <w:rPr>
          <w:rFonts w:cs="Times New Roman"/>
          <w:noProof/>
          <w:sz w:val="18"/>
        </w:rPr>
        <w:t>Parasuraman R, Riley V. Humans and automation: Use, misuse, disuse, abuse[J]. Human Factors, 1997, 39(2): 230-253.</w:t>
      </w:r>
    </w:p>
    <w:p w14:paraId="524732FB" w14:textId="77777777" w:rsidR="001E30B5" w:rsidRDefault="00000000">
      <w:pPr>
        <w:spacing w:after="60" w:line="360" w:lineRule="auto"/>
        <w:ind w:left="420" w:hanging="420"/>
        <w:jc w:val="both"/>
      </w:pPr>
      <w:r>
        <w:rPr>
          <w:rFonts w:cs="Times New Roman"/>
          <w:noProof/>
          <w:sz w:val="18"/>
        </w:rPr>
        <w:t>[14]</w:t>
      </w:r>
      <w:r>
        <w:rPr>
          <w:rFonts w:cs="Times New Roman"/>
          <w:noProof/>
          <w:sz w:val="18"/>
        </w:rPr>
        <w:t xml:space="preserve">　</w:t>
      </w:r>
      <w:r>
        <w:rPr>
          <w:rFonts w:cs="Times New Roman"/>
          <w:noProof/>
          <w:sz w:val="18"/>
        </w:rPr>
        <w:t>Lee J D, See K A. Trust in automation: Designing for appropriate reliance[J]. Human Factors, 2004, 46(1): 50-80.</w:t>
      </w:r>
    </w:p>
    <w:p w14:paraId="107B9915" w14:textId="77777777" w:rsidR="001E30B5" w:rsidRDefault="00000000">
      <w:pPr>
        <w:spacing w:after="60" w:line="360" w:lineRule="auto"/>
        <w:ind w:left="420" w:hanging="420"/>
        <w:jc w:val="both"/>
      </w:pPr>
      <w:r>
        <w:rPr>
          <w:rFonts w:cs="Times New Roman"/>
          <w:noProof/>
          <w:sz w:val="18"/>
        </w:rPr>
        <w:t>[15]</w:t>
      </w:r>
      <w:r>
        <w:rPr>
          <w:rFonts w:cs="Times New Roman"/>
          <w:noProof/>
          <w:sz w:val="18"/>
        </w:rPr>
        <w:t xml:space="preserve">　</w:t>
      </w:r>
      <w:r>
        <w:rPr>
          <w:rFonts w:cs="Times New Roman"/>
          <w:noProof/>
          <w:sz w:val="18"/>
        </w:rPr>
        <w:t>Parasuraman R, Sheridan T B, Wickens C D. A model for types and levels of human interaction with automation[J]. IEEE Transactions on Systems, Man, and Cybernetics - Part A, 2000, 30(3): 286-297.</w:t>
      </w:r>
    </w:p>
    <w:p w14:paraId="70AC828F" w14:textId="77777777" w:rsidR="001E30B5" w:rsidRDefault="00000000">
      <w:pPr>
        <w:spacing w:after="60" w:line="360" w:lineRule="auto"/>
        <w:ind w:left="420" w:hanging="420"/>
        <w:jc w:val="both"/>
      </w:pPr>
      <w:r>
        <w:rPr>
          <w:rFonts w:cs="Times New Roman"/>
          <w:noProof/>
          <w:sz w:val="18"/>
        </w:rPr>
        <w:t>[16]</w:t>
      </w:r>
      <w:r>
        <w:rPr>
          <w:rFonts w:cs="Times New Roman"/>
          <w:noProof/>
          <w:sz w:val="18"/>
        </w:rPr>
        <w:t xml:space="preserve">　</w:t>
      </w:r>
      <w:r>
        <w:rPr>
          <w:rFonts w:cs="Times New Roman"/>
          <w:noProof/>
          <w:sz w:val="18"/>
        </w:rPr>
        <w:t>Slovic P. Perception of risk[J]. Science, 1987, 236(4799): 280-285.</w:t>
      </w:r>
    </w:p>
    <w:p w14:paraId="2519902D" w14:textId="77777777" w:rsidR="001E30B5" w:rsidRDefault="00000000">
      <w:pPr>
        <w:spacing w:after="60" w:line="360" w:lineRule="auto"/>
        <w:ind w:left="420" w:hanging="420"/>
        <w:jc w:val="both"/>
      </w:pPr>
      <w:r>
        <w:rPr>
          <w:rFonts w:cs="Times New Roman"/>
          <w:noProof/>
          <w:sz w:val="18"/>
        </w:rPr>
        <w:t>[17]</w:t>
      </w:r>
      <w:r>
        <w:rPr>
          <w:rFonts w:cs="Times New Roman"/>
          <w:noProof/>
          <w:sz w:val="18"/>
        </w:rPr>
        <w:t xml:space="preserve">　</w:t>
      </w:r>
      <w:r>
        <w:rPr>
          <w:rFonts w:cs="Times New Roman"/>
          <w:noProof/>
          <w:sz w:val="18"/>
        </w:rPr>
        <w:t>Horych T, Mandl C, Ruas T, et al. The promises and pitfalls of LLM annotations in dataset labeling: A case study on media bias detection[C]//Findings of the Association for Computational Linguistics: NAACL 2025. 2025: 1370-1386.</w:t>
      </w:r>
    </w:p>
    <w:p w14:paraId="60BCDB4C" w14:textId="77777777" w:rsidR="001E30B5" w:rsidRDefault="00000000">
      <w:pPr>
        <w:spacing w:after="60" w:line="360" w:lineRule="auto"/>
        <w:ind w:left="420" w:hanging="420"/>
        <w:jc w:val="both"/>
      </w:pPr>
      <w:r>
        <w:rPr>
          <w:rFonts w:cs="Times New Roman"/>
          <w:noProof/>
          <w:sz w:val="18"/>
        </w:rPr>
        <w:t>[18]</w:t>
      </w:r>
      <w:r>
        <w:rPr>
          <w:rFonts w:cs="Times New Roman"/>
          <w:noProof/>
          <w:sz w:val="18"/>
        </w:rPr>
        <w:t xml:space="preserve">　</w:t>
      </w:r>
      <w:r>
        <w:rPr>
          <w:rFonts w:cs="Times New Roman"/>
          <w:noProof/>
          <w:sz w:val="18"/>
        </w:rPr>
        <w:t>Xia M, Wang H, Li Y, et al. Prompt candidates, then distill: A teacher-student framework for LLM-driven data annotation[C]//Proceedings of the 63rd Annual Meeting of the Association for Computational Linguistics (Volume 1: Long Papers). 2025: 2750-2770.</w:t>
      </w:r>
    </w:p>
    <w:p w14:paraId="4835E15A" w14:textId="77777777" w:rsidR="001E30B5" w:rsidRDefault="00000000">
      <w:pPr>
        <w:spacing w:after="60" w:line="360" w:lineRule="auto"/>
        <w:ind w:left="420" w:hanging="420"/>
        <w:jc w:val="both"/>
      </w:pPr>
      <w:r>
        <w:rPr>
          <w:rFonts w:cs="Times New Roman"/>
          <w:noProof/>
          <w:sz w:val="18"/>
        </w:rPr>
        <w:t>[19]</w:t>
      </w:r>
      <w:r>
        <w:rPr>
          <w:rFonts w:cs="Times New Roman"/>
          <w:noProof/>
          <w:sz w:val="18"/>
        </w:rPr>
        <w:t xml:space="preserve">　</w:t>
      </w:r>
      <w:r>
        <w:rPr>
          <w:rFonts w:cs="Times New Roman"/>
          <w:noProof/>
          <w:sz w:val="18"/>
        </w:rPr>
        <w:t>Ye L, Shah A, Zhang C, et al. Calibrating pre-trained language classifiers on LLM-generated noisy labels via iterative refinement[C]//Proceedings of the 31st ACM SIGKDD Conference on Knowledge Discovery and Data Mining. 2025.</w:t>
      </w:r>
    </w:p>
    <w:p w14:paraId="5613255E" w14:textId="77777777" w:rsidR="001E30B5" w:rsidRDefault="00000000">
      <w:pPr>
        <w:spacing w:after="60" w:line="360" w:lineRule="auto"/>
        <w:ind w:left="420" w:hanging="420"/>
        <w:jc w:val="both"/>
      </w:pPr>
      <w:r>
        <w:rPr>
          <w:rFonts w:cs="Times New Roman"/>
          <w:noProof/>
          <w:sz w:val="18"/>
        </w:rPr>
        <w:t>[20]</w:t>
      </w:r>
      <w:r>
        <w:rPr>
          <w:rFonts w:cs="Times New Roman"/>
          <w:noProof/>
          <w:sz w:val="18"/>
        </w:rPr>
        <w:t xml:space="preserve">　</w:t>
      </w:r>
      <w:r>
        <w:rPr>
          <w:rFonts w:cs="Times New Roman"/>
          <w:noProof/>
          <w:sz w:val="18"/>
        </w:rPr>
        <w:t>Cui Y, Che W, Liu T, et al. Revisiting pre-trained models for Chinese natural language processing[C]//Findings of the Association for Computational Linguistics: EMNLP 2020. 2020: 657-668.</w:t>
      </w:r>
    </w:p>
    <w:p w14:paraId="378D61AA" w14:textId="77777777" w:rsidR="001E30B5" w:rsidRDefault="00000000">
      <w:pPr>
        <w:spacing w:after="60" w:line="360" w:lineRule="auto"/>
        <w:ind w:left="420" w:hanging="420"/>
        <w:jc w:val="both"/>
      </w:pPr>
      <w:r>
        <w:rPr>
          <w:rFonts w:cs="Times New Roman"/>
          <w:noProof/>
          <w:sz w:val="18"/>
        </w:rPr>
        <w:t>[21]</w:t>
      </w:r>
      <w:r>
        <w:rPr>
          <w:rFonts w:cs="Times New Roman"/>
          <w:noProof/>
          <w:sz w:val="18"/>
        </w:rPr>
        <w:t xml:space="preserve">　</w:t>
      </w:r>
      <w:r>
        <w:rPr>
          <w:rFonts w:cs="Times New Roman"/>
          <w:noProof/>
          <w:sz w:val="18"/>
        </w:rPr>
        <w:t>Lin T Y, Goyal P, Girshick R, et al. Focal loss for dense object detection[C]//Proceedings of the IEEE International Conference on Computer Vision. 2017: 2980-2988.</w:t>
      </w:r>
    </w:p>
    <w:p w14:paraId="45E87A6B" w14:textId="77777777" w:rsidR="001E30B5" w:rsidRDefault="00000000">
      <w:pPr>
        <w:spacing w:after="60" w:line="360" w:lineRule="auto"/>
        <w:ind w:left="420" w:hanging="420"/>
        <w:jc w:val="both"/>
      </w:pPr>
      <w:r>
        <w:rPr>
          <w:rFonts w:cs="Times New Roman"/>
          <w:noProof/>
          <w:sz w:val="18"/>
        </w:rPr>
        <w:t>[22]</w:t>
      </w:r>
      <w:r>
        <w:rPr>
          <w:rFonts w:cs="Times New Roman"/>
          <w:noProof/>
          <w:sz w:val="18"/>
        </w:rPr>
        <w:t xml:space="preserve">　</w:t>
      </w:r>
      <w:r>
        <w:rPr>
          <w:rFonts w:cs="Times New Roman"/>
          <w:noProof/>
          <w:sz w:val="18"/>
        </w:rPr>
        <w:t>Callon M, Courtial J P, Turner W A, et al. From translations to problematic networks: An introduction to co-word analysis[J]. Social Science Information, 1983, 22(2): 191-235.</w:t>
      </w:r>
    </w:p>
    <w:p w14:paraId="02AD358A" w14:textId="77777777" w:rsidR="001E30B5" w:rsidRDefault="00000000">
      <w:pPr>
        <w:spacing w:after="60" w:line="360" w:lineRule="auto"/>
        <w:ind w:left="420" w:hanging="420"/>
        <w:jc w:val="both"/>
      </w:pPr>
      <w:r>
        <w:rPr>
          <w:rFonts w:cs="Times New Roman"/>
          <w:noProof/>
          <w:sz w:val="18"/>
        </w:rPr>
        <w:t>[23]</w:t>
      </w:r>
      <w:r>
        <w:rPr>
          <w:rFonts w:cs="Times New Roman"/>
          <w:noProof/>
          <w:sz w:val="18"/>
        </w:rPr>
        <w:t xml:space="preserve">　</w:t>
      </w:r>
      <w:r>
        <w:rPr>
          <w:rFonts w:cs="Times New Roman"/>
          <w:noProof/>
          <w:sz w:val="18"/>
        </w:rPr>
        <w:t>Danowski J A. Network analysis of message content[M]//Richards W D Jr, Barnett G A. Progress in Communication Sciences. Vol. 12. Norwood, NJ: Ablex, 1993: 197-221.</w:t>
      </w:r>
    </w:p>
    <w:p w14:paraId="49EB9A5E" w14:textId="77777777" w:rsidR="001E30B5" w:rsidRDefault="00000000">
      <w:pPr>
        <w:spacing w:after="60" w:line="360" w:lineRule="auto"/>
        <w:ind w:left="420" w:hanging="420"/>
        <w:jc w:val="both"/>
      </w:pPr>
      <w:r>
        <w:rPr>
          <w:rFonts w:cs="Times New Roman"/>
          <w:noProof/>
          <w:sz w:val="18"/>
        </w:rPr>
        <w:t>[24]</w:t>
      </w:r>
      <w:r>
        <w:rPr>
          <w:rFonts w:cs="Times New Roman"/>
          <w:noProof/>
          <w:sz w:val="18"/>
        </w:rPr>
        <w:t xml:space="preserve">　</w:t>
      </w:r>
      <w:r>
        <w:rPr>
          <w:rFonts w:cs="Times New Roman"/>
          <w:noProof/>
          <w:sz w:val="18"/>
        </w:rPr>
        <w:t>Salton G, Buckley C. Term-weighting approaches in automatic text retrieval[J]. Information Processing &amp; Management, 1988, 24(5): 513-523.</w:t>
      </w:r>
    </w:p>
    <w:p w14:paraId="6E8DDA92" w14:textId="77777777" w:rsidR="001E30B5" w:rsidRDefault="00000000">
      <w:pPr>
        <w:spacing w:after="60" w:line="360" w:lineRule="auto"/>
        <w:ind w:left="420" w:hanging="420"/>
        <w:jc w:val="both"/>
      </w:pPr>
      <w:r>
        <w:rPr>
          <w:rFonts w:cs="Times New Roman"/>
          <w:noProof/>
          <w:sz w:val="18"/>
        </w:rPr>
        <w:t>[25]</w:t>
      </w:r>
      <w:r>
        <w:rPr>
          <w:rFonts w:cs="Times New Roman"/>
          <w:noProof/>
          <w:sz w:val="18"/>
        </w:rPr>
        <w:t xml:space="preserve">　</w:t>
      </w:r>
      <w:r>
        <w:rPr>
          <w:rFonts w:cs="Times New Roman"/>
          <w:noProof/>
          <w:sz w:val="18"/>
        </w:rPr>
        <w:t>Blondel V D, Guillaume J L, Lambiotte R, et al. Fast unfolding of communities in large networks[J]. Journal of Statistical Mechanics: Theory and Experiment, 2008, 2008(10): P10008.</w:t>
      </w:r>
    </w:p>
    <w:p w14:paraId="5306FC63" w14:textId="77777777" w:rsidR="001E30B5" w:rsidRDefault="00000000">
      <w:pPr>
        <w:spacing w:after="60" w:line="360" w:lineRule="auto"/>
        <w:ind w:left="420" w:hanging="420"/>
        <w:jc w:val="both"/>
      </w:pPr>
      <w:r>
        <w:rPr>
          <w:rFonts w:cs="Times New Roman"/>
          <w:noProof/>
          <w:sz w:val="18"/>
        </w:rPr>
        <w:t>[26]</w:t>
      </w:r>
      <w:r>
        <w:rPr>
          <w:rFonts w:cs="Times New Roman"/>
          <w:noProof/>
          <w:sz w:val="18"/>
        </w:rPr>
        <w:t xml:space="preserve">　</w:t>
      </w:r>
      <w:r>
        <w:rPr>
          <w:rFonts w:cs="Times New Roman"/>
          <w:noProof/>
          <w:sz w:val="18"/>
        </w:rPr>
        <w:t>Fu X, Wang Y, Li M, et al. Community evolutional network for situation awareness using social media[J]. IEEE Access, 2020, 8: 39225-39240.</w:t>
      </w:r>
    </w:p>
    <w:p w14:paraId="4E0D4ACA" w14:textId="77777777" w:rsidR="001E30B5" w:rsidRDefault="00000000">
      <w:pPr>
        <w:spacing w:after="60" w:line="360" w:lineRule="auto"/>
        <w:ind w:left="420" w:hanging="420"/>
        <w:jc w:val="both"/>
      </w:pPr>
      <w:r>
        <w:rPr>
          <w:rFonts w:cs="Times New Roman"/>
          <w:noProof/>
          <w:sz w:val="18"/>
        </w:rPr>
        <w:t>[27]</w:t>
      </w:r>
      <w:r>
        <w:rPr>
          <w:rFonts w:cs="Times New Roman"/>
          <w:noProof/>
          <w:sz w:val="18"/>
        </w:rPr>
        <w:t xml:space="preserve">　</w:t>
      </w:r>
      <w:r>
        <w:rPr>
          <w:rFonts w:cs="Times New Roman"/>
          <w:noProof/>
          <w:sz w:val="18"/>
        </w:rPr>
        <w:t>Cohen J. A coefficient of agreement for nominal scales[J]. Educational and Psychological Measurement, 1960, 20(1): 37-46.</w:t>
      </w:r>
    </w:p>
    <w:p w14:paraId="6EFB05A4" w14:textId="77777777" w:rsidR="001E30B5" w:rsidRDefault="00000000">
      <w:pPr>
        <w:spacing w:after="60" w:line="360" w:lineRule="auto"/>
        <w:ind w:left="420" w:hanging="420"/>
        <w:jc w:val="both"/>
      </w:pPr>
      <w:r>
        <w:rPr>
          <w:rFonts w:cs="Times New Roman"/>
          <w:sz w:val="18"/>
        </w:rPr>
        <w:t>[28]</w:t>
      </w:r>
      <w:r>
        <w:rPr>
          <w:rFonts w:cs="Times New Roman"/>
          <w:sz w:val="18"/>
        </w:rPr>
        <w:t xml:space="preserve">　</w:t>
      </w:r>
      <w:r>
        <w:rPr>
          <w:rFonts w:cs="Times New Roman"/>
          <w:sz w:val="18"/>
        </w:rPr>
        <w:t>Davis F D. Perceived usefulness, perceived ease of use, and user acceptance of information technology[J]. MIS Quarterly, 1989, 13(3): 319-340.</w:t>
      </w:r>
    </w:p>
    <w:p w14:paraId="2F1451C0" w14:textId="77777777" w:rsidR="001E30B5" w:rsidRDefault="00000000">
      <w:pPr>
        <w:spacing w:after="60" w:line="360" w:lineRule="auto"/>
        <w:ind w:left="420" w:hanging="420"/>
        <w:jc w:val="both"/>
      </w:pPr>
      <w:r>
        <w:rPr>
          <w:rFonts w:cs="Times New Roman"/>
          <w:sz w:val="18"/>
        </w:rPr>
        <w:t>[29]</w:t>
      </w:r>
      <w:r>
        <w:rPr>
          <w:rFonts w:cs="Times New Roman"/>
          <w:sz w:val="18"/>
        </w:rPr>
        <w:t xml:space="preserve">　</w:t>
      </w:r>
      <w:r>
        <w:rPr>
          <w:rFonts w:cs="Times New Roman"/>
          <w:sz w:val="18"/>
        </w:rPr>
        <w:t>Davis F D, Bagozzi R P, Warshaw P R. User acceptance of computer technology: A comparison of two theoretical models[J]. Management Science, 1989, 35(8): 982-1003.</w:t>
      </w:r>
    </w:p>
    <w:p w14:paraId="3990FF41" w14:textId="77777777" w:rsidR="001E30B5" w:rsidRDefault="00000000">
      <w:pPr>
        <w:spacing w:after="60" w:line="360" w:lineRule="auto"/>
        <w:ind w:left="420" w:hanging="420"/>
        <w:jc w:val="both"/>
      </w:pPr>
      <w:r>
        <w:rPr>
          <w:rFonts w:cs="Times New Roman"/>
          <w:sz w:val="18"/>
        </w:rPr>
        <w:t>[30]</w:t>
      </w:r>
      <w:r>
        <w:rPr>
          <w:rFonts w:cs="Times New Roman"/>
          <w:sz w:val="18"/>
        </w:rPr>
        <w:t xml:space="preserve">　</w:t>
      </w:r>
      <w:r>
        <w:rPr>
          <w:rFonts w:cs="Times New Roman"/>
          <w:sz w:val="18"/>
        </w:rPr>
        <w:t>Dietvorst B J, Simmons J P, Massey C. Algorithm aversion: People erroneously avoid algorithms after seeing them err[J]. Journal of Experimental Psychology: General, 2015, 144(1): 114-126.</w:t>
      </w:r>
    </w:p>
    <w:p w14:paraId="0A9D258D" w14:textId="77777777" w:rsidR="001E30B5" w:rsidRDefault="00000000">
      <w:pPr>
        <w:spacing w:after="60" w:line="360" w:lineRule="auto"/>
        <w:ind w:left="420" w:hanging="420"/>
        <w:jc w:val="both"/>
      </w:pPr>
      <w:r>
        <w:rPr>
          <w:rFonts w:cs="Times New Roman"/>
          <w:sz w:val="18"/>
        </w:rPr>
        <w:t>[31]</w:t>
      </w:r>
      <w:r>
        <w:rPr>
          <w:rFonts w:cs="Times New Roman"/>
          <w:sz w:val="18"/>
        </w:rPr>
        <w:t xml:space="preserve">　</w:t>
      </w:r>
      <w:r>
        <w:rPr>
          <w:rFonts w:cs="Times New Roman"/>
          <w:sz w:val="18"/>
        </w:rPr>
        <w:t>Logg J M, Minson J A, Moore D A. Algorithm appreciation: People prefer algorithmic to human judgment[J]. Organizational Behavior and Human Decision Processes, 2019, 151: 90-103.</w:t>
      </w:r>
    </w:p>
    <w:p w14:paraId="49B649E5" w14:textId="77777777" w:rsidR="001E30B5" w:rsidRDefault="00000000">
      <w:pPr>
        <w:spacing w:after="60" w:line="360" w:lineRule="auto"/>
        <w:ind w:left="420" w:hanging="420"/>
        <w:jc w:val="both"/>
      </w:pPr>
      <w:r>
        <w:rPr>
          <w:rFonts w:cs="Times New Roman"/>
          <w:sz w:val="18"/>
        </w:rPr>
        <w:t>[32]</w:t>
      </w:r>
      <w:r>
        <w:rPr>
          <w:rFonts w:cs="Times New Roman"/>
          <w:sz w:val="18"/>
        </w:rPr>
        <w:t xml:space="preserve">　</w:t>
      </w:r>
      <w:r>
        <w:rPr>
          <w:rFonts w:cs="Times New Roman"/>
          <w:sz w:val="18"/>
        </w:rPr>
        <w:t>Hemmer P, Schemmer M, Kühl N, et al. Complementarity in human-AI collaboration: Concept, sources, and evidence[J]. European Journal of Information Systems, 2025, 34(6): 979-1002.</w:t>
      </w:r>
    </w:p>
    <w:p w14:paraId="713DAE74" w14:textId="77777777" w:rsidR="001E30B5" w:rsidRDefault="00000000">
      <w:pPr>
        <w:spacing w:after="60" w:line="360" w:lineRule="auto"/>
        <w:ind w:left="420" w:hanging="420"/>
        <w:jc w:val="both"/>
      </w:pPr>
      <w:r>
        <w:rPr>
          <w:rFonts w:cs="Times New Roman"/>
          <w:sz w:val="18"/>
        </w:rPr>
        <w:t>[33]</w:t>
      </w:r>
      <w:r>
        <w:rPr>
          <w:rFonts w:cs="Times New Roman"/>
          <w:sz w:val="18"/>
        </w:rPr>
        <w:t xml:space="preserve">　</w:t>
      </w:r>
      <w:r>
        <w:rPr>
          <w:rFonts w:cs="Times New Roman"/>
          <w:sz w:val="18"/>
        </w:rPr>
        <w:t>Liu P, Zhang J, Chen S, et al. Human-AI teaming in healthcare: 1 + 1 &gt; 2?[J]. npj Artificial Intelligence, 2025, 1: 47.</w:t>
      </w:r>
    </w:p>
    <w:p w14:paraId="410652BC" w14:textId="77777777" w:rsidR="00BB7C8D" w:rsidRDefault="00BB7C8D">
      <w:pPr>
        <w:spacing w:before="360" w:after="120" w:line="360" w:lineRule="auto"/>
        <w:jc w:val="center"/>
        <w:rPr>
          <w:rFonts w:eastAsiaTheme="minorEastAsia" w:cs="Times New Roman"/>
          <w:b/>
          <w:noProof/>
          <w:sz w:val="24"/>
        </w:rPr>
      </w:pPr>
    </w:p>
    <w:p w14:paraId="746F36A1" w14:textId="77777777" w:rsidR="00BB7C8D" w:rsidRDefault="00BB7C8D">
      <w:pPr>
        <w:spacing w:before="360" w:after="120" w:line="360" w:lineRule="auto"/>
        <w:jc w:val="center"/>
        <w:rPr>
          <w:rFonts w:eastAsiaTheme="minorEastAsia" w:cs="Times New Roman"/>
          <w:b/>
          <w:noProof/>
          <w:sz w:val="24"/>
        </w:rPr>
      </w:pPr>
    </w:p>
    <w:p w14:paraId="477FC17C" w14:textId="77777777" w:rsidR="00BB7C8D" w:rsidRDefault="00BB7C8D">
      <w:pPr>
        <w:spacing w:before="360" w:after="120" w:line="360" w:lineRule="auto"/>
        <w:jc w:val="center"/>
        <w:rPr>
          <w:rFonts w:eastAsiaTheme="minorEastAsia" w:cs="Times New Roman"/>
          <w:b/>
          <w:noProof/>
          <w:sz w:val="24"/>
        </w:rPr>
      </w:pPr>
    </w:p>
    <w:p w14:paraId="1171CF65" w14:textId="77777777" w:rsidR="00BB7C8D" w:rsidRDefault="00BB7C8D">
      <w:pPr>
        <w:spacing w:before="360" w:after="120" w:line="360" w:lineRule="auto"/>
        <w:jc w:val="center"/>
        <w:rPr>
          <w:rFonts w:eastAsiaTheme="minorEastAsia" w:cs="Times New Roman"/>
          <w:b/>
          <w:noProof/>
          <w:sz w:val="24"/>
        </w:rPr>
      </w:pPr>
    </w:p>
    <w:p w14:paraId="665A974B" w14:textId="0B2E7CAE" w:rsidR="001E30B5" w:rsidRDefault="00000000">
      <w:pPr>
        <w:spacing w:before="360" w:after="120" w:line="360" w:lineRule="auto"/>
        <w:jc w:val="center"/>
      </w:pPr>
      <w:r>
        <w:rPr>
          <w:rFonts w:eastAsia="Times New Roman" w:cs="Times New Roman"/>
          <w:b/>
          <w:noProof/>
          <w:sz w:val="24"/>
        </w:rPr>
        <w:t>Public Cognitive Patterns toward Medical AI from a Social Media Perspective</w:t>
      </w:r>
    </w:p>
    <w:p w14:paraId="3C6AFB87" w14:textId="77777777" w:rsidR="001E30B5" w:rsidRDefault="00000000">
      <w:pPr>
        <w:spacing w:after="120" w:line="360" w:lineRule="auto"/>
        <w:jc w:val="both"/>
      </w:pPr>
      <w:r>
        <w:rPr>
          <w:rFonts w:eastAsia="Times New Roman" w:cs="Times New Roman"/>
          <w:b/>
          <w:i/>
          <w:noProof/>
        </w:rPr>
        <w:t xml:space="preserve">Abstract: </w:t>
      </w:r>
      <w:r>
        <w:rPr>
          <w:rFonts w:eastAsia="Times New Roman" w:cs="Times New Roman"/>
          <w:noProof/>
        </w:rPr>
        <w:t>Public acceptance of medical AI does not mean acknowledging that it can replace physicians and make independent diagnoses. Hospital adoption and accident accountability are constrained by this judgment. Surveys can measure usefulness, trust and risk as separate constructs, but they do not show how these judgments co-occur in natural comments. This study collected Chinese comments from Weibo, Douyin, Xiaohongshu and Zhihu by keyword back-search. After relevance identification and four-class stance labeling, within-comment word co-occurrence networks were built on stance-bearing texts, and word clusters were coded on capability, physician role, risk and human-AI relation. Positive views exceed half of relevant comments and about three quarters of stance-bearing comments. Five patterns were induced across the positive, neutral and negative groups: technological worship, pragmatic acceptance, human-AI collaboration, technological fear and risk-accountability. Capability overestimation, use convenience and assistant positioning coexist in the positive group; the neutral group converges on collaboration; the negative group separates refusal to use from malpractice accountability. Majority-positive comments should not be read as authorization for independent diagnosis; asking who is liable for misdiagnosis should not be treated as refusal to use.</w:t>
      </w:r>
    </w:p>
    <w:p w14:paraId="6F40375E" w14:textId="77777777" w:rsidR="001E30B5" w:rsidRDefault="00000000">
      <w:pPr>
        <w:spacing w:after="120" w:line="360" w:lineRule="auto"/>
        <w:jc w:val="both"/>
      </w:pPr>
      <w:r>
        <w:rPr>
          <w:rFonts w:eastAsia="Times New Roman" w:cs="Times New Roman"/>
          <w:b/>
          <w:i/>
          <w:noProof/>
        </w:rPr>
        <w:t xml:space="preserve">Keywords: </w:t>
      </w:r>
      <w:r>
        <w:rPr>
          <w:rFonts w:eastAsia="Times New Roman" w:cs="Times New Roman"/>
          <w:noProof/>
        </w:rPr>
        <w:t>medical artificial intelligence; cognitive pattern; public attitude; human-AI relation; accountability; social media; word co-occurrence network</w:t>
      </w:r>
    </w:p>
    <w:sectPr w:rsidR="001E30B5" w:rsidSect="00034616">
      <w:headerReference w:type="default" r:id="rId19"/>
      <w:footerReference w:type="default" r:id="rId2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一帆 张" w:date="2026-08-27T11:35:00Z" w:initials="一张">
    <w:p w14:paraId="597BA92C" w14:textId="77777777" w:rsidR="000009F0" w:rsidRDefault="000009F0" w:rsidP="000009F0">
      <w:pPr>
        <w:pStyle w:val="affa"/>
      </w:pPr>
      <w:r>
        <w:rPr>
          <w:rStyle w:val="aff9"/>
        </w:rPr>
        <w:annotationRef/>
      </w:r>
      <w:r>
        <w:rPr>
          <w:rFonts w:hint="eastAsia"/>
        </w:rPr>
        <w:t>社交媒体视角下公众对生成式人工智能医疗应用的认知模式研究</w:t>
      </w:r>
      <w:r>
        <w:rPr>
          <w:rFonts w:hint="eastAsia"/>
        </w:rPr>
        <w:t xml:space="preserve"> </w:t>
      </w:r>
      <w:r>
        <w:rPr>
          <w:rFonts w:hint="eastAsia"/>
        </w:rPr>
        <w:t>，改成这个题目，这样的话就意味着你后面论文里出现的相关词语都得改一下，我们做这个研究主要还是因为生成式人工智能的出现，传统人工智能出来太久了。</w:t>
      </w:r>
    </w:p>
  </w:comment>
  <w:comment w:id="1" w:author="一帆 张" w:date="2026-08-27T11:45:00Z" w:initials="一张">
    <w:p w14:paraId="0FCC6045" w14:textId="77777777" w:rsidR="00240035" w:rsidRDefault="00240035" w:rsidP="00240035">
      <w:pPr>
        <w:pStyle w:val="affa"/>
      </w:pPr>
      <w:r>
        <w:rPr>
          <w:rStyle w:val="aff9"/>
        </w:rPr>
        <w:annotationRef/>
      </w:r>
      <w:r>
        <w:rPr>
          <w:rFonts w:hint="eastAsia"/>
        </w:rPr>
        <w:t>写得不太行，怎么上来就说公众号对医疗人工智能表示接受呢</w:t>
      </w:r>
      <w:r>
        <w:rPr>
          <w:rFonts w:hint="eastAsia"/>
        </w:rPr>
        <w:t>?</w:t>
      </w:r>
      <w:r>
        <w:rPr>
          <w:rFonts w:hint="eastAsia"/>
        </w:rPr>
        <w:t>如果你已经得出这个结论还做这个研究干嘛</w:t>
      </w:r>
      <w:r>
        <w:rPr>
          <w:rFonts w:hint="eastAsia"/>
        </w:rPr>
        <w:t>?</w:t>
      </w:r>
      <w:r>
        <w:rPr>
          <w:rFonts w:hint="eastAsia"/>
        </w:rPr>
        <w:t>你应该从生成式人工智能的出现改变医疗应用的格局说起，比如我们国家一直医疗资源紧张，医患矛盾也很突出，在这种背景下，生成式人工智能的出现是有望缓解这一压力的，但是阻拦在其中的一个重要问题就是公众到底是怎么看待生成式人工智能医疗应用</w:t>
      </w:r>
      <w:r>
        <w:rPr>
          <w:rFonts w:hint="eastAsia"/>
        </w:rPr>
        <w:t xml:space="preserve"> (</w:t>
      </w:r>
      <w:r>
        <w:rPr>
          <w:rFonts w:hint="eastAsia"/>
        </w:rPr>
        <w:t>比如</w:t>
      </w:r>
      <w:r>
        <w:rPr>
          <w:rFonts w:hint="eastAsia"/>
        </w:rPr>
        <w:t>AI</w:t>
      </w:r>
      <w:r>
        <w:rPr>
          <w:rFonts w:hint="eastAsia"/>
        </w:rPr>
        <w:t>医生等等</w:t>
      </w:r>
      <w:r>
        <w:rPr>
          <w:rFonts w:hint="eastAsia"/>
        </w:rPr>
        <w:t>)</w:t>
      </w:r>
      <w:r>
        <w:rPr>
          <w:rFonts w:hint="eastAsia"/>
        </w:rPr>
        <w:t>的呢</w:t>
      </w:r>
      <w:r>
        <w:rPr>
          <w:rFonts w:hint="eastAsia"/>
        </w:rPr>
        <w:t>?</w:t>
      </w:r>
      <w:r>
        <w:rPr>
          <w:rFonts w:hint="eastAsia"/>
        </w:rPr>
        <w:t>积极还是消极，接受还是不接受</w:t>
      </w:r>
      <w:r>
        <w:rPr>
          <w:rFonts w:hint="eastAsia"/>
        </w:rPr>
        <w:t>?</w:t>
      </w:r>
      <w:r>
        <w:rPr>
          <w:rFonts w:hint="eastAsia"/>
        </w:rPr>
        <w:t>这是一个亟待探究的问题，因为我们不知道公众的认知态度，所以才做你这个研究，分析公众的认知模式，进而提出意见帮助公众的理性认知，这是你整个论文的研究思路，你这摘要就看出来你的论文逻辑很混乱，摘要就是对论文的整体概括一般摘要就是这么几部分</w:t>
      </w:r>
      <w:r>
        <w:rPr>
          <w:rFonts w:hint="eastAsia"/>
        </w:rPr>
        <w:t>:</w:t>
      </w:r>
      <w:r>
        <w:rPr>
          <w:rFonts w:hint="eastAsia"/>
        </w:rPr>
        <w:t>简单的背景介绍——引出研究问题——说明研究方法和结论——研究价值。</w:t>
      </w:r>
    </w:p>
    <w:p w14:paraId="5D395B42" w14:textId="77777777" w:rsidR="00240035" w:rsidRDefault="00240035" w:rsidP="00240035">
      <w:pPr>
        <w:pStyle w:val="affa"/>
      </w:pPr>
      <w:r>
        <w:rPr>
          <w:rFonts w:hint="eastAsia"/>
        </w:rPr>
        <w:t>写论文其实就是八股文，每一部分都有固定的模式和套路，你多看看别人怎么写的，你现在写的不能称之为一篇正经的学术论文。</w:t>
      </w:r>
    </w:p>
  </w:comment>
  <w:comment w:id="25" w:author="一帆 张" w:date="2026-08-27T11:53:00Z" w:initials="一张">
    <w:p w14:paraId="5439B597" w14:textId="77777777" w:rsidR="00240035" w:rsidRDefault="00240035" w:rsidP="00240035">
      <w:pPr>
        <w:pStyle w:val="affa"/>
      </w:pPr>
      <w:r>
        <w:rPr>
          <w:rStyle w:val="aff9"/>
        </w:rPr>
        <w:annotationRef/>
      </w:r>
      <w:r>
        <w:rPr>
          <w:rFonts w:hint="eastAsia"/>
        </w:rPr>
        <w:t>首先这文本读不通，其次具体的技术细节应该在方法里，不应该在背景里。</w:t>
      </w:r>
    </w:p>
  </w:comment>
  <w:comment w:id="26" w:author="一帆 张" w:date="2026-08-27T12:22:00Z" w:initials="一张">
    <w:p w14:paraId="25CF1F8B" w14:textId="77777777" w:rsidR="001F629F" w:rsidRDefault="001F629F" w:rsidP="001F629F">
      <w:pPr>
        <w:pStyle w:val="affa"/>
      </w:pPr>
      <w:r>
        <w:rPr>
          <w:rStyle w:val="aff9"/>
        </w:rPr>
        <w:annotationRef/>
      </w:r>
      <w:r>
        <w:rPr>
          <w:rFonts w:hint="eastAsia"/>
        </w:rPr>
        <w:t>这写的也不太行，写文献综述大忌扣手综而不述，你这么罗列肯定不行的，更不要说你基本的参考文献格式都不对，这个有点问题哈，你们应该写过本科毕设的吧，这种基础的问题还是要注意下。</w:t>
      </w:r>
    </w:p>
    <w:p w14:paraId="15F9DCA8" w14:textId="77777777" w:rsidR="001F629F" w:rsidRDefault="001F629F" w:rsidP="001F629F">
      <w:pPr>
        <w:pStyle w:val="affa"/>
      </w:pPr>
      <w:r>
        <w:rPr>
          <w:rFonts w:hint="eastAsia"/>
        </w:rPr>
        <w:t>我建议你这一章写这三节：</w:t>
      </w:r>
    </w:p>
    <w:p w14:paraId="2D92E59C" w14:textId="77777777" w:rsidR="001F629F" w:rsidRDefault="001F629F" w:rsidP="001F629F">
      <w:pPr>
        <w:pStyle w:val="affa"/>
      </w:pPr>
      <w:r>
        <w:rPr>
          <w:rFonts w:hint="eastAsia"/>
        </w:rPr>
        <w:t xml:space="preserve">2.1 </w:t>
      </w:r>
      <w:r>
        <w:rPr>
          <w:rFonts w:hint="eastAsia"/>
        </w:rPr>
        <w:t>生成式医疗应用的公众认知与态度</w:t>
      </w:r>
      <w:r>
        <w:rPr>
          <w:rFonts w:hint="eastAsia"/>
        </w:rPr>
        <w:t xml:space="preserve"> </w:t>
      </w:r>
      <w:r>
        <w:rPr>
          <w:rFonts w:hint="eastAsia"/>
        </w:rPr>
        <w:t>（其实和你现在的大概意思差不多，但是不能写成你现在这样，一定要用自己的逻辑把相关研究组织起来为你的研究做支撑，不要这样罗列）</w:t>
      </w:r>
    </w:p>
    <w:p w14:paraId="777F5D92" w14:textId="77777777" w:rsidR="001F629F" w:rsidRDefault="001F629F" w:rsidP="001F629F">
      <w:pPr>
        <w:pStyle w:val="affa"/>
      </w:pPr>
      <w:r>
        <w:t xml:space="preserve">2.2 </w:t>
      </w:r>
      <w:r>
        <w:rPr>
          <w:rFonts w:hint="eastAsia"/>
        </w:rPr>
        <w:t>生成式医疗应用认知中的算法欣赏与算法厌恶</w:t>
      </w:r>
      <w:r>
        <w:rPr>
          <w:rFonts w:hint="eastAsia"/>
        </w:rPr>
        <w:t xml:space="preserve"> </w:t>
      </w:r>
      <w:r>
        <w:rPr>
          <w:rFonts w:hint="eastAsia"/>
        </w:rPr>
        <w:t>（我依稀记得我们当时潦草的决定你后面的认知模式分析用了这</w:t>
      </w:r>
      <w:r>
        <w:t>2</w:t>
      </w:r>
      <w:r>
        <w:rPr>
          <w:rFonts w:hint="eastAsia"/>
        </w:rPr>
        <w:t>个理论，是不还有个啥理论我忘记了，用到的理论得在这一章提出来）</w:t>
      </w:r>
    </w:p>
    <w:p w14:paraId="0F7C3D0E" w14:textId="77777777" w:rsidR="001F629F" w:rsidRDefault="001F629F" w:rsidP="001F629F">
      <w:pPr>
        <w:pStyle w:val="affa"/>
      </w:pPr>
      <w:r>
        <w:rPr>
          <w:rFonts w:hint="eastAsia"/>
        </w:rPr>
        <w:t xml:space="preserve">2.3 </w:t>
      </w:r>
      <w:r>
        <w:rPr>
          <w:rFonts w:hint="eastAsia"/>
        </w:rPr>
        <w:t>人机互补与生成式医疗应用的理性认知</w:t>
      </w:r>
      <w:r>
        <w:rPr>
          <w:rFonts w:hint="eastAsia"/>
        </w:rPr>
        <w:t xml:space="preserve"> </w:t>
      </w:r>
      <w:r>
        <w:rPr>
          <w:rFonts w:hint="eastAsia"/>
        </w:rPr>
        <w:t>（也就是合理的人机关系应该是什么？</w:t>
      </w:r>
      <w:r>
        <w:rPr>
          <w:rFonts w:hint="eastAsia"/>
        </w:rPr>
        <w:t xml:space="preserve"> </w:t>
      </w:r>
      <w:r>
        <w:rPr>
          <w:rFonts w:hint="eastAsia"/>
        </w:rPr>
        <w:t>什么样的</w:t>
      </w:r>
      <w:r>
        <w:rPr>
          <w:rFonts w:hint="eastAsia"/>
        </w:rPr>
        <w:t>AI</w:t>
      </w:r>
      <w:r>
        <w:rPr>
          <w:rFonts w:hint="eastAsia"/>
        </w:rPr>
        <w:t>医生认知更加合理？</w:t>
      </w:r>
      <w:r>
        <w:rPr>
          <w:rFonts w:hint="eastAsia"/>
        </w:rPr>
        <w:t>AI</w:t>
      </w:r>
      <w:r>
        <w:rPr>
          <w:rFonts w:hint="eastAsia"/>
        </w:rPr>
        <w:t>价值的实现并不要求替代人类，而在于根据双方能力边界进行合理分工与协作。</w:t>
      </w:r>
      <w:r>
        <w:rPr>
          <w:rFonts w:hint="eastAsia"/>
        </w:rPr>
        <w:t xml:space="preserve">  </w:t>
      </w:r>
      <w:r>
        <w:rPr>
          <w:rFonts w:hint="eastAsia"/>
        </w:rPr>
        <w:t>）</w:t>
      </w:r>
    </w:p>
  </w:comment>
  <w:comment w:id="27" w:author="一帆 张" w:date="2026-08-27T12:23:00Z" w:initials="一张">
    <w:p w14:paraId="2AEB71A4" w14:textId="77777777" w:rsidR="00492067" w:rsidRDefault="001F629F" w:rsidP="00492067">
      <w:pPr>
        <w:pStyle w:val="affa"/>
      </w:pPr>
      <w:r>
        <w:rPr>
          <w:rStyle w:val="aff9"/>
        </w:rPr>
        <w:annotationRef/>
      </w:r>
      <w:r w:rsidR="00492067">
        <w:rPr>
          <w:rFonts w:hint="eastAsia"/>
        </w:rPr>
        <w:t>这一节也不太行，你写的既没有让人看懂你想做啥，表达又极其粗糙，图更是简略，字还看不清。删了吧</w:t>
      </w:r>
    </w:p>
  </w:comment>
  <w:comment w:id="28" w:author="一帆 张" w:date="2026-08-27T12:35:00Z" w:initials="一张">
    <w:p w14:paraId="30AA2CEB" w14:textId="77777777" w:rsidR="00492067" w:rsidRDefault="00492067" w:rsidP="00492067">
      <w:pPr>
        <w:pStyle w:val="affa"/>
      </w:pPr>
      <w:r>
        <w:rPr>
          <w:rStyle w:val="aff9"/>
        </w:rPr>
        <w:annotationRef/>
      </w:r>
      <w:r>
        <w:rPr>
          <w:rFonts w:hint="eastAsia"/>
        </w:rPr>
        <w:t>这一章叫研究设计。</w:t>
      </w:r>
    </w:p>
  </w:comment>
  <w:comment w:id="31" w:author="一帆 张" w:date="2026-08-27T12:44:00Z" w:initials="一张">
    <w:p w14:paraId="7FF007C7" w14:textId="77777777" w:rsidR="00245B46" w:rsidRDefault="00245B46" w:rsidP="00245B46">
      <w:pPr>
        <w:pStyle w:val="affa"/>
      </w:pPr>
      <w:r>
        <w:rPr>
          <w:rStyle w:val="aff9"/>
        </w:rPr>
        <w:annotationRef/>
      </w:r>
      <w:r>
        <w:rPr>
          <w:rFonts w:hint="eastAsia"/>
        </w:rPr>
        <w:t>比如可以这么写：本研究基于多平台社交媒体中公众关于</w:t>
      </w:r>
      <w:r>
        <w:rPr>
          <w:rFonts w:hint="eastAsia"/>
        </w:rPr>
        <w:t>AI</w:t>
      </w:r>
      <w:r>
        <w:rPr>
          <w:rFonts w:hint="eastAsia"/>
        </w:rPr>
        <w:t>医生的自然生成评论，采用“态度识别—认知主题提取—认知结构分析—认知模式识别”的递进式研究框架。首先，获取并清洗来自不同社交媒体平台的用户评论，以尽可能捕捉公众在非实验、非问卷情境下对</w:t>
      </w:r>
      <w:r>
        <w:rPr>
          <w:rFonts w:hint="eastAsia"/>
        </w:rPr>
        <w:t>AI</w:t>
      </w:r>
      <w:r>
        <w:rPr>
          <w:rFonts w:hint="eastAsia"/>
        </w:rPr>
        <w:t>医生的真实表达；其次，通过文本分类识别公众对</w:t>
      </w:r>
      <w:r>
        <w:rPr>
          <w:rFonts w:hint="eastAsia"/>
        </w:rPr>
        <w:t>AI</w:t>
      </w:r>
      <w:r>
        <w:rPr>
          <w:rFonts w:hint="eastAsia"/>
        </w:rPr>
        <w:t>医生的不同态度类型；再次，基于全部评论开展主题分析，提取公众理解</w:t>
      </w:r>
      <w:r>
        <w:rPr>
          <w:rFonts w:hint="eastAsia"/>
        </w:rPr>
        <w:t>AI</w:t>
      </w:r>
      <w:r>
        <w:rPr>
          <w:rFonts w:hint="eastAsia"/>
        </w:rPr>
        <w:t>医生的核心认知主题；随后，根据态度类别对评论进行分组，通过高频词提取、词共现网络及网络聚类识别不同态度群体的认知簇；最后，结合算法欣赏、算法厌恶和人机互补等理论，对认知簇进行理论编码和归纳，形成公众对</w:t>
      </w:r>
      <w:r>
        <w:rPr>
          <w:rFonts w:hint="eastAsia"/>
        </w:rPr>
        <w:t>AI</w:t>
      </w:r>
      <w:r>
        <w:rPr>
          <w:rFonts w:hint="eastAsia"/>
        </w:rPr>
        <w:t>医生的典型认知模式。整体研究流程如图</w:t>
      </w:r>
      <w:r>
        <w:rPr>
          <w:rFonts w:hint="eastAsia"/>
        </w:rPr>
        <w:t>X</w:t>
      </w:r>
      <w:r>
        <w:rPr>
          <w:rFonts w:hint="eastAsia"/>
        </w:rPr>
        <w:t>所示。</w:t>
      </w:r>
      <w:r>
        <w:rPr>
          <w:rFonts w:hint="eastAsia"/>
        </w:rPr>
        <w:t xml:space="preserve">  </w:t>
      </w:r>
    </w:p>
    <w:p w14:paraId="366757BA" w14:textId="77777777" w:rsidR="00245B46" w:rsidRDefault="00245B46" w:rsidP="00245B46">
      <w:pPr>
        <w:pStyle w:val="affa"/>
      </w:pPr>
    </w:p>
    <w:p w14:paraId="6A648F28" w14:textId="77777777" w:rsidR="00245B46" w:rsidRDefault="00245B46" w:rsidP="00245B46">
      <w:pPr>
        <w:pStyle w:val="affa"/>
      </w:pPr>
      <w:r>
        <w:rPr>
          <w:rFonts w:hint="eastAsia"/>
        </w:rPr>
        <w:t>这种写法是写论文的写法，你全文的文本都不是写论文的写法，感觉你得重写，或者大改。</w:t>
      </w:r>
    </w:p>
  </w:comment>
  <w:comment w:id="55" w:author="一帆 张" w:date="2026-08-27T12:26:00Z" w:initials="一张">
    <w:p w14:paraId="372A1BCE" w14:textId="3EA56D95" w:rsidR="001F629F" w:rsidRDefault="001F629F" w:rsidP="001F629F">
      <w:pPr>
        <w:pStyle w:val="affa"/>
      </w:pPr>
      <w:r>
        <w:rPr>
          <w:rStyle w:val="aff9"/>
        </w:rPr>
        <w:annotationRef/>
      </w:r>
      <w:r>
        <w:rPr>
          <w:rFonts w:hint="eastAsia"/>
        </w:rPr>
        <w:t>你这是用的啥</w:t>
      </w:r>
      <w:r>
        <w:t>AI</w:t>
      </w:r>
      <w:r>
        <w:rPr>
          <w:rFonts w:hint="eastAsia"/>
        </w:rPr>
        <w:t>啊？怎么话都说不全，可以借助</w:t>
      </w:r>
      <w:r>
        <w:t>AI</w:t>
      </w:r>
      <w:r>
        <w:rPr>
          <w:rFonts w:hint="eastAsia"/>
        </w:rPr>
        <w:t>工具，但是起码</w:t>
      </w:r>
      <w:r>
        <w:t>AI</w:t>
      </w:r>
      <w:r>
        <w:rPr>
          <w:rFonts w:hint="eastAsia"/>
        </w:rPr>
        <w:t>生成完读一下看通不通顺，建议开个</w:t>
      </w:r>
      <w:r>
        <w:t>gpt</w:t>
      </w:r>
      <w:r>
        <w:rPr>
          <w:rFonts w:hint="eastAsia"/>
        </w:rPr>
        <w:t>会员，告诉他你写啥论文，投哪个期刊，每一段想要写出个啥效果，一段一段好好捋，起码能出来个大差不差的像样的东西，然后再好好改，你现在我说实话全文都有问题，我的意见有点不知道从何提起。</w:t>
      </w:r>
    </w:p>
  </w:comment>
  <w:comment w:id="56" w:author="一帆 张" w:date="2026-08-27T12:48:00Z" w:initials="一张">
    <w:p w14:paraId="4E465BBC" w14:textId="77777777" w:rsidR="00245B46" w:rsidRDefault="00245B46" w:rsidP="00245B46">
      <w:pPr>
        <w:pStyle w:val="affa"/>
      </w:pPr>
      <w:r>
        <w:rPr>
          <w:rStyle w:val="aff9"/>
        </w:rPr>
        <w:annotationRef/>
      </w:r>
      <w:r>
        <w:rPr>
          <w:rFonts w:hint="eastAsia"/>
        </w:rPr>
        <w:t>研究结果对照着第三节的研究流程来写，现在还是乱，以及最重要的最后一小节研究模式识别，怎么根据理论和前面的数据分析结果得出那些模式，完全没写，逻辑是断开的。</w:t>
      </w:r>
    </w:p>
  </w:comment>
  <w:comment w:id="57" w:author="一帆 张" w:date="2026-08-27T12:50:00Z" w:initials="一张">
    <w:p w14:paraId="2D82E292" w14:textId="77777777" w:rsidR="00245B46" w:rsidRDefault="00245B46" w:rsidP="00245B46">
      <w:pPr>
        <w:pStyle w:val="affa"/>
      </w:pPr>
      <w:r>
        <w:rPr>
          <w:rStyle w:val="aff9"/>
        </w:rPr>
        <w:annotationRef/>
      </w:r>
      <w:r>
        <w:rPr>
          <w:rFonts w:hint="eastAsia"/>
        </w:rPr>
        <w:t>因为你前面都没咋说理论，所以这块就讨论的非常单薄脆弱，文本就更别提了，</w:t>
      </w:r>
      <w:r>
        <w:t>AI</w:t>
      </w:r>
      <w:r>
        <w:rPr>
          <w:rFonts w:hint="eastAsia"/>
        </w:rPr>
        <w:t>生成的一堆乱七八糟的「」都还在。好好改一下。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7BA92C" w15:done="0"/>
  <w15:commentEx w15:paraId="5D395B42" w15:done="0"/>
  <w15:commentEx w15:paraId="5439B597" w15:done="0"/>
  <w15:commentEx w15:paraId="0F7C3D0E" w15:done="0"/>
  <w15:commentEx w15:paraId="2AEB71A4" w15:done="0"/>
  <w15:commentEx w15:paraId="30AA2CEB" w15:done="0"/>
  <w15:commentEx w15:paraId="6A648F28" w15:done="0"/>
  <w15:commentEx w15:paraId="372A1BCE" w15:done="0"/>
  <w15:commentEx w15:paraId="4E465BBC" w15:done="0"/>
  <w15:commentEx w15:paraId="2D82E2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4E8319" w16cex:dateUtc="2026-08-27T03:35:00Z"/>
  <w16cex:commentExtensible w16cex:durableId="12F30B57" w16cex:dateUtc="2026-08-27T03:45:00Z"/>
  <w16cex:commentExtensible w16cex:durableId="48C9720E" w16cex:dateUtc="2026-08-27T03:53:00Z"/>
  <w16cex:commentExtensible w16cex:durableId="3869FF67" w16cex:dateUtc="2026-08-27T04:22:00Z"/>
  <w16cex:commentExtensible w16cex:durableId="37275B52" w16cex:dateUtc="2026-08-27T04:23:00Z"/>
  <w16cex:commentExtensible w16cex:durableId="2ED5D314" w16cex:dateUtc="2026-08-27T04:35:00Z"/>
  <w16cex:commentExtensible w16cex:durableId="732627C3" w16cex:dateUtc="2026-08-27T04:44:00Z"/>
  <w16cex:commentExtensible w16cex:durableId="2FC84F1C" w16cex:dateUtc="2026-08-27T04:26:00Z"/>
  <w16cex:commentExtensible w16cex:durableId="5A562F78" w16cex:dateUtc="2026-08-27T04:48:00Z"/>
  <w16cex:commentExtensible w16cex:durableId="734F753C" w16cex:dateUtc="2026-08-27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7BA92C" w16cid:durableId="464E8319"/>
  <w16cid:commentId w16cid:paraId="5D395B42" w16cid:durableId="12F30B57"/>
  <w16cid:commentId w16cid:paraId="5439B597" w16cid:durableId="48C9720E"/>
  <w16cid:commentId w16cid:paraId="0F7C3D0E" w16cid:durableId="3869FF67"/>
  <w16cid:commentId w16cid:paraId="2AEB71A4" w16cid:durableId="37275B52"/>
  <w16cid:commentId w16cid:paraId="30AA2CEB" w16cid:durableId="2ED5D314"/>
  <w16cid:commentId w16cid:paraId="6A648F28" w16cid:durableId="732627C3"/>
  <w16cid:commentId w16cid:paraId="372A1BCE" w16cid:durableId="2FC84F1C"/>
  <w16cid:commentId w16cid:paraId="4E465BBC" w16cid:durableId="5A562F78"/>
  <w16cid:commentId w16cid:paraId="2D82E292" w16cid:durableId="734F75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BA9B8" w14:textId="77777777" w:rsidR="004B74E4" w:rsidRDefault="004B74E4">
      <w:pPr>
        <w:spacing w:after="0" w:line="240" w:lineRule="auto"/>
      </w:pPr>
      <w:r>
        <w:separator/>
      </w:r>
    </w:p>
  </w:endnote>
  <w:endnote w:type="continuationSeparator" w:id="0">
    <w:p w14:paraId="7F48A667" w14:textId="77777777" w:rsidR="004B74E4" w:rsidRDefault="004B7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CB88" w14:textId="77777777" w:rsidR="001E30B5" w:rsidRDefault="00000000">
    <w:pPr>
      <w:pStyle w:val="a7"/>
      <w:jc w:val="center"/>
    </w:pPr>
    <w:r>
      <w:rPr>
        <w:rFonts w:cs="Times New Roman"/>
        <w:noProof/>
      </w:rPr>
      <w:fldChar w:fldCharType="begin"/>
    </w:r>
    <w:r>
      <w:rPr>
        <w:rFonts w:cs="Times New Roman"/>
        <w:noProof/>
      </w:rPr>
      <w:instrText xml:space="preserve"> PAGE </w:instrText>
    </w:r>
    <w:r>
      <w:rPr>
        <w:rFonts w:cs="Times New Roman"/>
        <w:noProof/>
      </w:rPr>
      <w:fldChar w:fldCharType="separate"/>
    </w:r>
    <w:r w:rsidR="00A61BFA">
      <w:rPr>
        <w:rFonts w:cs="Times New Roman"/>
        <w:noProof/>
      </w:rPr>
      <w:t>1</w:t>
    </w:r>
    <w:r>
      <w:rPr>
        <w:rFonts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9F74C" w14:textId="77777777" w:rsidR="004B74E4" w:rsidRDefault="004B74E4">
      <w:pPr>
        <w:spacing w:after="0" w:line="240" w:lineRule="auto"/>
      </w:pPr>
      <w:r>
        <w:separator/>
      </w:r>
    </w:p>
  </w:footnote>
  <w:footnote w:type="continuationSeparator" w:id="0">
    <w:p w14:paraId="2A2250E8" w14:textId="77777777" w:rsidR="004B74E4" w:rsidRDefault="004B7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7E4D" w14:textId="77777777" w:rsidR="009069E2" w:rsidRDefault="009069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937582">
    <w:abstractNumId w:val="8"/>
  </w:num>
  <w:num w:numId="2" w16cid:durableId="455416935">
    <w:abstractNumId w:val="6"/>
  </w:num>
  <w:num w:numId="3" w16cid:durableId="1965891478">
    <w:abstractNumId w:val="5"/>
  </w:num>
  <w:num w:numId="4" w16cid:durableId="678316940">
    <w:abstractNumId w:val="4"/>
  </w:num>
  <w:num w:numId="5" w16cid:durableId="694620982">
    <w:abstractNumId w:val="7"/>
  </w:num>
  <w:num w:numId="6" w16cid:durableId="157577078">
    <w:abstractNumId w:val="3"/>
  </w:num>
  <w:num w:numId="7" w16cid:durableId="341132715">
    <w:abstractNumId w:val="2"/>
  </w:num>
  <w:num w:numId="8" w16cid:durableId="956715408">
    <w:abstractNumId w:val="1"/>
  </w:num>
  <w:num w:numId="9" w16cid:durableId="421462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一帆 张">
    <w15:presenceInfo w15:providerId="Windows Live" w15:userId="a3555119ee9c5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0"/>
    <w:rsid w:val="00034616"/>
    <w:rsid w:val="00041E97"/>
    <w:rsid w:val="0005107A"/>
    <w:rsid w:val="0006063C"/>
    <w:rsid w:val="000D57FF"/>
    <w:rsid w:val="000F4BC2"/>
    <w:rsid w:val="00122759"/>
    <w:rsid w:val="0015074B"/>
    <w:rsid w:val="00177B9D"/>
    <w:rsid w:val="00197F01"/>
    <w:rsid w:val="001C439E"/>
    <w:rsid w:val="001E30B5"/>
    <w:rsid w:val="001F629F"/>
    <w:rsid w:val="00205A3C"/>
    <w:rsid w:val="00240035"/>
    <w:rsid w:val="00245B46"/>
    <w:rsid w:val="00252750"/>
    <w:rsid w:val="0029639D"/>
    <w:rsid w:val="00312E9B"/>
    <w:rsid w:val="00326F90"/>
    <w:rsid w:val="00346DF6"/>
    <w:rsid w:val="003962C4"/>
    <w:rsid w:val="00492067"/>
    <w:rsid w:val="004A4BBD"/>
    <w:rsid w:val="004A7677"/>
    <w:rsid w:val="004B74E4"/>
    <w:rsid w:val="0050344B"/>
    <w:rsid w:val="0055305D"/>
    <w:rsid w:val="005E1951"/>
    <w:rsid w:val="00635B8D"/>
    <w:rsid w:val="006B7162"/>
    <w:rsid w:val="006D2CAB"/>
    <w:rsid w:val="00743D76"/>
    <w:rsid w:val="00752CC0"/>
    <w:rsid w:val="007564A4"/>
    <w:rsid w:val="00780D93"/>
    <w:rsid w:val="007921F8"/>
    <w:rsid w:val="0079236C"/>
    <w:rsid w:val="007E133F"/>
    <w:rsid w:val="00826DFB"/>
    <w:rsid w:val="0085177C"/>
    <w:rsid w:val="008918FA"/>
    <w:rsid w:val="008A07DE"/>
    <w:rsid w:val="008D53F2"/>
    <w:rsid w:val="008F4EE8"/>
    <w:rsid w:val="00900220"/>
    <w:rsid w:val="009069E2"/>
    <w:rsid w:val="0093169B"/>
    <w:rsid w:val="009550F4"/>
    <w:rsid w:val="00992D60"/>
    <w:rsid w:val="009B2C6B"/>
    <w:rsid w:val="009F21C2"/>
    <w:rsid w:val="00A54915"/>
    <w:rsid w:val="00A61BFA"/>
    <w:rsid w:val="00A65E01"/>
    <w:rsid w:val="00AA1D8D"/>
    <w:rsid w:val="00AE41AC"/>
    <w:rsid w:val="00B04148"/>
    <w:rsid w:val="00B25205"/>
    <w:rsid w:val="00B25EB2"/>
    <w:rsid w:val="00B30360"/>
    <w:rsid w:val="00B47730"/>
    <w:rsid w:val="00B92F3D"/>
    <w:rsid w:val="00BB199B"/>
    <w:rsid w:val="00BB7C8D"/>
    <w:rsid w:val="00BD2B32"/>
    <w:rsid w:val="00C40098"/>
    <w:rsid w:val="00C914BC"/>
    <w:rsid w:val="00CB0664"/>
    <w:rsid w:val="00CE767F"/>
    <w:rsid w:val="00CF675D"/>
    <w:rsid w:val="00D23416"/>
    <w:rsid w:val="00D42632"/>
    <w:rsid w:val="00E75E4E"/>
    <w:rsid w:val="00F353DF"/>
    <w:rsid w:val="00F6487C"/>
    <w:rsid w:val="00FB3928"/>
    <w:rsid w:val="00FC693F"/>
    <w:rsid w:val="00FD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CC59B9"/>
  <w14:defaultImageDpi w14:val="300"/>
  <w15:docId w15:val="{1C1AFCBE-3537-4503-887E-A09346A9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009F0"/>
    <w:rPr>
      <w:sz w:val="21"/>
      <w:szCs w:val="21"/>
    </w:rPr>
  </w:style>
  <w:style w:type="paragraph" w:styleId="affa">
    <w:name w:val="annotation text"/>
    <w:basedOn w:val="a1"/>
    <w:link w:val="affb"/>
    <w:uiPriority w:val="99"/>
    <w:unhideWhenUsed/>
    <w:rsid w:val="000009F0"/>
  </w:style>
  <w:style w:type="character" w:customStyle="1" w:styleId="affb">
    <w:name w:val="批注文字 字符"/>
    <w:basedOn w:val="a2"/>
    <w:link w:val="affa"/>
    <w:uiPriority w:val="99"/>
    <w:rsid w:val="000009F0"/>
    <w:rPr>
      <w:rFonts w:ascii="Times New Roman" w:eastAsia="宋体" w:hAnsi="Times New Roman"/>
      <w:sz w:val="21"/>
    </w:rPr>
  </w:style>
  <w:style w:type="paragraph" w:styleId="affc">
    <w:name w:val="annotation subject"/>
    <w:basedOn w:val="affa"/>
    <w:next w:val="affa"/>
    <w:link w:val="affd"/>
    <w:uiPriority w:val="99"/>
    <w:semiHidden/>
    <w:unhideWhenUsed/>
    <w:rsid w:val="000009F0"/>
    <w:rPr>
      <w:b/>
      <w:bCs/>
    </w:rPr>
  </w:style>
  <w:style w:type="character" w:customStyle="1" w:styleId="affd">
    <w:name w:val="批注主题 字符"/>
    <w:basedOn w:val="affb"/>
    <w:link w:val="affc"/>
    <w:uiPriority w:val="99"/>
    <w:semiHidden/>
    <w:rsid w:val="000009F0"/>
    <w:rPr>
      <w:rFonts w:ascii="Times New Roman" w:eastAsia="宋体" w:hAnsi="Times New Roman"/>
      <w:b/>
      <w:bCs/>
      <w:sz w:val="21"/>
    </w:rPr>
  </w:style>
  <w:style w:type="paragraph" w:styleId="affe">
    <w:name w:val="Revision"/>
    <w:hidden/>
    <w:uiPriority w:val="99"/>
    <w:semiHidden/>
    <w:rsid w:val="00240035"/>
    <w:pPr>
      <w:spacing w:after="0" w:line="240" w:lineRule="auto"/>
    </w:pPr>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18</Pages>
  <Words>2739</Words>
  <Characters>18356</Characters>
  <Application>Microsoft Office Word</Application>
  <DocSecurity>0</DocSecurity>
  <Lines>407</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一帆 张</cp:lastModifiedBy>
  <cp:revision>31</cp:revision>
  <dcterms:created xsi:type="dcterms:W3CDTF">2013-12-23T23:15:00Z</dcterms:created>
  <dcterms:modified xsi:type="dcterms:W3CDTF">2026-08-27T04:50:00Z</dcterms:modified>
  <cp:category/>
</cp:coreProperties>
</file>
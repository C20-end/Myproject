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41C4E" w14:textId="77777777" w:rsidR="000D57FF" w:rsidRDefault="000D57FF" w:rsidP="000D57FF">
      <w:pPr>
        <w:spacing w:before="480" w:after="120" w:line="312" w:lineRule="auto"/>
        <w:ind w:firstLine="0" w:left="0" w:right="0"/>
        <w:jc w:val="center"/>
        <w:rPr>
          <w:rFonts w:eastAsia="黑体"/>
          <w:b/>
          <w:sz w:val="32"/>
        </w:rPr>
      </w:pPr>
      <w:r>
        <w:rPr>
          <w:rFonts w:ascii="Times New Roman" w:hAnsi="Times New Roman" w:eastAsia="黑体" w:cs="Times New Roman"/>
          <w:b/>
          <w:sz w:val="36"/>
          <w:szCs w:val="36"/>
        </w:rPr>
        <w:t>社交媒体视角下公众对生成式人工智能医疗应用的认知模式研究</w:t>
      </w:r>
    </w:p>
    <w:p w14:paraId="2E2E87A5" w14:textId="77777777" w:rsidR="000D57FF" w:rsidRDefault="000D57FF" w:rsidP="000D57FF">
      <w:pPr>
        <w:spacing w:after="240" w:before="0" w:line="312" w:lineRule="auto"/>
        <w:ind w:firstLine="0" w:left="0" w:right="0"/>
        <w:jc w:val="center"/>
        <w:rPr>
          <w:rFonts w:eastAsia="黑体"/>
          <w:b/>
          <w:sz w:val="32"/>
        </w:rPr>
      </w:pPr>
      <w:r>
        <w:rPr>
          <w:rFonts w:ascii="Times New Roman" w:hAnsi="Times New Roman" w:eastAsia="黑体" w:cs="Times New Roman"/>
          <w:b/>
          <w:sz w:val="28"/>
          <w:szCs w:val="28"/>
        </w:rPr>
        <w:t>——一项基于文本挖掘的分析</w:t>
      </w:r>
    </w:p>
    <w:p w14:paraId="4A169E55" w14:textId="77777777" w:rsidR="001E30B5" w:rsidRDefault="00000000" w:rsidP="000D57FF">
      <w:pPr>
        <w:spacing w:before="240" w:after="120" w:line="300" w:lineRule="auto"/>
        <w:ind w:firstLine="0" w:left="0" w:right="0"/>
        <w:jc w:val="both"/>
      </w:pPr>
      <w:r>
        <w:rPr>
          <w:rFonts w:ascii="Times New Roman" w:hAnsi="Times New Roman" w:eastAsia="黑体" w:cs="Times New Roman"/>
          <w:b/>
          <w:sz w:val="21"/>
          <w:szCs w:val="21"/>
        </w:rPr>
        <w:t>摘　要：</w:t>
      </w:r>
      <w:r>
        <w:rPr>
          <w:rFonts w:ascii="Times New Roman" w:hAnsi="Times New Roman" w:eastAsia="楷体" w:cs="Times New Roman"/>
          <w:b w:val="0"/>
          <w:sz w:val="21"/>
          <w:szCs w:val="21"/>
        </w:rPr>
        <w:t>我国医疗服务长期面临资源紧张与沟通压力，医患矛盾也难以仅靠扩大供给缓解。以大语言模型为代表的生成式人工智能进入问诊、报告解读和健康咨询，有望分担重复性信息工作；真正阻拦之一，是公众如何看待这类应用，尤其是AI医生：积极还是消极，接受还是不接受，并不清楚。本文回溯采集微博、抖音、小红书与知乎中围绕AI医生、AI问诊和医疗大模型的中文评论，经清洗、相关性识别和态度分类，得到相关评论103,731条、有态度71,886条。在有态度文本上构建评论内词共现网络，以Louvain词簇为分析单位，从AI能力、医生角色、风险认知和人机关系四个维度编码14个词簇。相关评论中积极占52.4%，有态度样本中占75.6%。积极组内部分化出技术崇拜与务实认可，并有部分人机协同；中立组收敛为人机协同；消极组分开为技术恐惧与风险责任。归纳这些模式，是为了把公众认知从接受或拒绝推进到可校准的人机关系：过半积极不等于独立诊断已获授权，误诊问责也不等于不敢使用。</w:t>
      </w:r>
    </w:p>
    <w:p w14:paraId="60C4F11A" w14:textId="77777777" w:rsidR="001E30B5" w:rsidRDefault="00000000">
      <w:pPr>
        <w:spacing w:after="120" w:before="0" w:line="300" w:lineRule="auto"/>
        <w:ind w:firstLine="0" w:left="0" w:right="0"/>
        <w:jc w:val="both"/>
      </w:pPr>
      <w:r>
        <w:rPr>
          <w:rFonts w:ascii="Times New Roman" w:hAnsi="Times New Roman" w:eastAsia="黑体" w:cs="Times New Roman"/>
          <w:b/>
          <w:sz w:val="21"/>
          <w:szCs w:val="21"/>
        </w:rPr>
        <w:t>关键词：</w:t>
      </w:r>
      <w:r>
        <w:rPr>
          <w:rFonts w:ascii="Times New Roman" w:hAnsi="Times New Roman" w:eastAsia="楷体" w:cs="Times New Roman"/>
          <w:b w:val="0"/>
          <w:sz w:val="21"/>
          <w:szCs w:val="21"/>
        </w:rPr>
        <w:t>生成式人工智能；医疗应用；认知模式；公众态度；人机互补；社交媒体；词共现网络</w:t>
      </w:r>
    </w:p>
    <w:p>
      <w:pPr>
        <w:spacing w:before="360" w:after="120" w:line="312" w:lineRule="auto"/>
        <w:ind w:firstLine="0" w:left="0" w:right="0"/>
        <w:jc w:val="center"/>
        <w:pageBreakBefore/>
      </w:pPr>
      <w:r>
        <w:rPr>
          <w:rFonts w:ascii="Times New Roman" w:hAnsi="Times New Roman" w:eastAsia="Times New Roman" w:cs="Times New Roman"/>
          <w:b/>
          <w:sz w:val="32"/>
          <w:szCs w:val="32"/>
        </w:rPr>
        <w:t>Public Cognitive Patterns toward Generative AI Applications in Healthcare from a Social Media Perspective</w:t>
      </w:r>
    </w:p>
    <w:p>
      <w:pPr>
        <w:spacing w:before="0" w:after="240" w:line="312" w:lineRule="auto"/>
        <w:ind w:firstLine="0" w:left="0" w:right="0"/>
        <w:jc w:val="center"/>
      </w:pPr>
      <w:r>
        <w:rPr>
          <w:rFonts w:ascii="Times New Roman" w:hAnsi="Times New Roman" w:eastAsia="Times New Roman" w:cs="Times New Roman"/>
          <w:b w:val="0"/>
          <w:sz w:val="24"/>
          <w:szCs w:val="24"/>
        </w:rPr>
        <w:t>A Text Mining Analysis</w:t>
      </w:r>
    </w:p>
    <w:p>
      <w:pPr>
        <w:spacing w:before="120" w:after="120" w:line="300" w:lineRule="auto"/>
        <w:ind w:firstLine="0" w:left="0" w:right="0"/>
        <w:jc w:val="both"/>
      </w:pPr>
      <w:r>
        <w:rPr>
          <w:rFonts w:ascii="Times New Roman" w:hAnsi="Times New Roman" w:eastAsia="Times New Roman" w:cs="Times New Roman"/>
          <w:b/>
          <w:sz w:val="21"/>
          <w:szCs w:val="21"/>
        </w:rPr>
        <w:t xml:space="preserve">Abstract: </w:t>
      </w:r>
      <w:r>
        <w:rPr>
          <w:rFonts w:ascii="Times New Roman" w:hAnsi="Times New Roman" w:eastAsia="Times New Roman" w:cs="Times New Roman"/>
          <w:b w:val="0"/>
          <w:sz w:val="21"/>
          <w:szCs w:val="21"/>
        </w:rPr>
        <w:t>China’s health system still faces strained supply and doctor–patient communication pressure. Generative AI entering consultation, report interpretation, and health advice may ease repetitive information work, but a key barrier is how the public views such applications—especially AI doctors: positive or negative, accepted or not. This study retrospectively collected Chinese comments on AI doctors, AI consultation, and medical large language models from Weibo, Douyin, Xiaohongshu, and Zhihu. After cleaning, relevance classification, and attitude labeling, 103,731 relevant comments remained, 71,886 of which expressed an explicit attitude. Within-comment word co-occurrence networks were built on attitude-bearing texts; 14 Louvain clusters—the unit of analysis—were coded on AI capability, physician role, risk perception, and the human–AI relationship. Positive comments accounted for 52.4% of relevant comments and 75.6% of attitude-bearing comments. The positive group differentiated into technological worship and pragmatic acceptance, with some human–AI collaboration; the neutral group converged on collaboration; the negative group split into technological fear and risk-accountability. Identifying these patterns is meant to move public cognition from accept-or-reject toward a calibrated human–AI relation: a positive majority is not authorization of independent diagnosis, and accountability after misdiagnosis is not refusal to use the technology.</w:t>
      </w:r>
    </w:p>
    <w:p>
      <w:pPr>
        <w:spacing w:before="0" w:after="120" w:line="300" w:lineRule="auto"/>
        <w:ind w:firstLine="0" w:left="0" w:right="0"/>
        <w:jc w:val="both"/>
      </w:pPr>
      <w:r>
        <w:rPr>
          <w:rFonts w:ascii="Times New Roman" w:hAnsi="Times New Roman" w:eastAsia="Times New Roman" w:cs="Times New Roman"/>
          <w:b/>
          <w:sz w:val="21"/>
          <w:szCs w:val="21"/>
        </w:rPr>
        <w:t xml:space="preserve">Keywords: </w:t>
      </w:r>
      <w:r>
        <w:rPr>
          <w:rFonts w:ascii="Times New Roman" w:hAnsi="Times New Roman" w:eastAsia="Times New Roman" w:cs="Times New Roman"/>
          <w:b w:val="0"/>
          <w:sz w:val="21"/>
          <w:szCs w:val="21"/>
        </w:rPr>
        <w:t>generative artificial intelligence; healthcare application; cognitive pattern; public attitude; human–AI complementarity; social media; word co-occurrence network</w:t>
      </w:r>
    </w:p>
    <w:p w14:paraId="1FB8B44B" w14:textId="69A2D441" w:rsidR="001E30B5" w:rsidRDefault="00000000" w:rsidP="00BC4DCC">
      <w:pPr>
        <w:pStyle w:val="1"/>
        <w:spacing w:after="120" w:before="240" w:line="312" w:lineRule="auto"/>
        <w:ind w:firstLine="0" w:left="0" w:right="0"/>
        <w:jc w:val="left"/>
        <w:pageBreakBefore/>
      </w:pPr>
      <w:r>
        <w:rPr>
          <w:rFonts w:ascii="Times New Roman" w:hAnsi="Times New Roman" w:eastAsia="黑体" w:cs="Times New Roman"/>
          <w:b/>
          <w:sz w:val="28"/>
          <w:szCs w:val="28"/>
        </w:rPr>
        <w:t>1　引言</w:t>
      </w:r>
    </w:p>
    <w:p w14:paraId="0BE95BEB" w14:textId="77777777" w:rsidR="001E30B5" w:rsidRDefault="00000000">
      <w:pPr>
        <w:spacing w:before="0" w:after="0" w:line="360" w:lineRule="auto"/>
        <w:ind w:firstLine="420" w:left="0" w:right="0"/>
        <w:jc w:val="both"/>
        <w:rPr>
          <w:ins w:id="0" w:author="一帆 张" w:date="2026-08-27T11:46:00Z" w16du:dateUtc="2026-08-27T03:46:00Z"/>
          <w:noProof/>
        </w:rPr>
      </w:pPr>
      <w:r>
        <w:rPr>
          <w:rFonts w:ascii="Times New Roman" w:hAnsi="Times New Roman" w:eastAsia="宋体" w:cs="Times New Roman"/>
          <w:b w:val="0"/>
          <w:sz w:val="21"/>
          <w:szCs w:val="21"/>
        </w:rPr>
        <w:t>我国医疗服务需求规模大、供给相对紧张，医患沟通压力长期存在。2024年，全国医疗卫生机构总诊疗人次达到101.5亿，每千人口执业（助理）医师为3.61人〔29〕。在保障质量与安全的前提下提高可及性、减轻重复性负担、改善医患信息沟通，仍是医疗服务管理中的突出问题。以大语言模型为代表的生成式人工智能进入问诊、报告解读、健康咨询和临床信息辅助，有望分担部分信息工作和高频交互，但其输出仍可能不稳定，并伴随错误信息、过度依赖和责任模糊。阻拦之一是公众如何看待这类应用。本文所称生成式人工智能医疗应用，是指以大语言模型等生成式模型为基础，能够通过自然语言交互生成健康信息、解释医学材料或辅助诊疗沟通的应用，主要包括AI问诊、报告解读、健康咨询和临床信息辅助等场景。公众对其是积极还是消极、接受还是不接受，并不能由技术能力和政策文件直接推定。</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12780277" w14:textId="77777777" w:rsidR="00240035" w:rsidRDefault="00240035">
      <w:pPr>
        <w:spacing w:before="0" w:after="0" w:line="360" w:lineRule="auto"/>
        <w:ind w:firstLine="420" w:left="0" w:right="0"/>
        <w:jc w:val="both"/>
        <w:rPr>
          <w:ins w:id="1" w:author="一帆 张" w:date="2026-08-27T11:48:00Z" w16du:dateUtc="2026-08-27T03:48:00Z"/>
          <w:noProof/>
        </w:rPr>
      </w:pPr>
      <w:r>
        <w:rPr>
          <w:rFonts w:ascii="Times New Roman" w:hAnsi="Times New Roman" w:eastAsia="宋体" w:cs="Times New Roman"/>
          <w:b w:val="0"/>
          <w:sz w:val="21"/>
          <w:szCs w:val="21"/>
        </w:rPr>
        <w:t>我国相关政策正在形成“一般性规范生成式人工智能”与“专项推动医疗人工智能应用”并行的制度环境。一方面，2023年施行的《生成式人工智能服务管理暂行办法》确立了促进创新发展与实行包容审慎、分类分级监管并重的总体原则〔33〕；另一方面，2024年发布的《卫生健康行业人工智能应用场景参考指引》提出医疗服务管理、基层公共卫生服务、健康产业发展和医学教学科研等4大类13小类84个应用场景〔30〕。2025年，国务院《关于深入实施“人工智能+”行动的意见》进一步提出推广高水平居民健康助手，有序推动人工智能在辅助诊疗、健康管理和医保服务等场景应用〔31〕；五部门随后印发的《关于促进和规范“人工智能+医疗卫生”应用发展的实施意见》，则将基层诊疗辅助、临床专病决策和患者就诊服务列为重点方向，同时强调审核评估、风险预警、数据安全和隐私保护〔32〕。需要指出的是，上述政策构成了生成式人工智能进入医疗场景的制度基础，但其强调的是有序应用、辅助定位和安全治理，并不等同于对人工智能独立诊疗的直接认可。</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21035CA2" w14:textId="77777777" w:rsidR="00240035" w:rsidRDefault="00240035">
      <w:pPr>
        <w:spacing w:before="0" w:after="0" w:line="360" w:lineRule="auto"/>
        <w:ind w:firstLine="420" w:left="0" w:right="0"/>
        <w:jc w:val="both"/>
        <w:rPr>
          <w:ins w:id="2" w:author="一帆 张" w:date="2026-08-27T11:49:00Z" w16du:dateUtc="2026-08-27T03:49:00Z"/>
          <w:noProof/>
        </w:rPr>
      </w:pPr>
      <w:r>
        <w:rPr>
          <w:rFonts w:ascii="Times New Roman" w:hAnsi="Times New Roman" w:eastAsia="宋体" w:cs="Times New Roman"/>
          <w:b w:val="0"/>
          <w:sz w:val="21"/>
          <w:szCs w:val="21"/>
        </w:rPr>
        <w:t>技术能力和政策推动并不会自动转化为公众信任。医疗决策专业性强、结果敏感、责任链条复杂，公众可能认可生成式人工智能在信息获取和便捷咨询上的价值，却未必接受它独立作出诊疗判断〔1,3,6〕。即便系统表现达到较高水平，医生在场和治理安排仍会改变选择〔2〕。事故发生后，责任还容易被派到医院；医生与系统若是实质性协作，这种追责会减轻〔7〕。社交媒体上的讨论可以总体偏积极，效能期待、替代想象、风险担忧和医生主导的协作却常常同时出现〔4-5〕。Jiang等已用微博数据、主题模型和扎根编码处理中国公众对医疗人工智能的认知、情感及治理期待〔5〕。因此，本文的研究缺口并非“中国社交媒体中的生成式人工智能医疗应用认知尚未得到研究”，而是既有研究多以态度类别或主题类别作为最终结果，较少比较同一态度内部AI能力、医生角色、风险认知和人机关系如何形成差异化配置。同为积极评价，对问诊便利的认可并不等同于对独立诊断的授权；同为消极评价，对模型能力的不信任也不同于对误诊责任的制度性追问。</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19057EAF" w14:textId="77777777" w:rsidR="00240035" w:rsidRDefault="00240035">
      <w:pPr>
        <w:spacing w:before="0" w:after="0" w:line="360" w:lineRule="auto"/>
        <w:ind w:firstLine="420" w:left="0" w:right="0"/>
        <w:jc w:val="both"/>
        <w:rPr>
          <w:ins w:id="3" w:author="一帆 张" w:date="2026-08-27T11:51:00Z" w16du:dateUtc="2026-08-27T03:51:00Z"/>
          <w:noProof/>
        </w:rPr>
      </w:pPr>
      <w:r>
        <w:rPr>
          <w:rFonts w:ascii="Times New Roman" w:hAnsi="Times New Roman" w:eastAsia="宋体" w:cs="Times New Roman"/>
          <w:b w:val="0"/>
          <w:sz w:val="21"/>
          <w:szCs w:val="21"/>
        </w:rPr>
        <w:t>基于此，本文利用微博、抖音、小红书和知乎中围绕AI医生、AI问诊、医疗大模型及其相邻智能医疗服务的自然生成评论，依次识别相关性与态度，用高频词、TF-IDF和评论内词共现提取不同态度群体的认知词簇，再以技术接受、算法欣赏与算法厌恶以及人机互补为分析依据，从AI能力、医生角色、风险认知和人机关系四个维度编码并归纳认知模式。把公众认知从积极、中立、消极的效价推进到多维配置，是为了说明同一态度内部可以不是同一种理解；多平台自然评论则用来补充问卷和情景实验中预设选项的限制。对医疗机构而言，需要区分功能便利与临床信任、使用回避与责任诉求：过半积极不能读成独立诊断已获授权，误诊问责也不能读成不敢使用。本文描述的是特定检索条件下的公共话语结构，不将社交媒体评论直接等同于全体公众或患者的实际采纳行为。</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02D9AC29" w14:textId="77777777" w:rsidR="00240035" w:rsidRDefault="00240035">
      <w:pPr>
        <w:spacing w:line="240" w:lineRule="auto" w:before="0" w:after="0"/>
        <w:ind w:firstLine="0" w:left="0" w:right="0"/>
        <w:rPr>
          <w:ins w:id="4" w:author="一帆 张" w:date="2026-08-27T11:51:00Z" w16du:dateUtc="2026-08-27T03:51:00Z"/>
          <w:noProof/>
        </w:rPr>
      </w:pPr>
      <w:r/>
    </w:p>
    <w:p w14:paraId="73AE574A" w14:textId="77777777" w:rsidR="001E30B5" w:rsidRDefault="00000000">
      <w:pPr>
        <w:pStyle w:val="1"/>
        <w:spacing w:before="240" w:after="120" w:line="312" w:lineRule="auto"/>
        <w:ind w:firstLine="0" w:left="0" w:right="0"/>
        <w:jc w:val="left"/>
      </w:pPr>
      <w:r>
        <w:rPr>
          <w:rFonts w:ascii="Times New Roman" w:hAnsi="Times New Roman" w:eastAsia="黑体" w:cs="Times New Roman"/>
          <w:b/>
          <w:sz w:val="28"/>
          <w:szCs w:val="28"/>
        </w:rPr>
        <w:t>2　文献综述与研究框架</w:t>
      </w:r>
    </w:p>
    <w:p w14:paraId="0257AD25" w14:textId="77777777" w:rsidR="001E30B5" w:rsidRDefault="00000000">
      <w:pPr>
        <w:pStyle w:val="21"/>
        <w:spacing w:before="160" w:after="80" w:line="312" w:lineRule="auto"/>
        <w:ind w:firstLine="0" w:left="0" w:right="0"/>
        <w:jc w:val="left"/>
      </w:pPr>
      <w:r>
        <w:rPr>
          <w:rFonts w:ascii="Times New Roman" w:hAnsi="Times New Roman" w:eastAsia="黑体" w:cs="Times New Roman"/>
          <w:b/>
          <w:sz w:val="24"/>
          <w:szCs w:val="24"/>
        </w:rPr>
        <w:t>2.1　生成式人工智能医疗应用的公众认知与态度</w:t>
      </w:r>
    </w:p>
    <w:p w14:paraId="789A2733" w14:textId="77777777" w:rsidR="001E30B5" w:rsidRDefault="00000000">
      <w:pPr>
        <w:spacing w:before="0" w:after="0" w:line="360" w:lineRule="auto"/>
        <w:ind w:firstLine="420" w:left="0" w:right="0"/>
        <w:jc w:val="both"/>
      </w:pPr>
      <w:r>
        <w:rPr>
          <w:rFonts w:ascii="Times New Roman" w:hAnsi="Times New Roman" w:eastAsia="宋体" w:cs="Times New Roman"/>
          <w:b w:val="0"/>
          <w:sz w:val="21"/>
          <w:szCs w:val="21"/>
        </w:rPr>
        <w:t>公众对生成式人工智能医疗应用的接受，不能还原为感知有用性。技术接受研究把有用性和易用性视为使用意愿的前因〔23-24〕，但诊疗判断专业性强、出错代价高，有用性会与能否独立决策、医生是否在场、出事由谁负责一并进入权衡。Liu等的情景实验表明，AI医生的信息质量（诊断透明度和论证质量）通过感知专业性和认知信任，影响人们是否打算让系统单独作出诊断〔1〕。信息显得专业，仍不必交出诊断权。Bracic等把属性和选择拆开：拉动就诊选择最大的是系统表现达到或超过专科水平，医生在场和治理认证仍会提高选择概率〔2〕。高表现改变的是选择，不是可以去掉医生。</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roofErr w:type="spellStart"/>
      <w:r>
        <w:rPr>
          <w:rFonts w:ascii="Times New Roman" w:hAnsi="Times New Roman" w:eastAsia="宋体" w:cs="Times New Roman"/>
          <w:b w:val="0"/>
          <w:sz w:val="21"/>
          <w:szCs w:val="21"/>
        </w:rPr>
      </w:r>
      <w:proofErr w:type="spellEnd"/>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4CDEC9AA" w14:textId="77777777" w:rsidR="001E30B5" w:rsidRDefault="00000000">
      <w:pPr>
        <w:spacing w:before="0" w:after="0" w:line="360" w:lineRule="auto"/>
        <w:ind w:firstLine="420" w:left="0" w:right="0"/>
        <w:jc w:val="both"/>
      </w:pPr>
      <w:r>
        <w:rPr>
          <w:rFonts w:ascii="Times New Roman" w:hAnsi="Times New Roman" w:eastAsia="宋体" w:cs="Times New Roman"/>
          <w:b w:val="0"/>
          <w:sz w:val="21"/>
          <w:szCs w:val="21"/>
        </w:rPr>
        <w:t>医生角色和事后责任是另外两道约束。Guo和Chen比较AI单独问诊、有人类医生参与和人类医生三种来源，功能评价上对人类医生诊断的信任更高；解释能改善评价，却没有把取代医生变成可接受的方案〔6〕。Kirchberger调查的是美国公众：多数人最信任医生依据自身经验给出的诊断，接受AI优先路径的比例很低，并普遍担心医生过度依赖系统〔3〕。Choi等观察事故之后：漏诊类不良事件一旦涉及AI，公众更倾向把责任派给医院，投诉和诉讼意向更高；医生与系统若是交互式协作，这种反应会减弱〔7〕。这些研究已经能够分题测量有用性、独立诊断意愿、医生在场和事后问责，因变量仍是分数或选择。自然评论里四个判断如何共现、会不会在同一极性下配成不同结构，实验设计看不到。</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19EB4C29" w14:textId="77777777" w:rsidR="001E30B5" w:rsidRDefault="00000000">
      <w:pPr>
        <w:spacing w:before="0" w:after="0" w:line="360" w:lineRule="auto"/>
        <w:ind w:firstLine="420" w:left="0" w:right="0"/>
        <w:jc w:val="both"/>
      </w:pPr>
      <w:r>
        <w:rPr>
          <w:rFonts w:ascii="Times New Roman" w:eastAsia="宋体" w:hAnsi="Times New Roman" w:cs="Times New Roman"/>
          <w:b w:val="0"/>
          <w:sz w:val="21"/>
          <w:szCs w:val="21"/>
        </w:rPr>
        <w:t>问卷选项会把回答限制在给定构念上。社交媒体评论里的词是评论者自己排的，适合观察这些判断是否已经进入公共话语，现有处理却多停在情感极性或主题类别。Gao等分析2017年微博上的医疗人工智能讨论，有态度文本以积极为主，同时也出现技术收益、社会风险以及会否取代医生的争议〔4〕。语料早于大语言模型进入日常问诊。积极为主不能写成生成式应用普及后的事实；极性表则会把取代想象和风险担忧记成同一种态度。</w:t>
      </w:r>
      <w:r>
        <w:rPr>
          <w:rFonts w:ascii="Times New Roman" w:eastAsia="宋体" w:hAnsi="Times New Roman" w:cs="Times New Roman"/>
          <w:b w:val="0"/>
          <w:sz w:val="21"/>
          <w:szCs w:val="21"/>
        </w:rPr>
      </w:r>
    </w:p>
    <w:p w14:paraId="72D58CB8" w14:textId="77777777" w:rsidR="001E30B5" w:rsidRDefault="00000000">
      <w:pPr>
        <w:spacing w:before="0" w:after="0" w:line="360" w:lineRule="auto"/>
        <w:ind w:firstLine="420" w:left="0" w:right="0"/>
        <w:jc w:val="both"/>
      </w:pPr>
      <w:r>
        <w:rPr>
          <w:rFonts w:ascii="Times New Roman" w:hAnsi="Times New Roman" w:eastAsia="宋体" w:cs="Times New Roman"/>
          <w:b w:val="0"/>
          <w:sz w:val="21"/>
          <w:szCs w:val="21"/>
        </w:rPr>
        <w:t>更接近本文问题的是Jiang等。他们用2022—2024年微博，结合主题模型和扎根编码，在认知—情感—行为框架下描述中国公众对医疗人工智能的话语：认知上强调医疗仍以医生为核心、AI作支持，情绪上惊叹与抵触并存，治理上期待医生主导的协作〔5〕。该框架处理的是态度成分，主题模型处理的是在谈什么。二者都把一篇评论归入类别，并不比较同一态度内部能力、医生、风险和人机关系如何捆绑。惊叹和协作期待都可以落在积极一侧，授权程度却不必相同；抵触可以是不敢用，也可以是追问出事谁负责。“医生”和“替代”能够共现在完全相反的句子里。</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05846828" w14:textId="77777777" w:rsidR="001E30B5" w:rsidRDefault="00000000">
      <w:pPr>
        <w:pStyle w:val="21"/>
        <w:spacing w:before="160" w:after="80" w:line="312" w:lineRule="auto"/>
        <w:ind w:firstLine="0" w:left="0" w:right="0"/>
        <w:jc w:val="left"/>
      </w:pPr>
      <w:r>
        <w:rPr>
          <w:rFonts w:ascii="Times New Roman" w:hAnsi="Times New Roman" w:eastAsia="黑体" w:cs="Times New Roman"/>
          <w:b/>
          <w:sz w:val="24"/>
          <w:szCs w:val="24"/>
        </w:rPr>
        <w:t>2.2　生成式人工智能医疗应用认知中的算法欣赏与算法厌恶</w:t>
      </w:r>
    </w:p>
    <w:p w14:paraId="439C7D01" w14:textId="77777777" w:rsidR="001E30B5" w:rsidRDefault="00000000">
      <w:pPr>
        <w:spacing w:before="0" w:after="0" w:line="360" w:lineRule="auto"/>
        <w:ind w:firstLine="420" w:left="0" w:right="0"/>
        <w:jc w:val="both"/>
      </w:pPr>
      <w:r>
        <w:rPr>
          <w:rFonts w:ascii="Times New Roman" w:eastAsia="宋体" w:hAnsi="Times New Roman" w:cs="Times New Roman"/>
          <w:b w:val="0"/>
          <w:sz w:val="21"/>
          <w:szCs w:val="21"/>
        </w:rPr>
        <w:t>算法欣赏与算法厌恶说明，能力判断不会稳定地等于喜欢或不喜欢。算法欣赏是指在特定任务中，个体相较于人类意见更愿意采用算法建议〔26〕；算法厌恶则是观察到算法犯错后，即便总体表现更好，也会迅速降低依赖〔25〕。二者可随任务风险、错误可见性、控制感和专家是否在场而切换。生成式系统以流畅、确定的语言作答，容易抬高专业性知觉；幻觉和不可逆的诊疗后果，又容易把一次可见错误写成不能信。若把欣赏写成积极、把厌恶写成消极，Gao所报告的积极倾向和Jiang所报告的惊叹与抵触就仍停在效价上，看不出积极是把能力抬到可独立诊病，还是只承认问诊方便。</w:t>
      </w:r>
      <w:r>
        <w:rPr>
          <w:rFonts w:ascii="Times New Roman" w:eastAsia="宋体" w:hAnsi="Times New Roman" w:cs="Times New Roman"/>
          <w:b w:val="0"/>
          <w:sz w:val="21"/>
          <w:szCs w:val="21"/>
        </w:rPr>
      </w:r>
    </w:p>
    <w:p w14:paraId="65746B39" w14:textId="77777777" w:rsidR="001E30B5" w:rsidRDefault="00000000">
      <w:pPr>
        <w:pStyle w:val="21"/>
        <w:spacing w:before="160" w:after="80" w:line="312" w:lineRule="auto"/>
        <w:ind w:firstLine="0" w:left="0" w:right="0"/>
        <w:jc w:val="left"/>
      </w:pPr>
      <w:r>
        <w:rPr>
          <w:rFonts w:ascii="Times New Roman" w:hAnsi="Times New Roman" w:eastAsia="黑体" w:cs="Times New Roman"/>
          <w:b/>
          <w:sz w:val="24"/>
          <w:szCs w:val="24"/>
        </w:rPr>
        <w:t>2.3　人机互补与生成式人工智能医疗应用的理性认知</w:t>
      </w:r>
    </w:p>
    <w:p w14:paraId="3E425E12" w14:textId="77777777" w:rsidR="00C40098" w:rsidRDefault="00000000">
      <w:pPr>
        <w:spacing w:before="0" w:after="0" w:line="360" w:lineRule="auto"/>
        <w:ind w:firstLine="420" w:left="0" w:right="0"/>
        <w:jc w:val="both"/>
      </w:pPr>
      <w:r>
        <w:rPr>
          <w:rFonts w:ascii="Times New Roman" w:hAnsi="Times New Roman" w:eastAsia="宋体" w:cs="Times New Roman"/>
          <w:b w:val="0"/>
          <w:sz w:val="21"/>
          <w:szCs w:val="21"/>
        </w:rPr>
        <w:t>人机互补给出的是合理人机关系的参照，不是对公众已经如何思考的描述。人工智能价值的实现并不要求替代人类，而在于根据双方能力边界进行分工与协作，使组合绩效超过任一主体单独行动〔27-28〕。生成式模型擅长检索、归纳和高频交互；医生承担情境化判断、身体检查、价值权衡、同理沟通和最终责任。什么样的认知更为校准？把流畅表达写成已经可以独立诊病，或把一次错误写成完全不能用，都偏离这一边界。较为校准的生成式人工智能医疗应用认知，是把系统放在有适用范围、有医生把关、责任可追溯的协作结构里。</w:t>
      </w:r>
      <w:r>
        <w:rPr>
          <w:rFonts w:ascii="Times New Roman" w:hAnsi="Times New Roman" w:eastAsia="宋体" w:cs="Times New Roman"/>
          <w:b w:val="0"/>
          <w:sz w:val="21"/>
          <w:szCs w:val="21"/>
        </w:rPr>
      </w:r>
      <w:r>
        <w:rPr>
          <w:rFonts w:ascii="Times New Roman" w:hAnsi="Times New Roman" w:eastAsia="宋体" w:cs="Times New Roman"/>
          <w:b w:val="0"/>
          <w:sz w:val="21"/>
          <w:szCs w:val="21"/>
        </w:rPr>
      </w:r>
      <w:proofErr w:type="spellStart"/>
      <w:r>
        <w:rPr>
          <w:rFonts w:ascii="Times New Roman" w:hAnsi="Times New Roman" w:eastAsia="宋体" w:cs="Times New Roman"/>
          <w:b w:val="0"/>
          <w:sz w:val="21"/>
          <w:szCs w:val="21"/>
        </w:rPr>
      </w:r>
      <w:proofErr w:type="spellEnd"/>
      <w:r>
        <w:rPr>
          <w:rFonts w:ascii="Times New Roman" w:hAnsi="Times New Roman" w:eastAsia="宋体" w:cs="Times New Roman"/>
          <w:b w:val="0"/>
          <w:sz w:val="21"/>
          <w:szCs w:val="21"/>
        </w:rPr>
      </w:r>
    </w:p>
    <w:p w14:paraId="131FB5C1" w14:textId="77777777" w:rsidR="00C40098" w:rsidRDefault="00000000">
      <w:pPr>
        <w:spacing w:before="0" w:after="0" w:line="360" w:lineRule="auto"/>
        <w:ind w:firstLine="420" w:left="0" w:right="0"/>
        <w:jc w:val="both"/>
      </w:pPr>
      <w:r>
        <w:rPr>
          <w:rFonts w:ascii="Times New Roman" w:hAnsi="Times New Roman" w:eastAsia="宋体" w:cs="Times New Roman"/>
          <w:b w:val="0"/>
          <w:sz w:val="21"/>
          <w:szCs w:val="21"/>
        </w:rPr>
        <w:t>要把实验里分测的构念和社媒里并置的词汇接到这一参照上，本文用四个不可互换的维度刻画认知配置。AI能力关注系统被写成可独立诊疗、有限度辅助还是基本不可用，对应自动化信任是否与能力相校准〔9-10〕；医生角色关注医生被弱化、被明确为把关者还是被强化为唯一可信主体，对应人机功能分配〔11〕；风险认知关注误诊、幻觉、监管和责任在话语中的显著程度，对应外行风险感知〔12〕；人机关系关注替代、协同还是排斥。四个维度不是五种模式的预告。模式在词簇编码之后归纳，研究开始前并不预设类型名单。</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428C5F17" w14:textId="77777777" w:rsidR="001E30B5" w:rsidRDefault="00000000">
      <w:pPr>
        <w:spacing w:before="0" w:after="0" w:line="360" w:lineRule="auto"/>
        <w:ind w:firstLine="420" w:left="0" w:right="0"/>
        <w:jc w:val="both"/>
      </w:pPr>
      <w:r>
        <w:rPr>
          <w:rFonts w:ascii="Times New Roman" w:hAnsi="Times New Roman" w:eastAsia="宋体" w:cs="Times New Roman"/>
          <w:b w:val="0"/>
          <w:sz w:val="21"/>
          <w:szCs w:val="21"/>
        </w:rPr>
        <w:t>据此提出三个问题。RQ1：社交媒体中与生成式人工智能医疗应用相关的评论呈现何种态度分布？RQ2：积极、中立和消极态度群体的核心认知主题及词语共现结构有何差异？RQ3：AI能力、医生角色、风险认知和人机关系在不同认知词簇中如何组合，并可归纳出哪些典型认知模式？后续分析单位是词簇而非单条评论，模式的簇数也不等同于人群比例。</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1F84989F" w14:textId="77777777" w:rsidR="001E30B5" w:rsidRDefault="00000000">
      <w:pPr>
        <w:pStyle w:val="1"/>
        <w:spacing w:before="240" w:after="120" w:line="312" w:lineRule="auto"/>
        <w:ind w:firstLine="0" w:left="0" w:right="0"/>
        <w:jc w:val="left"/>
      </w:pPr>
      <w:r>
        <w:rPr>
          <w:rFonts w:ascii="Times New Roman" w:hAnsi="Times New Roman" w:eastAsia="黑体" w:cs="Times New Roman"/>
          <w:b/>
          <w:sz w:val="28"/>
          <w:szCs w:val="28"/>
        </w:rPr>
        <w:t>3　研究设计</w:t>
      </w:r>
    </w:p>
    <w:p w14:paraId="3CDFD27F" w14:textId="77777777" w:rsidR="001E30B5" w:rsidRDefault="00000000">
      <w:pPr>
        <w:spacing w:before="0" w:after="0" w:line="360" w:lineRule="auto"/>
        <w:ind w:firstLine="420" w:left="0" w:right="0"/>
        <w:jc w:val="both"/>
      </w:pPr>
      <w:r>
        <w:rPr>
          <w:rFonts w:ascii="Times New Roman" w:hAnsi="Times New Roman" w:eastAsia="宋体" w:cs="Times New Roman"/>
          <w:b w:val="0"/>
          <w:sz w:val="21"/>
          <w:szCs w:val="21"/>
        </w:rPr>
        <w:t>本研究基于微博、抖音、小红书和知乎中关于AI医生、AI问诊和医疗大模型等应用的自然生成评论，按“态度识别—认知主题提取—认知结构分析—认知模式识别”推进。先清洗文本并做相关性识别，再将相关评论分为无态度、积极、中立和消极；在有态度评论中提取高频词与TF-IDF，构建评论内词共现网络并划分社区，得到认知词簇；最后结合算法欣赏、算法厌恶和人机互补理论，对词簇做四维编码并归纳认知模式。流程见图1。</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719B1798" w14:textId="77777777" w:rsidR="001E30B5" w:rsidRDefault="00000000">
      <w:pPr>
        <w:keepNext/>
        <w:keepLines/>
        <w:spacing w:before="120" w:after="0" w:line="240" w:lineRule="auto"/>
        <w:ind w:firstLine="0" w:left="0" w:right="0"/>
        <w:jc w:val="center"/>
        <w:pageBreakBefore/>
      </w:pPr>
      <w:r>
        <w:drawing>
          <wp:inline xmlns:a="http://schemas.openxmlformats.org/drawingml/2006/main" xmlns:pic="http://schemas.openxmlformats.org/drawingml/2006/picture">
            <wp:extent cx="5580000" cy="7369868"/>
            <wp:docPr id="1" name="Picture 1"/>
            <wp:cNvGraphicFramePr>
              <a:graphicFrameLocks noChangeAspect="1"/>
            </wp:cNvGraphicFramePr>
            <a:graphic>
              <a:graphicData uri="http://schemas.openxmlformats.org/drawingml/2006/picture">
                <pic:pic>
                  <pic:nvPicPr>
                    <pic:cNvPr id="0" name="图1_研究流程.png"/>
                    <pic:cNvPicPr/>
                  </pic:nvPicPr>
                  <pic:blipFill>
                    <a:blip r:embed="rId20"/>
                    <a:stretch>
                      <a:fillRect/>
                    </a:stretch>
                  </pic:blipFill>
                  <pic:spPr>
                    <a:xfrm>
                      <a:off x="0" y="0"/>
                      <a:ext cx="5580000" cy="7369868"/>
                    </a:xfrm>
                    <a:prstGeom prst="rect"/>
                  </pic:spPr>
                </pic:pic>
              </a:graphicData>
            </a:graphic>
          </wp:inline>
        </w:drawing>
      </w:r>
    </w:p>
    <w:p w14:paraId="65E50AAB" w14:textId="77777777" w:rsidR="001E30B5" w:rsidRDefault="00000000">
      <w:pPr>
        <w:keepNext/>
        <w:keepLines/>
        <w:spacing w:before="80" w:after="0" w:line="240" w:lineRule="auto"/>
        <w:ind w:firstLine="0" w:left="0" w:right="0"/>
        <w:jc w:val="center"/>
      </w:pPr>
      <w:r>
        <w:rPr>
          <w:rFonts w:ascii="Times New Roman" w:hAnsi="Times New Roman" w:eastAsia="黑体" w:cs="Times New Roman"/>
          <w:b w:val="0"/>
          <w:sz w:val="18"/>
          <w:szCs w:val="18"/>
        </w:rPr>
        <w:t>图1　研究流程</w:t>
      </w:r>
    </w:p>
    <w:p w14:paraId="1ED7240E" w14:textId="77777777" w:rsidR="00C27996" w:rsidRDefault="00000000">
      <w:pPr>
        <w:spacing w:after="160" w:before="0" w:line="240" w:lineRule="auto"/>
        <w:ind w:firstLine="0" w:left="0" w:right="0"/>
        <w:jc w:val="center"/>
        <w:keepLines/>
      </w:pPr>
      <w:r>
        <w:rPr>
          <w:rFonts w:ascii="Times New Roman" w:hAnsi="Times New Roman" w:eastAsia="Times New Roman" w:cs="Times New Roman"/>
          <w:b w:val="0"/>
          <w:sz w:val="18"/>
          <w:szCs w:val="18"/>
        </w:rPr>
        <w:t>Fig. 1　Research procedure</w:t>
      </w:r>
    </w:p>
    <w:p w14:paraId="3E8EF012" w14:textId="77777777" w:rsidR="001E30B5" w:rsidRDefault="00000000">
      <w:pPr>
        <w:pStyle w:val="21"/>
        <w:spacing w:before="160" w:after="80" w:line="312" w:lineRule="auto"/>
        <w:ind w:firstLine="0" w:left="0" w:right="0"/>
        <w:jc w:val="left"/>
      </w:pPr>
      <w:r>
        <w:rPr>
          <w:rFonts w:ascii="Times New Roman" w:hAnsi="Times New Roman" w:eastAsia="黑体" w:cs="Times New Roman"/>
          <w:b/>
          <w:sz w:val="24"/>
          <w:szCs w:val="24"/>
        </w:rPr>
        <w:t>3.1　数据来源与预处理</w:t>
      </w:r>
    </w:p>
    <w:p w14:paraId="0C9CCB38" w14:textId="77777777" w:rsidR="001E30B5" w:rsidRDefault="00000000">
      <w:pPr>
        <w:spacing w:before="0" w:after="0" w:line="360" w:lineRule="auto"/>
        <w:ind w:firstLine="420" w:left="0" w:right="0"/>
        <w:jc w:val="both"/>
      </w:pPr>
      <w:r>
        <w:rPr>
          <w:rFonts w:ascii="Times New Roman" w:hAnsi="Times New Roman" w:eastAsia="宋体" w:cs="Times New Roman"/>
          <w:b w:val="0"/>
          <w:sz w:val="21"/>
          <w:szCs w:val="21"/>
        </w:rPr>
        <w:t>社交媒体评论不受问卷选项约束，适合观察能力、医生与风险如何被自发并置。用户不等于患者总体，评论还受平台机制、热点和营销影响，故只作公共话语材料，不作民意推断。</w:t>
      </w:r>
    </w:p>
    <w:p w14:paraId="762CCD4D" w14:textId="77777777" w:rsidR="001E30B5" w:rsidRDefault="00000000">
      <w:pPr>
        <w:spacing w:before="0" w:after="0" w:line="360" w:lineRule="auto"/>
        <w:ind w:firstLine="420" w:left="0" w:right="0"/>
        <w:jc w:val="both"/>
      </w:pPr>
      <w:r>
        <w:rPr>
          <w:rFonts w:ascii="Times New Roman" w:hAnsi="Times New Roman" w:eastAsia="宋体" w:cs="Times New Roman"/>
          <w:b w:val="0"/>
          <w:sz w:val="21"/>
          <w:szCs w:val="21"/>
        </w:rPr>
        <w:t>数据由第三方按统一词表回溯采集，平台为微博、抖音、小红书和知乎。检索词：AI医生、AI医疗、AI问诊、医疗大模型、在线问诊、数字医生、智慧医疗、智能问诊、虚拟医生、虚拟诊室、虚拟问诊、辅助诊断。词表同时覆盖生成式指称和相邻对话式医疗服务；四平台词表相同，接口差异导致个别词在部分平台无结果。“在线问诊”“智慧医疗”“辅助诊断”也可能指向非生成式或一般互联网医疗，故后文做相关性识别，概念边界见研究局限。</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2FCCF863" w14:textId="77777777" w:rsidR="001E30B5" w:rsidRDefault="00000000">
      <w:pPr>
        <w:spacing w:before="0" w:after="0" w:line="360" w:lineRule="auto"/>
        <w:ind w:firstLine="420" w:left="0" w:right="0"/>
        <w:jc w:val="both"/>
      </w:pPr>
      <w:r>
        <w:rPr>
          <w:rFonts w:ascii="Times New Roman" w:hAnsi="Times New Roman" w:eastAsia="宋体" w:cs="Times New Roman"/>
          <w:b w:val="0"/>
          <w:sz w:val="21"/>
          <w:szCs w:val="21"/>
        </w:rPr>
        <w:t>采集于2026年3–4月，一次性回溯，评论时间约2019年12月至2026年3月。记录含帖子标题、评论时间与正文。合并后399,508条；删除正文不足3个字符的记录并按正文去重，保留284,849条。平台早期内容可检索性有限，语料向近年集中。分析不使用用户名等识别信息，例句只用于说明词簇语义。</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6561B9B7" w14:textId="77777777" w:rsidR="001E30B5" w:rsidRDefault="00000000">
      <w:pPr>
        <w:pStyle w:val="21"/>
        <w:spacing w:before="160" w:after="80" w:line="312" w:lineRule="auto"/>
        <w:ind w:firstLine="0" w:left="0" w:right="0"/>
        <w:jc w:val="left"/>
      </w:pPr>
      <w:r>
        <w:rPr>
          <w:rFonts w:ascii="Times New Roman" w:hAnsi="Times New Roman" w:eastAsia="黑体" w:cs="Times New Roman"/>
          <w:b/>
          <w:sz w:val="24"/>
          <w:szCs w:val="24"/>
        </w:rPr>
        <w:t>3.2　相关性与公众态度识别</w:t>
      </w:r>
    </w:p>
    <w:p w14:paraId="711E93D2" w14:textId="77777777" w:rsidR="001E30B5" w:rsidRDefault="00000000">
      <w:pPr>
        <w:spacing w:before="0" w:after="0" w:line="360" w:lineRule="auto"/>
        <w:ind w:firstLine="420" w:left="0" w:right="0"/>
        <w:jc w:val="both"/>
      </w:pPr>
      <w:r>
        <w:rPr>
          <w:rFonts w:ascii="Times New Roman" w:hAnsi="Times New Roman" w:eastAsia="宋体" w:cs="Times New Roman"/>
          <w:b w:val="0"/>
          <w:sz w:val="21"/>
          <w:szCs w:val="21"/>
        </w:rPr>
        <w:t>宽口径检索后依次做相关性二分类和态度四分类。相关是指评论讨论人工智能、智能或对话式线上医疗，或在相关帖语境下回应上述应用；正文未出现“AI”二字，只要在讨论或回应该帖中的智能、线上医疗，仍计为相关。态度将相关评论标为无态度、积极、中立或消极。无评价的事实陈述、围观和无实质内容为无态度；明确肯定或否定为积极或消极；同时承认应用价值并强调能力边界、医生把关或审慎使用为中立。标题只作语境，判断以正文为准。</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3D19C02C" w14:textId="77777777" w:rsidR="001E30B5" w:rsidRDefault="00000000">
      <w:pPr>
        <w:spacing w:before="0" w:after="0" w:line="360" w:lineRule="auto"/>
        <w:ind w:firstLine="420" w:left="0" w:right="0"/>
        <w:jc w:val="both"/>
      </w:pPr>
      <w:r>
        <w:rPr>
          <w:rFonts w:ascii="Times New Roman" w:hAnsi="Times New Roman" w:eastAsia="宋体" w:cs="Times New Roman"/>
          <w:b w:val="0"/>
          <w:sz w:val="21"/>
          <w:szCs w:val="21"/>
        </w:rPr>
        <w:t>全量人工标注成本高，故采用“大语言模型生成训练集银标准—人工金标准验证与测试—编码器全量推理”。大模型只标训练集，验证和测试由人工标注〔13-15〕。两个任务均用Chinese MacBERT〔16〕，输入为标题与评论正文拼接；按验证集Macro-F1选模。</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roofErr w:type="spellStart"/>
      <w:r>
        <w:rPr>
          <w:rFonts w:ascii="Times New Roman" w:hAnsi="Times New Roman" w:eastAsia="宋体" w:cs="Times New Roman"/>
          <w:b w:val="0"/>
          <w:sz w:val="21"/>
          <w:szCs w:val="21"/>
        </w:rPr>
      </w:r>
      <w:proofErr w:type="spellEnd"/>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1FEE2C95" w14:textId="77777777" w:rsidR="001E30B5" w:rsidRDefault="00000000">
      <w:pPr>
        <w:spacing w:before="0" w:after="0" w:line="360" w:lineRule="auto"/>
        <w:ind w:firstLine="420" w:left="0" w:right="0"/>
        <w:jc w:val="both"/>
      </w:pPr>
      <w:r>
        <w:rPr>
          <w:rFonts w:ascii="Times New Roman" w:hAnsi="Times New Roman" w:eastAsia="宋体" w:cs="Times New Roman"/>
          <w:b w:val="0"/>
          <w:sz w:val="21"/>
          <w:szCs w:val="21"/>
        </w:rPr>
        <w:t>相关性从清洗后语料随机抽3,000条，按2,400/300/300划分训练、验证和测试。训练集由DeepSeek在温度0时生成银标准，分层抽100条人工盲标，人机一致率92.0%，κ为0.829；验证和测试用人工金标准。类别加权交叉熵训练后，测试集Accuracy为0.867、Macro-F1为0.863，全量推理得相关评论103,731条。该“相关”依上述操作化定义，不表示每条所涉产品均已核验为生成式模型。</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0F310661" w14:textId="77777777" w:rsidR="001E30B5" w:rsidRDefault="00000000">
      <w:pPr>
        <w:spacing w:before="0" w:after="0" w:line="360" w:lineRule="auto"/>
        <w:ind w:firstLine="420" w:left="0" w:right="0"/>
        <w:jc w:val="both"/>
      </w:pPr>
      <w:r>
        <w:rPr>
          <w:rFonts w:ascii="Times New Roman" w:hAnsi="Times New Roman" w:eastAsia="宋体" w:cs="Times New Roman"/>
          <w:b w:val="0"/>
          <w:sz w:val="21"/>
          <w:szCs w:val="21"/>
        </w:rPr>
        <w:t>态度任务从相关评论随机抽8,000条，按6,400/800/800划分。训练集同样由DeepSeek生成银标准，100条人工盲标一致率86.0%，κ为0.759；验证和测试用人工金标准，并对中立、消极增补样本，最终测试集962条。模型用Focal Loss〔17〕与类别加权，测试集Accuracy为0.793、Macro-F1为0.771。全量推理后，积极54,319、中立10,773、消极6,794条进入后续分析，无态度31,845条不进入词共现。</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66CE7E31" w14:textId="77777777" w:rsidR="001E30B5" w:rsidRDefault="00000000">
      <w:pPr>
        <w:pStyle w:val="21"/>
        <w:spacing w:before="160" w:after="80" w:line="312" w:lineRule="auto"/>
        <w:ind w:firstLine="0" w:left="0" w:right="0"/>
        <w:jc w:val="left"/>
      </w:pPr>
      <w:r>
        <w:rPr>
          <w:rFonts w:ascii="Times New Roman" w:hAnsi="Times New Roman" w:eastAsia="黑体" w:cs="Times New Roman"/>
          <w:b/>
          <w:sz w:val="24"/>
          <w:szCs w:val="24"/>
        </w:rPr>
        <w:t>3.3　认知主题提取与词共现网络构建</w:t>
      </w:r>
    </w:p>
    <w:p w14:paraId="1ACC1E88" w14:textId="77777777" w:rsidR="001E30B5" w:rsidRDefault="00000000">
      <w:pPr>
        <w:spacing w:before="0" w:after="0" w:line="360" w:lineRule="auto"/>
        <w:ind w:firstLine="420" w:left="0" w:right="0"/>
        <w:jc w:val="both"/>
      </w:pPr>
      <w:r>
        <w:rPr>
          <w:rFonts w:ascii="Times New Roman" w:hAnsi="Times New Roman" w:eastAsia="宋体" w:cs="Times New Roman"/>
          <w:b w:val="0"/>
          <w:sz w:val="21"/>
          <w:szCs w:val="21"/>
        </w:rPr>
        <w:t>态度只给出评价方向。为看判断如何在同一条评论中并置，先在三组内统计高频词并计算平均TF-IDF，压低各组通见词、突出有区分度的表达〔20〕；再构建评论内词共现网络：节点为词，边为两词同现于一条评论，边权为同现评论数。不跨评论，不用滑动窗口。</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23BBFD22" w14:textId="77777777" w:rsidR="001E30B5" w:rsidRDefault="00000000">
      <w:pPr>
        <w:spacing w:before="0" w:after="0" w:line="360" w:lineRule="auto"/>
        <w:ind w:firstLine="420" w:left="0" w:right="0"/>
        <w:jc w:val="both"/>
      </w:pPr>
      <w:r>
        <w:rPr>
          <w:rFonts w:ascii="Times New Roman" w:hAnsi="Times New Roman" w:eastAsia="宋体" w:cs="Times New Roman"/>
          <w:b w:val="0"/>
          <w:sz w:val="21"/>
          <w:szCs w:val="21"/>
        </w:rPr>
        <w:t>共词分析用于揭示概念关联〔18-19〕，Louvain按模块度划分社区〔21〕。本文将社区视为认知词簇，即自然表达中稳定共现的一组概念，不是预设理论类型。此后分析单位是词簇，不是单条评论。</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7DEABDE4" w14:textId="77777777" w:rsidR="001E30B5" w:rsidRDefault="00000000">
      <w:pPr>
        <w:spacing w:before="0" w:after="0" w:line="360" w:lineRule="auto"/>
        <w:ind w:firstLine="420" w:left="0" w:right="0"/>
        <w:jc w:val="both"/>
      </w:pPr>
      <w:r>
        <w:rPr>
          <w:rFonts w:ascii="Times New Roman" w:hAnsi="Times New Roman" w:eastAsia="宋体" w:cs="Times New Roman"/>
          <w:b w:val="0"/>
          <w:sz w:val="21"/>
          <w:szCs w:val="21"/>
        </w:rPr>
        <w:t>分词用jieba，领域词入词典并合并AI变体；删除功能词、品牌名和平台名，强制保留医生、问诊、取代、辅助等词。各组保留词频不低于20、边权不低于10的节点与边，Louvain随机种子为42，删除不足10词的社区。三组用同一绝对阈值；因样本量相差大，只比较关键词、关联对象和词簇语义，不比较共现次数和社区规模的组间绝对值。簇名依据代表词和原评论，非算法自动输出。</w:t>
      </w:r>
      <w:proofErr w:type="spellStart"/>
      <w:r>
        <w:rPr>
          <w:rFonts w:ascii="Times New Roman" w:hAnsi="Times New Roman" w:eastAsia="宋体" w:cs="Times New Roman"/>
          <w:b w:val="0"/>
          <w:sz w:val="21"/>
          <w:szCs w:val="21"/>
        </w:rPr>
      </w:r>
      <w:proofErr w:type="spellEnd"/>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3183CB0A" w14:textId="77777777" w:rsidR="001E30B5" w:rsidRDefault="00000000">
      <w:pPr>
        <w:pStyle w:val="21"/>
        <w:spacing w:before="160" w:after="80" w:line="312" w:lineRule="auto"/>
        <w:ind w:firstLine="0" w:left="0" w:right="0"/>
        <w:jc w:val="left"/>
      </w:pPr>
      <w:r>
        <w:rPr>
          <w:rFonts w:ascii="Times New Roman" w:hAnsi="Times New Roman" w:eastAsia="黑体" w:cs="Times New Roman"/>
          <w:b/>
          <w:sz w:val="24"/>
          <w:szCs w:val="24"/>
        </w:rPr>
        <w:t>3.4　认知结构编码与模式识别</w:t>
      </w:r>
    </w:p>
    <w:p w14:paraId="2811182D" w14:textId="77777777" w:rsidR="001E30B5" w:rsidRDefault="00000000">
      <w:pPr>
        <w:spacing w:before="0" w:after="0" w:line="360" w:lineRule="auto"/>
        <w:ind w:firstLine="420" w:left="0" w:right="0"/>
        <w:jc w:val="both"/>
      </w:pPr>
      <w:r>
        <w:rPr>
          <w:rFonts w:ascii="Times New Roman" w:hAnsi="Times New Roman" w:eastAsia="宋体" w:cs="Times New Roman"/>
          <w:b w:val="0"/>
          <w:sz w:val="21"/>
          <w:szCs w:val="21"/>
        </w:rPr>
        <w:t>词簇给出经验结构，理论含义需另编码。采用导向性内容分析〔8〕，以未合并的14个词簇为分析单位。两名编码者结合各簇词频前10代表词、主要共现和含这些词的原评论，分别编码AI能力、医生角色、风险认知和人机关系。先得词簇，再作理论解释，不用预设类型反筛材料。</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32D92C26" w14:textId="77777777" w:rsidR="001E30B5" w:rsidRDefault="00000000">
      <w:pPr>
        <w:spacing w:before="0" w:after="0" w:line="360" w:lineRule="auto"/>
        <w:ind w:firstLine="420" w:left="0" w:right="0"/>
        <w:jc w:val="both"/>
      </w:pPr>
      <w:r>
        <w:rPr>
          <w:rFonts w:ascii="Times New Roman" w:hAnsi="Times New Roman" w:eastAsia="宋体" w:cs="Times New Roman"/>
          <w:b w:val="0"/>
          <w:sz w:val="21"/>
          <w:szCs w:val="21"/>
        </w:rPr>
        <w:t>四个维度各三个互斥水平：能力为高估、合理、低估；医生角色为弱化、边界明确、强化；风险为忽视、正视、夸大；人机关系为替代、协同、排斥。编码看词簇主导话语，不凭单关键词。同时出现“AI”与“医生”并不等于协同，原评论把AI写成辅助、参考并由医生把关时才标协同。操作规则见表1。</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507F7150" w14:textId="77777777" w:rsidR="001E30B5" w:rsidRDefault="00000000">
      <w:pPr>
        <w:spacing w:before="0" w:after="0" w:line="360" w:lineRule="auto"/>
        <w:ind w:firstLine="420" w:left="0" w:right="0"/>
        <w:jc w:val="both"/>
      </w:pPr>
      <w:r>
        <w:rPr>
          <w:rFonts w:ascii="Times New Roman" w:hAnsi="Times New Roman" w:eastAsia="宋体" w:cs="Times New Roman"/>
          <w:b w:val="0"/>
          <w:sz w:val="21"/>
          <w:szCs w:val="21"/>
        </w:rPr>
        <w:t>“高估/低估”和“忽视/夸大”相对于人机互补与适当依赖框架，不是对系统临床性能的鉴定。编码者先独立完成四维编码，再按配置与语义归入初步模式；配置相近且逻辑一致者合并，责任逻辑不同者分开。双方互不查看结果，类型归属计Cohen’s κ〔22〕，分歧回看代表词、共现和原评论协商。模式名称在编码后归纳，开始前不预设。</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442AFD27" w14:textId="77777777" w:rsidR="001E30B5" w:rsidRDefault="00000000">
      <w:pPr>
        <w:spacing w:before="0" w:after="0" w:line="360" w:lineRule="auto"/>
        <w:ind w:firstLine="420" w:left="0" w:right="0"/>
        <w:jc w:val="both"/>
      </w:pPr>
      <w:r>
        <w:rPr>
          <w:rFonts w:ascii="Times New Roman" w:hAnsi="Times New Roman" w:eastAsia="宋体" w:cs="Times New Roman"/>
          <w:b w:val="0"/>
          <w:sz w:val="21"/>
          <w:szCs w:val="21"/>
        </w:rPr>
        <w:t>模式识别的证据依次为：组内词语与共现、Louvain词簇、四维配置及跨簇归纳。</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403E9B02" w14:textId="77777777" w:rsidR="001E30B5" w:rsidRPr="003962C4" w:rsidRDefault="00000000" w:rsidP="003962C4">
      <w:pPr>
        <w:keepNext/>
        <w:keepLines/>
        <w:spacing w:before="160" w:after="0" w:line="240" w:lineRule="auto"/>
        <w:ind w:firstLine="0" w:left="0" w:right="0"/>
        <w:jc w:val="center"/>
      </w:pPr>
      <w:r>
        <w:rPr>
          <w:rFonts w:ascii="Times New Roman" w:hAnsi="Times New Roman" w:eastAsia="黑体" w:cs="Times New Roman"/>
          <w:b w:val="0"/>
          <w:sz w:val="18"/>
          <w:szCs w:val="18"/>
        </w:rPr>
        <w:t>表1　认知结构四维编码的操作规则</w:t>
      </w:r>
    </w:p>
    <w:p w14:paraId="3CCD6D66" w14:textId="77777777" w:rsidR="00C27996" w:rsidRDefault="00000000">
      <w:pPr>
        <w:keepNext/>
        <w:spacing w:after="80" w:before="0" w:line="240" w:lineRule="auto"/>
        <w:ind w:firstLine="0" w:left="0" w:right="0"/>
        <w:jc w:val="center"/>
        <w:keepLines/>
      </w:pPr>
      <w:r>
        <w:rPr>
          <w:rFonts w:ascii="Times New Roman" w:hAnsi="Times New Roman" w:eastAsia="Times New Roman" w:cs="Times New Roman"/>
          <w:b w:val="0"/>
          <w:sz w:val="18"/>
          <w:szCs w:val="18"/>
        </w:rPr>
        <w:t>Table 1　Operational rules for four-dimensional coding of cognitive structure</w:t>
      </w:r>
    </w:p>
    <w:tbl>
      <w:tblPr>
        <w:tblW w:w="5000" w:type="pct"/>
        <w:jc w:val="center"/>
        <w:tblLayout w:type="fixed"/>
        <w:tblCellMar>
          <w:top w:w="40" w:type="dxa"/>
          <w:left w:w="60" w:type="dxa"/>
          <w:bottom w:w="40" w:type="dxa"/>
          <w:right w:w="60" w:type="dxa"/>
        </w:tblCellMar>
        <w:tblLook w:val="04A0" w:firstRow="1" w:lastRow="0" w:firstColumn="1" w:lastColumn="0" w:noHBand="0" w:noVBand="1"/>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1544"/>
        <w:gridCol w:w="2613"/>
        <w:gridCol w:w="4989"/>
      </w:tblGrid>
      <w:tr w:rsidR="001E30B5" w14:paraId="2E82EDDC" w14:textId="77777777">
        <w:trPr>
          <w:cantSplit/>
          <w:tblHeader/>
          <w:jc w:val="center"/>
        </w:trPr>
        <w:tc>
          <w:tcPr>
            <w:tcW w:w="1474" w:type="dxa"/>
            <w:vAlign w:val="center"/>
            <w:tcBorders>
              <w:top w:val="nil" w:sz="0" w:space="0" w:color="000000"/>
              <w:left w:val="nil" w:sz="0" w:space="0" w:color="000000"/>
              <w:bottom w:val="single" w:sz="6" w:space="0" w:color="000000"/>
              <w:right w:val="nil" w:sz="0" w:space="0" w:color="000000"/>
            </w:tcBorders>
          </w:tcPr>
          <w:p w14:paraId="2FEABB72" w14:textId="77777777" w:rsidR="00C27996" w:rsidRDefault="00000000">
            <w:pPr>
              <w:spacing w:before="20" w:after="20" w:line="240" w:lineRule="auto"/>
              <w:ind w:firstLine="0" w:left="0"/>
              <w:jc w:val="center"/>
            </w:pPr>
            <w:r>
              <w:rPr>
                <w:rFonts w:eastAsia="宋体" w:ascii="Times New Roman" w:hAnsi="Times New Roman" w:cs="Times New Roman"/>
                <w:b/>
                <w:sz w:val="18"/>
                <w:szCs w:val="18"/>
              </w:rPr>
              <w:t>认知维度</w:t>
            </w:r>
          </w:p>
        </w:tc>
        <w:tc>
          <w:tcPr>
            <w:tcW w:w="2494" w:type="dxa"/>
            <w:vAlign w:val="center"/>
            <w:tcBorders>
              <w:top w:val="nil" w:sz="0" w:space="0" w:color="000000"/>
              <w:left w:val="nil" w:sz="0" w:space="0" w:color="000000"/>
              <w:bottom w:val="single" w:sz="6" w:space="0" w:color="000000"/>
              <w:right w:val="nil" w:sz="0" w:space="0" w:color="000000"/>
            </w:tcBorders>
          </w:tcPr>
          <w:p w14:paraId="5B25D2A3" w14:textId="77777777" w:rsidR="001E30B5" w:rsidRDefault="00000000">
            <w:pPr>
              <w:spacing w:before="20" w:after="20" w:line="240" w:lineRule="auto"/>
              <w:ind w:firstLine="0" w:left="0"/>
              <w:jc w:val="center"/>
            </w:pPr>
            <w:r>
              <w:rPr>
                <w:rFonts w:eastAsia="宋体" w:ascii="Times New Roman" w:hAnsi="Times New Roman" w:cs="Times New Roman"/>
                <w:b/>
                <w:noProof/>
                <w:sz w:val="18"/>
                <w:szCs w:val="18"/>
              </w:rPr>
              <w:t>水平（三选一）</w:t>
            </w:r>
          </w:p>
        </w:tc>
        <w:tc>
          <w:tcPr>
            <w:tcW w:w="4762" w:type="dxa"/>
            <w:vAlign w:val="center"/>
            <w:tcBorders>
              <w:top w:val="nil" w:sz="0" w:space="0" w:color="000000"/>
              <w:left w:val="nil" w:sz="0" w:space="0" w:color="000000"/>
              <w:bottom w:val="single" w:sz="6" w:space="0" w:color="000000"/>
              <w:right w:val="nil" w:sz="0" w:space="0" w:color="000000"/>
            </w:tcBorders>
          </w:tcPr>
          <w:p w14:paraId="550EA954" w14:textId="77777777" w:rsidR="00C27996" w:rsidRDefault="00000000">
            <w:pPr>
              <w:spacing w:before="20" w:after="20" w:line="240" w:lineRule="auto"/>
              <w:ind w:firstLine="0" w:left="0"/>
              <w:jc w:val="center"/>
            </w:pPr>
            <w:r>
              <w:rPr>
                <w:rFonts w:eastAsia="宋体" w:ascii="Times New Roman" w:hAnsi="Times New Roman" w:cs="Times New Roman"/>
                <w:b/>
                <w:sz w:val="18"/>
                <w:szCs w:val="18"/>
              </w:rPr>
              <w:t>评论中的判定要点</w:t>
            </w:r>
          </w:p>
        </w:tc>
      </w:tr>
      <w:tr w:rsidR="001E30B5" w14:paraId="154F34A8" w14:textId="77777777">
        <w:trPr>
          <w:cantSplit/>
          <w:jc w:val="center"/>
        </w:trPr>
        <w:tc>
          <w:tcPr>
            <w:tcW w:w="1474" w:type="dxa"/>
            <w:vAlign w:val="center"/>
            <w:tcBorders>
              <w:top w:val="nil" w:sz="0" w:space="0" w:color="000000"/>
              <w:left w:val="nil" w:sz="0" w:space="0" w:color="000000"/>
              <w:bottom w:val="nil" w:sz="0" w:space="0" w:color="000000"/>
              <w:right w:val="nil" w:sz="0" w:space="0" w:color="000000"/>
            </w:tcBorders>
          </w:tcPr>
          <w:p w14:paraId="6FEBCB70"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AI</w:t>
            </w:r>
            <w:r>
              <w:rPr>
                <w:rFonts w:ascii="Times New Roman" w:hAnsi="Times New Roman" w:eastAsia="宋体" w:cs="Times New Roman"/>
                <w:b w:val="0"/>
                <w:noProof/>
                <w:sz w:val="18"/>
                <w:szCs w:val="18"/>
              </w:rPr>
              <w:t>能力</w:t>
            </w:r>
          </w:p>
        </w:tc>
        <w:tc>
          <w:tcPr>
            <w:tcW w:w="2494" w:type="dxa"/>
            <w:vAlign w:val="center"/>
            <w:tcBorders>
              <w:top w:val="nil" w:sz="0" w:space="0" w:color="000000"/>
              <w:left w:val="nil" w:sz="0" w:space="0" w:color="000000"/>
              <w:bottom w:val="nil" w:sz="0" w:space="0" w:color="000000"/>
              <w:right w:val="nil" w:sz="0" w:space="0" w:color="000000"/>
            </w:tcBorders>
          </w:tcPr>
          <w:p w14:paraId="43E88292" w14:textId="77777777" w:rsidR="001E30B5" w:rsidRDefault="00000000">
            <w:pPr>
              <w:spacing w:before="20" w:after="20" w:line="240" w:lineRule="auto"/>
              <w:ind w:left="0" w:firstLine="0"/>
              <w:jc w:val="left"/>
            </w:pPr>
            <w:r>
              <w:rPr>
                <w:rFonts w:ascii="Times New Roman" w:hAnsi="Times New Roman" w:eastAsia="宋体" w:cs="Times New Roman"/>
                <w:b w:val="0"/>
                <w:noProof/>
                <w:sz w:val="18"/>
                <w:szCs w:val="18"/>
              </w:rPr>
              <w:t>高估</w:t>
            </w:r>
            <w:r>
              <w:rPr>
                <w:rFonts w:ascii="Times New Roman" w:hAnsi="Times New Roman" w:eastAsia="宋体" w:cs="Times New Roman"/>
                <w:b w:val="0"/>
                <w:noProof/>
                <w:sz w:val="18"/>
                <w:szCs w:val="18"/>
              </w:rPr>
              <w:t xml:space="preserve"> / </w:t>
            </w:r>
            <w:r>
              <w:rPr>
                <w:rFonts w:ascii="Times New Roman" w:hAnsi="Times New Roman" w:eastAsia="宋体" w:cs="Times New Roman"/>
                <w:b w:val="0"/>
                <w:noProof/>
                <w:sz w:val="18"/>
                <w:szCs w:val="18"/>
              </w:rPr>
              <w:t>合理</w:t>
            </w:r>
            <w:r>
              <w:rPr>
                <w:rFonts w:ascii="Times New Roman" w:hAnsi="Times New Roman" w:eastAsia="宋体" w:cs="Times New Roman"/>
                <w:b w:val="0"/>
                <w:noProof/>
                <w:sz w:val="18"/>
                <w:szCs w:val="18"/>
              </w:rPr>
              <w:t xml:space="preserve"> / </w:t>
            </w:r>
            <w:r>
              <w:rPr>
                <w:rFonts w:ascii="Times New Roman" w:hAnsi="Times New Roman" w:eastAsia="宋体" w:cs="Times New Roman"/>
                <w:b w:val="0"/>
                <w:noProof/>
                <w:sz w:val="18"/>
                <w:szCs w:val="18"/>
              </w:rPr>
              <w:t>低估</w:t>
            </w:r>
          </w:p>
        </w:tc>
        <w:tc>
          <w:tcPr>
            <w:tcW w:w="4762" w:type="dxa"/>
            <w:vAlign w:val="center"/>
            <w:tcBorders>
              <w:top w:val="nil" w:sz="0" w:space="0" w:color="000000"/>
              <w:left w:val="nil" w:sz="0" w:space="0" w:color="000000"/>
              <w:bottom w:val="nil" w:sz="0" w:space="0" w:color="000000"/>
              <w:right w:val="nil" w:sz="0" w:space="0" w:color="000000"/>
            </w:tcBorders>
          </w:tcPr>
          <w:p w14:paraId="49E5F0AF" w14:textId="77777777" w:rsidR="00C27996" w:rsidRDefault="00000000">
            <w:pPr>
              <w:spacing w:before="20" w:after="20" w:line="240" w:lineRule="auto"/>
              <w:ind w:left="0" w:firstLine="0"/>
              <w:jc w:val="left"/>
            </w:pPr>
            <w:r>
              <w:rPr>
                <w:rFonts w:ascii="Times New Roman" w:hAnsi="Times New Roman" w:eastAsia="宋体" w:cs="Times New Roman"/>
                <w:b w:val="0"/>
                <w:sz w:val="18"/>
                <w:szCs w:val="18"/>
              </w:rPr>
              <w:t>已可独立、全面诊病；承认有用但指出边界；不行、不敢用、会瞎编</w:t>
            </w:r>
          </w:p>
        </w:tc>
      </w:tr>
      <w:tr w:rsidR="001E30B5" w14:paraId="62A4428B" w14:textId="77777777">
        <w:trPr>
          <w:cantSplit/>
          <w:jc w:val="center"/>
        </w:trPr>
        <w:tc>
          <w:tcPr>
            <w:tcW w:w="1474" w:type="dxa"/>
            <w:vAlign w:val="center"/>
            <w:tcBorders>
              <w:top w:val="nil" w:sz="0" w:space="0" w:color="000000"/>
              <w:left w:val="nil" w:sz="0" w:space="0" w:color="000000"/>
              <w:bottom w:val="nil" w:sz="0" w:space="0" w:color="000000"/>
              <w:right w:val="nil" w:sz="0" w:space="0" w:color="000000"/>
            </w:tcBorders>
          </w:tcPr>
          <w:p w14:paraId="1AA3C4A9"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医生角色</w:t>
            </w:r>
          </w:p>
        </w:tc>
        <w:tc>
          <w:tcPr>
            <w:tcW w:w="2494" w:type="dxa"/>
            <w:vAlign w:val="center"/>
            <w:tcBorders>
              <w:top w:val="nil" w:sz="0" w:space="0" w:color="000000"/>
              <w:left w:val="nil" w:sz="0" w:space="0" w:color="000000"/>
              <w:bottom w:val="nil" w:sz="0" w:space="0" w:color="000000"/>
              <w:right w:val="nil" w:sz="0" w:space="0" w:color="000000"/>
            </w:tcBorders>
          </w:tcPr>
          <w:p w14:paraId="17BC40A4" w14:textId="77777777" w:rsidR="001E30B5" w:rsidRDefault="00000000">
            <w:pPr>
              <w:spacing w:before="20" w:after="20" w:line="240" w:lineRule="auto"/>
              <w:ind w:left="0" w:firstLine="0"/>
              <w:jc w:val="left"/>
            </w:pPr>
            <w:r>
              <w:rPr>
                <w:rFonts w:ascii="Times New Roman" w:hAnsi="Times New Roman" w:eastAsia="宋体" w:cs="Times New Roman"/>
                <w:b w:val="0"/>
                <w:noProof/>
                <w:sz w:val="18"/>
                <w:szCs w:val="18"/>
              </w:rPr>
              <w:t>弱化</w:t>
            </w:r>
            <w:r>
              <w:rPr>
                <w:rFonts w:ascii="Times New Roman" w:hAnsi="Times New Roman" w:eastAsia="宋体" w:cs="Times New Roman"/>
                <w:b w:val="0"/>
                <w:noProof/>
                <w:sz w:val="18"/>
                <w:szCs w:val="18"/>
              </w:rPr>
              <w:t xml:space="preserve"> / </w:t>
            </w:r>
            <w:r>
              <w:rPr>
                <w:rFonts w:ascii="Times New Roman" w:hAnsi="Times New Roman" w:eastAsia="宋体" w:cs="Times New Roman"/>
                <w:b w:val="0"/>
                <w:noProof/>
                <w:sz w:val="18"/>
                <w:szCs w:val="18"/>
              </w:rPr>
              <w:t>明确边界</w:t>
            </w:r>
            <w:r>
              <w:rPr>
                <w:rFonts w:ascii="Times New Roman" w:hAnsi="Times New Roman" w:eastAsia="宋体" w:cs="Times New Roman"/>
                <w:b w:val="0"/>
                <w:noProof/>
                <w:sz w:val="18"/>
                <w:szCs w:val="18"/>
              </w:rPr>
              <w:t xml:space="preserve"> / </w:t>
            </w:r>
            <w:r>
              <w:rPr>
                <w:rFonts w:ascii="Times New Roman" w:hAnsi="Times New Roman" w:eastAsia="宋体" w:cs="Times New Roman"/>
                <w:b w:val="0"/>
                <w:noProof/>
                <w:sz w:val="18"/>
                <w:szCs w:val="18"/>
              </w:rPr>
              <w:t>强化</w:t>
            </w:r>
          </w:p>
        </w:tc>
        <w:tc>
          <w:tcPr>
            <w:tcW w:w="4762" w:type="dxa"/>
            <w:vAlign w:val="center"/>
            <w:tcBorders>
              <w:top w:val="nil" w:sz="0" w:space="0" w:color="000000"/>
              <w:left w:val="nil" w:sz="0" w:space="0" w:color="000000"/>
              <w:bottom w:val="nil" w:sz="0" w:space="0" w:color="000000"/>
              <w:right w:val="nil" w:sz="0" w:space="0" w:color="000000"/>
            </w:tcBorders>
          </w:tcPr>
          <w:p w14:paraId="2C08A4BA" w14:textId="77777777" w:rsidR="00C27996" w:rsidRDefault="00000000">
            <w:pPr>
              <w:spacing w:before="20" w:after="20" w:line="240" w:lineRule="auto"/>
              <w:ind w:left="0" w:firstLine="0"/>
              <w:jc w:val="left"/>
            </w:pPr>
            <w:r>
              <w:rPr>
                <w:rFonts w:ascii="Times New Roman" w:hAnsi="Times New Roman" w:eastAsia="宋体" w:cs="Times New Roman"/>
                <w:b w:val="0"/>
                <w:sz w:val="18"/>
                <w:szCs w:val="18"/>
              </w:rPr>
              <w:t>医生可有可无或只需签字；</w:t>
            </w:r>
            <w:r>
              <w:rPr>
                <w:rFonts w:ascii="Times New Roman" w:hAnsi="Times New Roman" w:eastAsia="宋体" w:cs="Times New Roman"/>
                <w:b w:val="0"/>
                <w:sz w:val="18"/>
                <w:szCs w:val="18"/>
              </w:rPr>
              <w:t>AI</w:t>
            </w:r>
            <w:r>
              <w:rPr>
                <w:rFonts w:ascii="Times New Roman" w:hAnsi="Times New Roman" w:eastAsia="宋体" w:cs="Times New Roman"/>
                <w:b w:val="0"/>
                <w:sz w:val="18"/>
                <w:szCs w:val="18"/>
              </w:rPr>
              <w:t>辅助且医生把关；必须面诊、去医院</w:t>
            </w:r>
          </w:p>
        </w:tc>
      </w:tr>
      <w:tr w:rsidR="001E30B5" w14:paraId="3C22C3FE" w14:textId="77777777">
        <w:trPr>
          <w:cantSplit/>
          <w:jc w:val="center"/>
        </w:trPr>
        <w:tc>
          <w:tcPr>
            <w:tcW w:w="1474" w:type="dxa"/>
            <w:vAlign w:val="center"/>
            <w:tcBorders>
              <w:top w:val="nil" w:sz="0" w:space="0" w:color="000000"/>
              <w:left w:val="nil" w:sz="0" w:space="0" w:color="000000"/>
              <w:bottom w:val="nil" w:sz="0" w:space="0" w:color="000000"/>
              <w:right w:val="nil" w:sz="0" w:space="0" w:color="000000"/>
            </w:tcBorders>
          </w:tcPr>
          <w:p w14:paraId="5299B991"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lastRenderedPageBreak/>
              <w:t>风险</w:t>
            </w:r>
          </w:p>
        </w:tc>
        <w:tc>
          <w:tcPr>
            <w:tcW w:w="2494" w:type="dxa"/>
            <w:vAlign w:val="center"/>
            <w:tcBorders>
              <w:top w:val="nil" w:sz="0" w:space="0" w:color="000000"/>
              <w:left w:val="nil" w:sz="0" w:space="0" w:color="000000"/>
              <w:bottom w:val="nil" w:sz="0" w:space="0" w:color="000000"/>
              <w:right w:val="nil" w:sz="0" w:space="0" w:color="000000"/>
            </w:tcBorders>
          </w:tcPr>
          <w:p w14:paraId="6E70DF2B" w14:textId="77777777" w:rsidR="001E30B5" w:rsidRDefault="00000000">
            <w:pPr>
              <w:spacing w:before="20" w:after="20" w:line="240" w:lineRule="auto"/>
              <w:ind w:left="0" w:firstLine="0"/>
              <w:jc w:val="left"/>
            </w:pPr>
            <w:r>
              <w:rPr>
                <w:rFonts w:ascii="Times New Roman" w:hAnsi="Times New Roman" w:eastAsia="宋体" w:cs="Times New Roman"/>
                <w:b w:val="0"/>
                <w:noProof/>
                <w:sz w:val="18"/>
                <w:szCs w:val="18"/>
              </w:rPr>
              <w:t>忽视</w:t>
            </w:r>
            <w:r>
              <w:rPr>
                <w:rFonts w:ascii="Times New Roman" w:hAnsi="Times New Roman" w:eastAsia="宋体" w:cs="Times New Roman"/>
                <w:b w:val="0"/>
                <w:noProof/>
                <w:sz w:val="18"/>
                <w:szCs w:val="18"/>
              </w:rPr>
              <w:t xml:space="preserve"> / </w:t>
            </w:r>
            <w:r>
              <w:rPr>
                <w:rFonts w:ascii="Times New Roman" w:hAnsi="Times New Roman" w:eastAsia="宋体" w:cs="Times New Roman"/>
                <w:b w:val="0"/>
                <w:noProof/>
                <w:sz w:val="18"/>
                <w:szCs w:val="18"/>
              </w:rPr>
              <w:t>正视</w:t>
            </w:r>
            <w:r>
              <w:rPr>
                <w:rFonts w:ascii="Times New Roman" w:hAnsi="Times New Roman" w:eastAsia="宋体" w:cs="Times New Roman"/>
                <w:b w:val="0"/>
                <w:noProof/>
                <w:sz w:val="18"/>
                <w:szCs w:val="18"/>
              </w:rPr>
              <w:t xml:space="preserve"> / </w:t>
            </w:r>
            <w:r>
              <w:rPr>
                <w:rFonts w:ascii="Times New Roman" w:hAnsi="Times New Roman" w:eastAsia="宋体" w:cs="Times New Roman"/>
                <w:b w:val="0"/>
                <w:noProof/>
                <w:sz w:val="18"/>
                <w:szCs w:val="18"/>
              </w:rPr>
              <w:t>夸大</w:t>
            </w:r>
          </w:p>
        </w:tc>
        <w:tc>
          <w:tcPr>
            <w:tcW w:w="4762" w:type="dxa"/>
            <w:vAlign w:val="center"/>
            <w:tcBorders>
              <w:top w:val="nil" w:sz="0" w:space="0" w:color="000000"/>
              <w:left w:val="nil" w:sz="0" w:space="0" w:color="000000"/>
              <w:bottom w:val="nil" w:sz="0" w:space="0" w:color="000000"/>
              <w:right w:val="nil" w:sz="0" w:space="0" w:color="000000"/>
            </w:tcBorders>
          </w:tcPr>
          <w:p w14:paraId="7B2E593F" w14:textId="77777777" w:rsidR="00C27996" w:rsidRDefault="00000000">
            <w:pPr>
              <w:spacing w:before="20" w:after="20" w:line="240" w:lineRule="auto"/>
              <w:ind w:left="0" w:firstLine="0"/>
              <w:jc w:val="left"/>
            </w:pPr>
            <w:r>
              <w:rPr>
                <w:rFonts w:ascii="Times New Roman" w:hAnsi="Times New Roman" w:eastAsia="宋体" w:cs="Times New Roman"/>
                <w:b w:val="0"/>
                <w:sz w:val="18"/>
                <w:szCs w:val="18"/>
              </w:rPr>
              <w:t>几乎不提误诊与责任；点到局限、监管或问责；误诊、背锅压倒其余</w:t>
            </w:r>
          </w:p>
        </w:tc>
      </w:tr>
      <w:tr w:rsidR="001E30B5" w14:paraId="76800A58" w14:textId="77777777">
        <w:trPr>
          <w:cantSplit/>
          <w:jc w:val="center"/>
        </w:trPr>
        <w:tc>
          <w:tcPr>
            <w:tcW w:w="1474" w:type="dxa"/>
            <w:vAlign w:val="center"/>
            <w:tcBorders>
              <w:top w:val="nil" w:sz="0" w:space="0" w:color="000000"/>
              <w:left w:val="nil" w:sz="0" w:space="0" w:color="000000"/>
              <w:bottom w:val="nil" w:sz="0" w:space="0" w:color="000000"/>
              <w:right w:val="nil" w:sz="0" w:space="0" w:color="000000"/>
            </w:tcBorders>
          </w:tcPr>
          <w:p w14:paraId="1CC5B5BA"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人机关系</w:t>
            </w:r>
          </w:p>
        </w:tc>
        <w:tc>
          <w:tcPr>
            <w:tcW w:w="2494" w:type="dxa"/>
            <w:vAlign w:val="center"/>
            <w:tcBorders>
              <w:top w:val="nil" w:sz="0" w:space="0" w:color="000000"/>
              <w:left w:val="nil" w:sz="0" w:space="0" w:color="000000"/>
              <w:bottom w:val="nil" w:sz="0" w:space="0" w:color="000000"/>
              <w:right w:val="nil" w:sz="0" w:space="0" w:color="000000"/>
            </w:tcBorders>
          </w:tcPr>
          <w:p w14:paraId="67D95ADD" w14:textId="77777777" w:rsidR="001E30B5" w:rsidRDefault="00000000">
            <w:pPr>
              <w:spacing w:before="20" w:after="20" w:line="240" w:lineRule="auto"/>
              <w:ind w:left="0" w:firstLine="0"/>
              <w:jc w:val="left"/>
            </w:pPr>
            <w:r>
              <w:rPr>
                <w:rFonts w:ascii="Times New Roman" w:hAnsi="Times New Roman" w:eastAsia="宋体" w:cs="Times New Roman"/>
                <w:b w:val="0"/>
                <w:noProof/>
                <w:sz w:val="18"/>
                <w:szCs w:val="18"/>
              </w:rPr>
              <w:t>替代</w:t>
            </w:r>
            <w:r>
              <w:rPr>
                <w:rFonts w:ascii="Times New Roman" w:hAnsi="Times New Roman" w:eastAsia="宋体" w:cs="Times New Roman"/>
                <w:b w:val="0"/>
                <w:noProof/>
                <w:sz w:val="18"/>
                <w:szCs w:val="18"/>
              </w:rPr>
              <w:t xml:space="preserve"> / </w:t>
            </w:r>
            <w:r>
              <w:rPr>
                <w:rFonts w:ascii="Times New Roman" w:hAnsi="Times New Roman" w:eastAsia="宋体" w:cs="Times New Roman"/>
                <w:b w:val="0"/>
                <w:noProof/>
                <w:sz w:val="18"/>
                <w:szCs w:val="18"/>
              </w:rPr>
              <w:t>协同</w:t>
            </w:r>
            <w:r>
              <w:rPr>
                <w:rFonts w:ascii="Times New Roman" w:hAnsi="Times New Roman" w:eastAsia="宋体" w:cs="Times New Roman"/>
                <w:b w:val="0"/>
                <w:noProof/>
                <w:sz w:val="18"/>
                <w:szCs w:val="18"/>
              </w:rPr>
              <w:t xml:space="preserve"> / </w:t>
            </w:r>
            <w:r>
              <w:rPr>
                <w:rFonts w:ascii="Times New Roman" w:hAnsi="Times New Roman" w:eastAsia="宋体" w:cs="Times New Roman"/>
                <w:b w:val="0"/>
                <w:noProof/>
                <w:sz w:val="18"/>
                <w:szCs w:val="18"/>
              </w:rPr>
              <w:t>排斥</w:t>
            </w:r>
          </w:p>
        </w:tc>
        <w:tc>
          <w:tcPr>
            <w:tcW w:w="4762" w:type="dxa"/>
            <w:vAlign w:val="center"/>
            <w:tcBorders>
              <w:top w:val="nil" w:sz="0" w:space="0" w:color="000000"/>
              <w:left w:val="nil" w:sz="0" w:space="0" w:color="000000"/>
              <w:bottom w:val="nil" w:sz="0" w:space="0" w:color="000000"/>
              <w:right w:val="nil" w:sz="0" w:space="0" w:color="000000"/>
            </w:tcBorders>
          </w:tcPr>
          <w:p w14:paraId="187FB644" w14:textId="77777777" w:rsidR="00C27996" w:rsidRDefault="00000000">
            <w:pPr>
              <w:spacing w:before="20" w:after="20" w:line="240" w:lineRule="auto"/>
              <w:ind w:left="0" w:firstLine="0"/>
              <w:jc w:val="left"/>
            </w:pPr>
            <w:r>
              <w:rPr>
                <w:rFonts w:ascii="Times New Roman" w:hAnsi="Times New Roman" w:eastAsia="宋体" w:cs="Times New Roman"/>
                <w:b w:val="0"/>
                <w:sz w:val="18"/>
                <w:szCs w:val="18"/>
              </w:rPr>
              <w:t>已经够用或将取代；辅助、参考、分工；不能信、不要用</w:t>
            </w:r>
          </w:p>
        </w:tc>
      </w:tr>
    </w:tbl>
    <w:p w14:paraId="2919C24A" w14:textId="77777777" w:rsidR="00FB3928" w:rsidRDefault="00FB3928">
      <w:pPr>
        <w:spacing w:line="240" w:lineRule="auto" w:before="0" w:after="0"/>
        <w:ind w:firstLine="0" w:left="0" w:right="0"/>
        <w:rPr>
          <w:rFonts w:eastAsia="黑体"/>
          <w:b/>
          <w:sz w:val="28"/>
        </w:rPr>
      </w:pPr>
      <w:r/>
    </w:p>
    <w:p w14:paraId="5C3F4F26" w14:textId="77777777" w:rsidR="001E30B5" w:rsidRDefault="00000000">
      <w:pPr>
        <w:pStyle w:val="1"/>
        <w:spacing w:before="240" w:after="120" w:line="312" w:lineRule="auto"/>
        <w:ind w:firstLine="0" w:left="0" w:right="0"/>
        <w:jc w:val="left"/>
      </w:pPr>
      <w:r>
        <w:rPr>
          <w:rFonts w:ascii="Times New Roman" w:hAnsi="Times New Roman" w:eastAsia="黑体" w:cs="Times New Roman"/>
          <w:b/>
          <w:sz w:val="28"/>
          <w:szCs w:val="28"/>
        </w:rPr>
        <w:t>4　研究结果</w:t>
      </w:r>
    </w:p>
    <w:p w14:paraId="03CC3C7A" w14:textId="77777777" w:rsidR="00F353DF" w:rsidRPr="00F353DF" w:rsidRDefault="00000000" w:rsidP="00F353DF">
      <w:pPr>
        <w:spacing w:before="0" w:after="0" w:line="360" w:lineRule="auto"/>
        <w:ind w:firstLine="420" w:left="0" w:right="0"/>
        <w:jc w:val="both"/>
        <w:rPr>
          <w:noProof/>
        </w:rPr>
      </w:pPr>
      <w:r>
        <w:rPr>
          <w:rFonts w:ascii="Times New Roman" w:hAnsi="Times New Roman" w:eastAsia="宋体" w:cs="Times New Roman"/>
          <w:b w:val="0"/>
          <w:sz w:val="21"/>
          <w:szCs w:val="21"/>
        </w:rPr>
        <w:t>结果按态度分布、认知主题、词共现结构和认知模式报告。</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4D38B55D" w14:textId="77777777" w:rsidR="001E30B5" w:rsidRDefault="00000000">
      <w:pPr>
        <w:pStyle w:val="21"/>
        <w:spacing w:before="160" w:after="80" w:line="312" w:lineRule="auto"/>
        <w:ind w:firstLine="0" w:left="0" w:right="0"/>
        <w:jc w:val="left"/>
      </w:pPr>
      <w:r>
        <w:rPr>
          <w:rFonts w:ascii="Times New Roman" w:hAnsi="Times New Roman" w:eastAsia="黑体" w:cs="Times New Roman"/>
          <w:b/>
          <w:sz w:val="24"/>
          <w:szCs w:val="24"/>
        </w:rPr>
        <w:t>4.1　样本构成与公众态度分布</w:t>
      </w:r>
    </w:p>
    <w:p w14:paraId="13928E99" w14:textId="77777777" w:rsidR="001E30B5" w:rsidRDefault="00000000">
      <w:pPr>
        <w:spacing w:before="0" w:after="0" w:line="360" w:lineRule="auto"/>
        <w:ind w:firstLine="420" w:left="0" w:right="0"/>
        <w:jc w:val="both"/>
        <w:rPr>
          <w:noProof/>
        </w:rPr>
      </w:pPr>
      <w:r>
        <w:rPr>
          <w:rFonts w:ascii="Times New Roman" w:hAnsi="Times New Roman" w:eastAsia="宋体" w:cs="Times New Roman"/>
          <w:b w:val="0"/>
          <w:sz w:val="21"/>
          <w:szCs w:val="21"/>
        </w:rPr>
        <w:t>原始评论399,508条，短文本删除和正文去重后保留284,849条；相关103,731条，其中有态度71,886条。清洗后微博占84.6%，抖音、小红书和知乎分别占9.0%、6.0%和0.4%。各平台相关率为37.9%、28.8%、26.6%和43.3%。知乎相关率较高，但仅474条，不作平台比较。见表2、表3。</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787546F0" w14:textId="77777777" w:rsidR="007921F8" w:rsidRPr="007921F8" w:rsidRDefault="007921F8">
      <w:pPr>
        <w:spacing w:line="240" w:lineRule="auto" w:before="0" w:after="0"/>
        <w:ind w:firstLine="0" w:left="0" w:right="0"/>
      </w:pPr>
      <w:r/>
    </w:p>
    <w:p w14:paraId="462F70B4" w14:textId="77777777" w:rsidR="001E30B5" w:rsidRPr="00CF675D" w:rsidRDefault="00000000" w:rsidP="00CF675D">
      <w:pPr>
        <w:keepNext/>
        <w:keepLines/>
        <w:spacing w:before="160" w:after="0" w:line="240" w:lineRule="auto"/>
        <w:ind w:firstLine="0" w:left="0" w:right="0"/>
        <w:jc w:val="center"/>
      </w:pPr>
      <w:r>
        <w:rPr>
          <w:rFonts w:ascii="Times New Roman" w:hAnsi="Times New Roman" w:eastAsia="黑体" w:cs="Times New Roman"/>
          <w:b w:val="0"/>
          <w:sz w:val="18"/>
          <w:szCs w:val="18"/>
        </w:rPr>
        <w:t>表2　样本筛选过程</w:t>
      </w:r>
    </w:p>
    <w:p w14:paraId="25038BA0" w14:textId="77777777" w:rsidR="00C27996" w:rsidRDefault="00000000">
      <w:pPr>
        <w:keepNext/>
        <w:spacing w:after="80" w:before="0" w:line="240" w:lineRule="auto"/>
        <w:ind w:firstLine="0" w:left="0" w:right="0"/>
        <w:jc w:val="center"/>
        <w:keepLines/>
      </w:pPr>
      <w:r>
        <w:rPr>
          <w:rFonts w:ascii="Times New Roman" w:hAnsi="Times New Roman" w:eastAsia="Times New Roman" w:cs="Times New Roman"/>
          <w:b w:val="0"/>
          <w:sz w:val="18"/>
          <w:szCs w:val="18"/>
        </w:rPr>
        <w:t>Table 2　Sample screening process</w:t>
      </w:r>
    </w:p>
    <w:tbl>
      <w:tblPr>
        <w:tblW w:w="5000" w:type="pct"/>
        <w:jc w:val="center"/>
        <w:tblLayout w:type="fixed"/>
        <w:tblCellMar>
          <w:top w:w="40" w:type="dxa"/>
          <w:left w:w="60" w:type="dxa"/>
          <w:bottom w:w="40" w:type="dxa"/>
          <w:right w:w="60" w:type="dxa"/>
        </w:tblCellMar>
        <w:tblLook w:val="04A0" w:firstRow="1" w:lastRow="0" w:firstColumn="1" w:lastColumn="0" w:noHBand="0" w:noVBand="1"/>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2732"/>
        <w:gridCol w:w="2613"/>
        <w:gridCol w:w="3801"/>
      </w:tblGrid>
      <w:tr w:rsidR="001E30B5" w14:paraId="353D6832" w14:textId="77777777">
        <w:trPr>
          <w:cantSplit/>
          <w:tblHeader/>
          <w:jc w:val="center"/>
        </w:trPr>
        <w:tc>
          <w:tcPr>
            <w:tcW w:w="2608" w:type="dxa"/>
            <w:vAlign w:val="center"/>
            <w:tcBorders>
              <w:top w:val="nil" w:sz="0" w:space="0" w:color="000000"/>
              <w:left w:val="nil" w:sz="0" w:space="0" w:color="000000"/>
              <w:bottom w:val="single" w:sz="6" w:space="0" w:color="000000"/>
              <w:right w:val="nil" w:sz="0" w:space="0" w:color="000000"/>
            </w:tcBorders>
          </w:tcPr>
          <w:p w14:paraId="141031A0" w14:textId="77777777" w:rsidR="001E30B5" w:rsidRDefault="00000000">
            <w:pPr>
              <w:spacing w:before="20" w:after="20" w:line="240" w:lineRule="auto"/>
              <w:ind w:firstLine="0" w:left="0"/>
              <w:jc w:val="center"/>
            </w:pPr>
            <w:r>
              <w:rPr>
                <w:rFonts w:eastAsia="宋体" w:ascii="Times New Roman" w:hAnsi="Times New Roman" w:cs="Times New Roman"/>
                <w:b/>
                <w:noProof/>
                <w:sz w:val="18"/>
                <w:szCs w:val="18"/>
              </w:rPr>
              <w:t>阶段</w:t>
            </w:r>
          </w:p>
        </w:tc>
        <w:tc>
          <w:tcPr>
            <w:tcW w:w="2494" w:type="dxa"/>
            <w:vAlign w:val="center"/>
            <w:tcBorders>
              <w:top w:val="nil" w:sz="0" w:space="0" w:color="000000"/>
              <w:left w:val="nil" w:sz="0" w:space="0" w:color="000000"/>
              <w:bottom w:val="single" w:sz="6" w:space="0" w:color="000000"/>
              <w:right w:val="nil" w:sz="0" w:space="0" w:color="000000"/>
            </w:tcBorders>
          </w:tcPr>
          <w:p w14:paraId="4C4C78F4" w14:textId="77777777" w:rsidR="001E30B5" w:rsidRDefault="00000000">
            <w:pPr>
              <w:spacing w:before="20" w:after="20" w:line="240" w:lineRule="auto"/>
              <w:ind w:firstLine="0" w:left="0"/>
              <w:jc w:val="center"/>
            </w:pPr>
            <w:r>
              <w:rPr>
                <w:rFonts w:eastAsia="宋体" w:ascii="Times New Roman" w:hAnsi="Times New Roman" w:cs="Times New Roman"/>
                <w:b/>
                <w:noProof/>
                <w:sz w:val="18"/>
                <w:szCs w:val="18"/>
              </w:rPr>
              <w:t>样本量</w:t>
            </w:r>
          </w:p>
        </w:tc>
        <w:tc>
          <w:tcPr>
            <w:tcW w:w="3628" w:type="dxa"/>
            <w:vAlign w:val="center"/>
            <w:tcBorders>
              <w:top w:val="nil" w:sz="0" w:space="0" w:color="000000"/>
              <w:left w:val="nil" w:sz="0" w:space="0" w:color="000000"/>
              <w:bottom w:val="single" w:sz="6" w:space="0" w:color="000000"/>
              <w:right w:val="nil" w:sz="0" w:space="0" w:color="000000"/>
            </w:tcBorders>
          </w:tcPr>
          <w:p w14:paraId="2CC8FA77" w14:textId="77777777" w:rsidR="001E30B5" w:rsidRDefault="00000000">
            <w:pPr>
              <w:spacing w:before="20" w:after="20" w:line="240" w:lineRule="auto"/>
              <w:ind w:firstLine="0" w:left="0"/>
              <w:jc w:val="center"/>
            </w:pPr>
            <w:r>
              <w:rPr>
                <w:rFonts w:eastAsia="宋体" w:ascii="Times New Roman" w:hAnsi="Times New Roman" w:cs="Times New Roman"/>
                <w:b/>
                <w:noProof/>
                <w:sz w:val="18"/>
                <w:szCs w:val="18"/>
              </w:rPr>
              <w:t>占上一口径</w:t>
            </w:r>
          </w:p>
        </w:tc>
      </w:tr>
      <w:tr w:rsidR="001E30B5" w14:paraId="19219DE4" w14:textId="77777777">
        <w:trPr>
          <w:cantSplit/>
          <w:jc w:val="center"/>
        </w:trPr>
        <w:tc>
          <w:tcPr>
            <w:tcW w:w="2608" w:type="dxa"/>
            <w:vAlign w:val="center"/>
            <w:tcBorders>
              <w:top w:val="nil" w:sz="0" w:space="0" w:color="000000"/>
              <w:left w:val="nil" w:sz="0" w:space="0" w:color="000000"/>
              <w:bottom w:val="nil" w:sz="0" w:space="0" w:color="000000"/>
              <w:right w:val="nil" w:sz="0" w:space="0" w:color="000000"/>
            </w:tcBorders>
          </w:tcPr>
          <w:p w14:paraId="0FD30C26"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原始评论</w:t>
            </w:r>
          </w:p>
        </w:tc>
        <w:tc>
          <w:tcPr>
            <w:tcW w:w="2494" w:type="dxa"/>
            <w:vAlign w:val="center"/>
            <w:tcBorders>
              <w:top w:val="nil" w:sz="0" w:space="0" w:color="000000"/>
              <w:left w:val="nil" w:sz="0" w:space="0" w:color="000000"/>
              <w:bottom w:val="nil" w:sz="0" w:space="0" w:color="000000"/>
              <w:right w:val="nil" w:sz="0" w:space="0" w:color="000000"/>
            </w:tcBorders>
          </w:tcPr>
          <w:p w14:paraId="2E85DA4F"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399,508</w:t>
            </w:r>
          </w:p>
        </w:tc>
        <w:tc>
          <w:tcPr>
            <w:tcW w:w="3628" w:type="dxa"/>
            <w:vAlign w:val="center"/>
            <w:tcBorders>
              <w:top w:val="nil" w:sz="0" w:space="0" w:color="000000"/>
              <w:left w:val="nil" w:sz="0" w:space="0" w:color="000000"/>
              <w:bottom w:val="nil" w:sz="0" w:space="0" w:color="000000"/>
              <w:right w:val="nil" w:sz="0" w:space="0" w:color="000000"/>
            </w:tcBorders>
          </w:tcPr>
          <w:p w14:paraId="6014CDA2"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w:t>
            </w:r>
          </w:p>
        </w:tc>
      </w:tr>
      <w:tr w:rsidR="001E30B5" w14:paraId="43681BDE" w14:textId="77777777">
        <w:trPr>
          <w:cantSplit/>
          <w:jc w:val="center"/>
        </w:trPr>
        <w:tc>
          <w:tcPr>
            <w:tcW w:w="2608" w:type="dxa"/>
            <w:vAlign w:val="center"/>
            <w:tcBorders>
              <w:top w:val="nil" w:sz="0" w:space="0" w:color="000000"/>
              <w:left w:val="nil" w:sz="0" w:space="0" w:color="000000"/>
              <w:bottom w:val="nil" w:sz="0" w:space="0" w:color="000000"/>
              <w:right w:val="nil" w:sz="0" w:space="0" w:color="000000"/>
            </w:tcBorders>
          </w:tcPr>
          <w:p w14:paraId="39B2E5BB"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清洗后评论</w:t>
            </w:r>
          </w:p>
        </w:tc>
        <w:tc>
          <w:tcPr>
            <w:tcW w:w="2494" w:type="dxa"/>
            <w:vAlign w:val="center"/>
            <w:tcBorders>
              <w:top w:val="nil" w:sz="0" w:space="0" w:color="000000"/>
              <w:left w:val="nil" w:sz="0" w:space="0" w:color="000000"/>
              <w:bottom w:val="nil" w:sz="0" w:space="0" w:color="000000"/>
              <w:right w:val="nil" w:sz="0" w:space="0" w:color="000000"/>
            </w:tcBorders>
          </w:tcPr>
          <w:p w14:paraId="1F240FBA"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284,849</w:t>
            </w:r>
          </w:p>
        </w:tc>
        <w:tc>
          <w:tcPr>
            <w:tcW w:w="3628" w:type="dxa"/>
            <w:vAlign w:val="center"/>
            <w:tcBorders>
              <w:top w:val="nil" w:sz="0" w:space="0" w:color="000000"/>
              <w:left w:val="nil" w:sz="0" w:space="0" w:color="000000"/>
              <w:bottom w:val="nil" w:sz="0" w:space="0" w:color="000000"/>
              <w:right w:val="nil" w:sz="0" w:space="0" w:color="000000"/>
            </w:tcBorders>
          </w:tcPr>
          <w:p w14:paraId="457C0F69"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71.3%</w:t>
            </w:r>
            <w:r>
              <w:rPr>
                <w:rFonts w:ascii="Times New Roman" w:hAnsi="Times New Roman" w:eastAsia="宋体" w:cs="Times New Roman"/>
                <w:b w:val="0"/>
                <w:noProof/>
                <w:sz w:val="18"/>
                <w:szCs w:val="18"/>
              </w:rPr>
              <w:t>（占原始）</w:t>
            </w:r>
          </w:p>
        </w:tc>
      </w:tr>
      <w:tr w:rsidR="001E30B5" w14:paraId="47B5096B" w14:textId="77777777">
        <w:trPr>
          <w:cantSplit/>
          <w:jc w:val="center"/>
        </w:trPr>
        <w:tc>
          <w:tcPr>
            <w:tcW w:w="2608" w:type="dxa"/>
            <w:vAlign w:val="center"/>
            <w:tcBorders>
              <w:top w:val="nil" w:sz="0" w:space="0" w:color="000000"/>
              <w:left w:val="nil" w:sz="0" w:space="0" w:color="000000"/>
              <w:bottom w:val="nil" w:sz="0" w:space="0" w:color="000000"/>
              <w:right w:val="nil" w:sz="0" w:space="0" w:color="000000"/>
            </w:tcBorders>
          </w:tcPr>
          <w:p w14:paraId="0C01DCA2"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相关评论</w:t>
            </w:r>
          </w:p>
        </w:tc>
        <w:tc>
          <w:tcPr>
            <w:tcW w:w="2494" w:type="dxa"/>
            <w:vAlign w:val="center"/>
            <w:tcBorders>
              <w:top w:val="nil" w:sz="0" w:space="0" w:color="000000"/>
              <w:left w:val="nil" w:sz="0" w:space="0" w:color="000000"/>
              <w:bottom w:val="nil" w:sz="0" w:space="0" w:color="000000"/>
              <w:right w:val="nil" w:sz="0" w:space="0" w:color="000000"/>
            </w:tcBorders>
          </w:tcPr>
          <w:p w14:paraId="3E79E32E"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103,731</w:t>
            </w:r>
          </w:p>
        </w:tc>
        <w:tc>
          <w:tcPr>
            <w:tcW w:w="3628" w:type="dxa"/>
            <w:vAlign w:val="center"/>
            <w:tcBorders>
              <w:top w:val="nil" w:sz="0" w:space="0" w:color="000000"/>
              <w:left w:val="nil" w:sz="0" w:space="0" w:color="000000"/>
              <w:bottom w:val="nil" w:sz="0" w:space="0" w:color="000000"/>
              <w:right w:val="nil" w:sz="0" w:space="0" w:color="000000"/>
            </w:tcBorders>
          </w:tcPr>
          <w:p w14:paraId="650D3B9E"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36.4%</w:t>
            </w:r>
            <w:r>
              <w:rPr>
                <w:rFonts w:ascii="Times New Roman" w:hAnsi="Times New Roman" w:eastAsia="宋体" w:cs="Times New Roman"/>
                <w:b w:val="0"/>
                <w:noProof/>
                <w:sz w:val="18"/>
                <w:szCs w:val="18"/>
              </w:rPr>
              <w:t>（占清洗后）</w:t>
            </w:r>
          </w:p>
        </w:tc>
      </w:tr>
      <w:tr w:rsidR="001E30B5" w14:paraId="391B3FF6" w14:textId="77777777">
        <w:trPr>
          <w:cantSplit/>
          <w:jc w:val="center"/>
        </w:trPr>
        <w:tc>
          <w:tcPr>
            <w:tcW w:w="2608" w:type="dxa"/>
            <w:vAlign w:val="center"/>
            <w:tcBorders>
              <w:top w:val="nil" w:sz="0" w:space="0" w:color="000000"/>
              <w:left w:val="nil" w:sz="0" w:space="0" w:color="000000"/>
              <w:bottom w:val="nil" w:sz="0" w:space="0" w:color="000000"/>
              <w:right w:val="nil" w:sz="0" w:space="0" w:color="000000"/>
            </w:tcBorders>
          </w:tcPr>
          <w:p w14:paraId="073732BA"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有态度评论</w:t>
            </w:r>
          </w:p>
        </w:tc>
        <w:tc>
          <w:tcPr>
            <w:tcW w:w="2494" w:type="dxa"/>
            <w:vAlign w:val="center"/>
            <w:tcBorders>
              <w:top w:val="nil" w:sz="0" w:space="0" w:color="000000"/>
              <w:left w:val="nil" w:sz="0" w:space="0" w:color="000000"/>
              <w:bottom w:val="nil" w:sz="0" w:space="0" w:color="000000"/>
              <w:right w:val="nil" w:sz="0" w:space="0" w:color="000000"/>
            </w:tcBorders>
          </w:tcPr>
          <w:p w14:paraId="6BA1CFC7"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71,886</w:t>
            </w:r>
          </w:p>
        </w:tc>
        <w:tc>
          <w:tcPr>
            <w:tcW w:w="3628" w:type="dxa"/>
            <w:vAlign w:val="center"/>
            <w:tcBorders>
              <w:top w:val="nil" w:sz="0" w:space="0" w:color="000000"/>
              <w:left w:val="nil" w:sz="0" w:space="0" w:color="000000"/>
              <w:bottom w:val="nil" w:sz="0" w:space="0" w:color="000000"/>
              <w:right w:val="nil" w:sz="0" w:space="0" w:color="000000"/>
            </w:tcBorders>
          </w:tcPr>
          <w:p w14:paraId="39ACE6B3"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69.3%</w:t>
            </w:r>
            <w:r>
              <w:rPr>
                <w:rFonts w:ascii="Times New Roman" w:hAnsi="Times New Roman" w:eastAsia="宋体" w:cs="Times New Roman"/>
                <w:b w:val="0"/>
                <w:noProof/>
                <w:sz w:val="18"/>
                <w:szCs w:val="18"/>
              </w:rPr>
              <w:t>（占相关）</w:t>
            </w:r>
          </w:p>
        </w:tc>
      </w:tr>
    </w:tbl>
    <w:p w14:paraId="65719F86" w14:textId="77777777" w:rsidR="001E30B5" w:rsidRPr="00CF675D" w:rsidRDefault="00000000" w:rsidP="00CF675D">
      <w:pPr>
        <w:keepNext/>
        <w:keepLines/>
        <w:spacing w:before="160" w:after="0" w:line="240" w:lineRule="auto"/>
        <w:ind w:firstLine="0" w:left="0" w:right="0"/>
        <w:jc w:val="center"/>
      </w:pPr>
      <w:r>
        <w:rPr>
          <w:rFonts w:ascii="Times New Roman" w:hAnsi="Times New Roman" w:eastAsia="黑体" w:cs="Times New Roman"/>
          <w:b w:val="0"/>
          <w:sz w:val="18"/>
          <w:szCs w:val="18"/>
        </w:rPr>
        <w:t>表3　清洗后样本的平台构成</w:t>
      </w:r>
    </w:p>
    <w:p w14:paraId="5301CBBE" w14:textId="77777777" w:rsidR="00C27996" w:rsidRDefault="00000000">
      <w:pPr>
        <w:keepNext/>
        <w:spacing w:after="80" w:before="0" w:line="240" w:lineRule="auto"/>
        <w:ind w:firstLine="0" w:left="0" w:right="0"/>
        <w:jc w:val="center"/>
        <w:keepLines/>
      </w:pPr>
      <w:r>
        <w:rPr>
          <w:rFonts w:ascii="Times New Roman" w:hAnsi="Times New Roman" w:eastAsia="Times New Roman" w:cs="Times New Roman"/>
          <w:b w:val="0"/>
          <w:sz w:val="18"/>
          <w:szCs w:val="18"/>
        </w:rPr>
        <w:t>Table 3　Platform composition of the cleaned sample</w:t>
      </w:r>
    </w:p>
    <w:tbl>
      <w:tblPr>
        <w:tblW w:w="5000" w:type="pct"/>
        <w:jc w:val="center"/>
        <w:tblLayout w:type="fixed"/>
        <w:tblCellMar>
          <w:top w:w="40" w:type="dxa"/>
          <w:left w:w="60" w:type="dxa"/>
          <w:bottom w:w="40" w:type="dxa"/>
          <w:right w:w="60" w:type="dxa"/>
        </w:tblCellMar>
        <w:tblLook w:val="04A0" w:firstRow="1" w:lastRow="0" w:firstColumn="1" w:lastColumn="0" w:noHBand="0" w:noVBand="1"/>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1544"/>
        <w:gridCol w:w="1782"/>
        <w:gridCol w:w="2019"/>
        <w:gridCol w:w="1782"/>
        <w:gridCol w:w="2019"/>
      </w:tblGrid>
      <w:tr w:rsidR="001E30B5" w14:paraId="23B1244C" w14:textId="77777777">
        <w:trPr>
          <w:cantSplit/>
          <w:tblHeader/>
          <w:jc w:val="center"/>
        </w:trPr>
        <w:tc>
          <w:tcPr>
            <w:tcW w:w="1474" w:type="dxa"/>
            <w:vAlign w:val="center"/>
            <w:tcBorders>
              <w:top w:val="nil" w:sz="0" w:space="0" w:color="000000"/>
              <w:left w:val="nil" w:sz="0" w:space="0" w:color="000000"/>
              <w:bottom w:val="single" w:sz="6" w:space="0" w:color="000000"/>
              <w:right w:val="nil" w:sz="0" w:space="0" w:color="000000"/>
            </w:tcBorders>
          </w:tcPr>
          <w:p w14:paraId="06F21FBA" w14:textId="77777777" w:rsidR="001E30B5" w:rsidRDefault="00000000">
            <w:pPr>
              <w:spacing w:before="20" w:after="20" w:line="240" w:lineRule="auto"/>
              <w:ind w:firstLine="0" w:left="0"/>
              <w:jc w:val="center"/>
            </w:pPr>
            <w:r>
              <w:rPr>
                <w:rFonts w:eastAsia="宋体" w:ascii="Times New Roman" w:hAnsi="Times New Roman" w:cs="Times New Roman"/>
                <w:b/>
                <w:noProof/>
                <w:sz w:val="18"/>
                <w:szCs w:val="18"/>
              </w:rPr>
              <w:t>平台</w:t>
            </w:r>
          </w:p>
        </w:tc>
        <w:tc>
          <w:tcPr>
            <w:tcW w:w="1701" w:type="dxa"/>
            <w:vAlign w:val="center"/>
            <w:tcBorders>
              <w:top w:val="nil" w:sz="0" w:space="0" w:color="000000"/>
              <w:left w:val="nil" w:sz="0" w:space="0" w:color="000000"/>
              <w:bottom w:val="single" w:sz="6" w:space="0" w:color="000000"/>
              <w:right w:val="nil" w:sz="0" w:space="0" w:color="000000"/>
            </w:tcBorders>
          </w:tcPr>
          <w:p w14:paraId="11B7E509" w14:textId="77777777" w:rsidR="001E30B5" w:rsidRDefault="00000000">
            <w:pPr>
              <w:spacing w:before="20" w:after="20" w:line="240" w:lineRule="auto"/>
              <w:ind w:firstLine="0" w:left="0"/>
              <w:jc w:val="center"/>
            </w:pPr>
            <w:r>
              <w:rPr>
                <w:rFonts w:eastAsia="宋体" w:ascii="Times New Roman" w:hAnsi="Times New Roman" w:cs="Times New Roman"/>
                <w:b/>
                <w:noProof/>
                <w:sz w:val="18"/>
                <w:szCs w:val="18"/>
              </w:rPr>
              <w:t>清洗后</w:t>
            </w:r>
          </w:p>
        </w:tc>
        <w:tc>
          <w:tcPr>
            <w:tcW w:w="1927" w:type="dxa"/>
            <w:vAlign w:val="center"/>
            <w:tcBorders>
              <w:top w:val="nil" w:sz="0" w:space="0" w:color="000000"/>
              <w:left w:val="nil" w:sz="0" w:space="0" w:color="000000"/>
              <w:bottom w:val="single" w:sz="6" w:space="0" w:color="000000"/>
              <w:right w:val="nil" w:sz="0" w:space="0" w:color="000000"/>
            </w:tcBorders>
          </w:tcPr>
          <w:p w14:paraId="56DA422A" w14:textId="77777777" w:rsidR="001E30B5" w:rsidRDefault="00000000">
            <w:pPr>
              <w:spacing w:before="20" w:after="20" w:line="240" w:lineRule="auto"/>
              <w:ind w:firstLine="0" w:left="0"/>
              <w:jc w:val="center"/>
            </w:pPr>
            <w:r>
              <w:rPr>
                <w:rFonts w:eastAsia="宋体" w:ascii="Times New Roman" w:hAnsi="Times New Roman" w:cs="Times New Roman"/>
                <w:b/>
                <w:noProof/>
                <w:sz w:val="18"/>
                <w:szCs w:val="18"/>
              </w:rPr>
              <w:t>占清洗后</w:t>
            </w:r>
            <w:r>
              <w:rPr>
                <w:rFonts w:eastAsia="宋体" w:ascii="Times New Roman" w:hAnsi="Times New Roman" w:cs="Times New Roman"/>
                <w:b/>
                <w:noProof/>
                <w:sz w:val="18"/>
                <w:szCs w:val="18"/>
              </w:rPr>
              <w:t>/%</w:t>
            </w:r>
          </w:p>
        </w:tc>
        <w:tc>
          <w:tcPr>
            <w:tcW w:w="1701" w:type="dxa"/>
            <w:vAlign w:val="center"/>
            <w:tcBorders>
              <w:top w:val="nil" w:sz="0" w:space="0" w:color="000000"/>
              <w:left w:val="nil" w:sz="0" w:space="0" w:color="000000"/>
              <w:bottom w:val="single" w:sz="6" w:space="0" w:color="000000"/>
              <w:right w:val="nil" w:sz="0" w:space="0" w:color="000000"/>
            </w:tcBorders>
          </w:tcPr>
          <w:p w14:paraId="0E29326F" w14:textId="77777777" w:rsidR="001E30B5" w:rsidRDefault="00000000">
            <w:pPr>
              <w:spacing w:before="20" w:after="20" w:line="240" w:lineRule="auto"/>
              <w:ind w:firstLine="0" w:left="0"/>
              <w:jc w:val="center"/>
            </w:pPr>
            <w:r>
              <w:rPr>
                <w:rFonts w:eastAsia="宋体" w:ascii="Times New Roman" w:hAnsi="Times New Roman" w:cs="Times New Roman"/>
                <w:b/>
                <w:noProof/>
                <w:sz w:val="18"/>
                <w:szCs w:val="18"/>
              </w:rPr>
              <w:t>相关</w:t>
            </w:r>
          </w:p>
        </w:tc>
        <w:tc>
          <w:tcPr>
            <w:tcW w:w="1927" w:type="dxa"/>
            <w:vAlign w:val="center"/>
            <w:tcBorders>
              <w:top w:val="nil" w:sz="0" w:space="0" w:color="000000"/>
              <w:left w:val="nil" w:sz="0" w:space="0" w:color="000000"/>
              <w:bottom w:val="single" w:sz="6" w:space="0" w:color="000000"/>
              <w:right w:val="nil" w:sz="0" w:space="0" w:color="000000"/>
            </w:tcBorders>
          </w:tcPr>
          <w:p w14:paraId="5D807263" w14:textId="77777777" w:rsidR="001E30B5" w:rsidRDefault="00000000">
            <w:pPr>
              <w:spacing w:before="20" w:after="20" w:line="240" w:lineRule="auto"/>
              <w:ind w:firstLine="0" w:left="0"/>
              <w:jc w:val="center"/>
            </w:pPr>
            <w:r>
              <w:rPr>
                <w:rFonts w:eastAsia="宋体" w:ascii="Times New Roman" w:hAnsi="Times New Roman" w:cs="Times New Roman"/>
                <w:b/>
                <w:noProof/>
                <w:sz w:val="18"/>
                <w:szCs w:val="18"/>
              </w:rPr>
              <w:t>该平台相关率</w:t>
            </w:r>
            <w:r>
              <w:rPr>
                <w:rFonts w:eastAsia="宋体" w:ascii="Times New Roman" w:hAnsi="Times New Roman" w:cs="Times New Roman"/>
                <w:b/>
                <w:noProof/>
                <w:sz w:val="18"/>
                <w:szCs w:val="18"/>
              </w:rPr>
              <w:t>/%</w:t>
            </w:r>
          </w:p>
        </w:tc>
      </w:tr>
      <w:tr w:rsidR="001E30B5" w14:paraId="6C7502FC" w14:textId="77777777">
        <w:trPr>
          <w:cantSplit/>
          <w:jc w:val="center"/>
        </w:trPr>
        <w:tc>
          <w:tcPr>
            <w:tcW w:w="1474" w:type="dxa"/>
            <w:vAlign w:val="center"/>
            <w:tcBorders>
              <w:top w:val="nil" w:sz="0" w:space="0" w:color="000000"/>
              <w:left w:val="nil" w:sz="0" w:space="0" w:color="000000"/>
              <w:bottom w:val="nil" w:sz="0" w:space="0" w:color="000000"/>
              <w:right w:val="nil" w:sz="0" w:space="0" w:color="000000"/>
            </w:tcBorders>
          </w:tcPr>
          <w:p w14:paraId="5DCA3367"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微博</w:t>
            </w:r>
          </w:p>
        </w:tc>
        <w:tc>
          <w:tcPr>
            <w:tcW w:w="1701" w:type="dxa"/>
            <w:vAlign w:val="center"/>
            <w:tcBorders>
              <w:top w:val="nil" w:sz="0" w:space="0" w:color="000000"/>
              <w:left w:val="nil" w:sz="0" w:space="0" w:color="000000"/>
              <w:bottom w:val="nil" w:sz="0" w:space="0" w:color="000000"/>
              <w:right w:val="nil" w:sz="0" w:space="0" w:color="000000"/>
            </w:tcBorders>
          </w:tcPr>
          <w:p w14:paraId="3122CE4F"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240,917</w:t>
            </w:r>
          </w:p>
        </w:tc>
        <w:tc>
          <w:tcPr>
            <w:tcW w:w="1927" w:type="dxa"/>
            <w:vAlign w:val="center"/>
            <w:tcBorders>
              <w:top w:val="nil" w:sz="0" w:space="0" w:color="000000"/>
              <w:left w:val="nil" w:sz="0" w:space="0" w:color="000000"/>
              <w:bottom w:val="nil" w:sz="0" w:space="0" w:color="000000"/>
              <w:right w:val="nil" w:sz="0" w:space="0" w:color="000000"/>
            </w:tcBorders>
          </w:tcPr>
          <w:p w14:paraId="1F518903"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84.6</w:t>
            </w:r>
          </w:p>
        </w:tc>
        <w:tc>
          <w:tcPr>
            <w:tcW w:w="1701" w:type="dxa"/>
            <w:vAlign w:val="center"/>
            <w:tcBorders>
              <w:top w:val="nil" w:sz="0" w:space="0" w:color="000000"/>
              <w:left w:val="nil" w:sz="0" w:space="0" w:color="000000"/>
              <w:bottom w:val="nil" w:sz="0" w:space="0" w:color="000000"/>
              <w:right w:val="nil" w:sz="0" w:space="0" w:color="000000"/>
            </w:tcBorders>
          </w:tcPr>
          <w:p w14:paraId="1602098A"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91,307</w:t>
            </w:r>
          </w:p>
        </w:tc>
        <w:tc>
          <w:tcPr>
            <w:tcW w:w="1927" w:type="dxa"/>
            <w:vAlign w:val="center"/>
            <w:tcBorders>
              <w:top w:val="nil" w:sz="0" w:space="0" w:color="000000"/>
              <w:left w:val="nil" w:sz="0" w:space="0" w:color="000000"/>
              <w:bottom w:val="nil" w:sz="0" w:space="0" w:color="000000"/>
              <w:right w:val="nil" w:sz="0" w:space="0" w:color="000000"/>
            </w:tcBorders>
          </w:tcPr>
          <w:p w14:paraId="6734B79D"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37.9</w:t>
            </w:r>
          </w:p>
        </w:tc>
      </w:tr>
      <w:tr w:rsidR="001E30B5" w14:paraId="699251BF" w14:textId="77777777">
        <w:trPr>
          <w:cantSplit/>
          <w:jc w:val="center"/>
        </w:trPr>
        <w:tc>
          <w:tcPr>
            <w:tcW w:w="1474" w:type="dxa"/>
            <w:vAlign w:val="center"/>
            <w:tcBorders>
              <w:top w:val="nil" w:sz="0" w:space="0" w:color="000000"/>
              <w:left w:val="nil" w:sz="0" w:space="0" w:color="000000"/>
              <w:bottom w:val="nil" w:sz="0" w:space="0" w:color="000000"/>
              <w:right w:val="nil" w:sz="0" w:space="0" w:color="000000"/>
            </w:tcBorders>
          </w:tcPr>
          <w:p w14:paraId="60006E89"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抖音</w:t>
            </w:r>
          </w:p>
        </w:tc>
        <w:tc>
          <w:tcPr>
            <w:tcW w:w="1701" w:type="dxa"/>
            <w:vAlign w:val="center"/>
            <w:tcBorders>
              <w:top w:val="nil" w:sz="0" w:space="0" w:color="000000"/>
              <w:left w:val="nil" w:sz="0" w:space="0" w:color="000000"/>
              <w:bottom w:val="nil" w:sz="0" w:space="0" w:color="000000"/>
              <w:right w:val="nil" w:sz="0" w:space="0" w:color="000000"/>
            </w:tcBorders>
          </w:tcPr>
          <w:p w14:paraId="0B9D7AAE"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25,677</w:t>
            </w:r>
          </w:p>
        </w:tc>
        <w:tc>
          <w:tcPr>
            <w:tcW w:w="1927" w:type="dxa"/>
            <w:vAlign w:val="center"/>
            <w:tcBorders>
              <w:top w:val="nil" w:sz="0" w:space="0" w:color="000000"/>
              <w:left w:val="nil" w:sz="0" w:space="0" w:color="000000"/>
              <w:bottom w:val="nil" w:sz="0" w:space="0" w:color="000000"/>
              <w:right w:val="nil" w:sz="0" w:space="0" w:color="000000"/>
            </w:tcBorders>
          </w:tcPr>
          <w:p w14:paraId="337810D2"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9.0</w:t>
            </w:r>
          </w:p>
        </w:tc>
        <w:tc>
          <w:tcPr>
            <w:tcW w:w="1701" w:type="dxa"/>
            <w:vAlign w:val="center"/>
            <w:tcBorders>
              <w:top w:val="nil" w:sz="0" w:space="0" w:color="000000"/>
              <w:left w:val="nil" w:sz="0" w:space="0" w:color="000000"/>
              <w:bottom w:val="nil" w:sz="0" w:space="0" w:color="000000"/>
              <w:right w:val="nil" w:sz="0" w:space="0" w:color="000000"/>
            </w:tcBorders>
          </w:tcPr>
          <w:p w14:paraId="202A1731"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7,383</w:t>
            </w:r>
          </w:p>
        </w:tc>
        <w:tc>
          <w:tcPr>
            <w:tcW w:w="1927" w:type="dxa"/>
            <w:vAlign w:val="center"/>
            <w:tcBorders>
              <w:top w:val="nil" w:sz="0" w:space="0" w:color="000000"/>
              <w:left w:val="nil" w:sz="0" w:space="0" w:color="000000"/>
              <w:bottom w:val="nil" w:sz="0" w:space="0" w:color="000000"/>
              <w:right w:val="nil" w:sz="0" w:space="0" w:color="000000"/>
            </w:tcBorders>
          </w:tcPr>
          <w:p w14:paraId="09C8708C"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28.8</w:t>
            </w:r>
          </w:p>
        </w:tc>
      </w:tr>
      <w:tr w:rsidR="001E30B5" w14:paraId="2CD404B2" w14:textId="77777777">
        <w:trPr>
          <w:cantSplit/>
          <w:jc w:val="center"/>
        </w:trPr>
        <w:tc>
          <w:tcPr>
            <w:tcW w:w="1474" w:type="dxa"/>
            <w:vAlign w:val="center"/>
            <w:tcBorders>
              <w:top w:val="nil" w:sz="0" w:space="0" w:color="000000"/>
              <w:left w:val="nil" w:sz="0" w:space="0" w:color="000000"/>
              <w:bottom w:val="nil" w:sz="0" w:space="0" w:color="000000"/>
              <w:right w:val="nil" w:sz="0" w:space="0" w:color="000000"/>
            </w:tcBorders>
          </w:tcPr>
          <w:p w14:paraId="2D56F0A4"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小红书</w:t>
            </w:r>
          </w:p>
        </w:tc>
        <w:tc>
          <w:tcPr>
            <w:tcW w:w="1701" w:type="dxa"/>
            <w:vAlign w:val="center"/>
            <w:tcBorders>
              <w:top w:val="nil" w:sz="0" w:space="0" w:color="000000"/>
              <w:left w:val="nil" w:sz="0" w:space="0" w:color="000000"/>
              <w:bottom w:val="nil" w:sz="0" w:space="0" w:color="000000"/>
              <w:right w:val="nil" w:sz="0" w:space="0" w:color="000000"/>
            </w:tcBorders>
          </w:tcPr>
          <w:p w14:paraId="7B5A9EC3"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17,161</w:t>
            </w:r>
          </w:p>
        </w:tc>
        <w:tc>
          <w:tcPr>
            <w:tcW w:w="1927" w:type="dxa"/>
            <w:vAlign w:val="center"/>
            <w:tcBorders>
              <w:top w:val="nil" w:sz="0" w:space="0" w:color="000000"/>
              <w:left w:val="nil" w:sz="0" w:space="0" w:color="000000"/>
              <w:bottom w:val="nil" w:sz="0" w:space="0" w:color="000000"/>
              <w:right w:val="nil" w:sz="0" w:space="0" w:color="000000"/>
            </w:tcBorders>
          </w:tcPr>
          <w:p w14:paraId="5E89A137"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6.0</w:t>
            </w:r>
          </w:p>
        </w:tc>
        <w:tc>
          <w:tcPr>
            <w:tcW w:w="1701" w:type="dxa"/>
            <w:vAlign w:val="center"/>
            <w:tcBorders>
              <w:top w:val="nil" w:sz="0" w:space="0" w:color="000000"/>
              <w:left w:val="nil" w:sz="0" w:space="0" w:color="000000"/>
              <w:bottom w:val="nil" w:sz="0" w:space="0" w:color="000000"/>
              <w:right w:val="nil" w:sz="0" w:space="0" w:color="000000"/>
            </w:tcBorders>
          </w:tcPr>
          <w:p w14:paraId="60FA96EA"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4,567</w:t>
            </w:r>
          </w:p>
        </w:tc>
        <w:tc>
          <w:tcPr>
            <w:tcW w:w="1927" w:type="dxa"/>
            <w:vAlign w:val="center"/>
            <w:tcBorders>
              <w:top w:val="nil" w:sz="0" w:space="0" w:color="000000"/>
              <w:left w:val="nil" w:sz="0" w:space="0" w:color="000000"/>
              <w:bottom w:val="nil" w:sz="0" w:space="0" w:color="000000"/>
              <w:right w:val="nil" w:sz="0" w:space="0" w:color="000000"/>
            </w:tcBorders>
          </w:tcPr>
          <w:p w14:paraId="087C8A58"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26.6</w:t>
            </w:r>
          </w:p>
        </w:tc>
      </w:tr>
      <w:tr w:rsidR="001E30B5" w14:paraId="2E5EAED6" w14:textId="77777777">
        <w:trPr>
          <w:cantSplit/>
          <w:jc w:val="center"/>
        </w:trPr>
        <w:tc>
          <w:tcPr>
            <w:tcW w:w="1474" w:type="dxa"/>
            <w:vAlign w:val="center"/>
            <w:tcBorders>
              <w:top w:val="nil" w:sz="0" w:space="0" w:color="000000"/>
              <w:left w:val="nil" w:sz="0" w:space="0" w:color="000000"/>
              <w:bottom w:val="nil" w:sz="0" w:space="0" w:color="000000"/>
              <w:right w:val="nil" w:sz="0" w:space="0" w:color="000000"/>
            </w:tcBorders>
          </w:tcPr>
          <w:p w14:paraId="5CC4F961"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知乎</w:t>
            </w:r>
          </w:p>
        </w:tc>
        <w:tc>
          <w:tcPr>
            <w:tcW w:w="1701" w:type="dxa"/>
            <w:vAlign w:val="center"/>
            <w:tcBorders>
              <w:top w:val="nil" w:sz="0" w:space="0" w:color="000000"/>
              <w:left w:val="nil" w:sz="0" w:space="0" w:color="000000"/>
              <w:bottom w:val="nil" w:sz="0" w:space="0" w:color="000000"/>
              <w:right w:val="nil" w:sz="0" w:space="0" w:color="000000"/>
            </w:tcBorders>
          </w:tcPr>
          <w:p w14:paraId="0B9FDA7B"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1,094</w:t>
            </w:r>
          </w:p>
        </w:tc>
        <w:tc>
          <w:tcPr>
            <w:tcW w:w="1927" w:type="dxa"/>
            <w:vAlign w:val="center"/>
            <w:tcBorders>
              <w:top w:val="nil" w:sz="0" w:space="0" w:color="000000"/>
              <w:left w:val="nil" w:sz="0" w:space="0" w:color="000000"/>
              <w:bottom w:val="nil" w:sz="0" w:space="0" w:color="000000"/>
              <w:right w:val="nil" w:sz="0" w:space="0" w:color="000000"/>
            </w:tcBorders>
          </w:tcPr>
          <w:p w14:paraId="0E8D44CD"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0.4</w:t>
            </w:r>
          </w:p>
        </w:tc>
        <w:tc>
          <w:tcPr>
            <w:tcW w:w="1701" w:type="dxa"/>
            <w:vAlign w:val="center"/>
            <w:tcBorders>
              <w:top w:val="nil" w:sz="0" w:space="0" w:color="000000"/>
              <w:left w:val="nil" w:sz="0" w:space="0" w:color="000000"/>
              <w:bottom w:val="nil" w:sz="0" w:space="0" w:color="000000"/>
              <w:right w:val="nil" w:sz="0" w:space="0" w:color="000000"/>
            </w:tcBorders>
          </w:tcPr>
          <w:p w14:paraId="5C953514"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474</w:t>
            </w:r>
          </w:p>
        </w:tc>
        <w:tc>
          <w:tcPr>
            <w:tcW w:w="1927" w:type="dxa"/>
            <w:vAlign w:val="center"/>
            <w:tcBorders>
              <w:top w:val="nil" w:sz="0" w:space="0" w:color="000000"/>
              <w:left w:val="nil" w:sz="0" w:space="0" w:color="000000"/>
              <w:bottom w:val="nil" w:sz="0" w:space="0" w:color="000000"/>
              <w:right w:val="nil" w:sz="0" w:space="0" w:color="000000"/>
            </w:tcBorders>
          </w:tcPr>
          <w:p w14:paraId="63221A7A"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43.3</w:t>
            </w:r>
          </w:p>
        </w:tc>
      </w:tr>
    </w:tbl>
    <w:p w14:paraId="01660C88" w14:textId="77777777" w:rsidR="001E30B5" w:rsidRDefault="00000000">
      <w:pPr>
        <w:spacing w:before="0" w:after="0" w:line="360" w:lineRule="auto"/>
        <w:ind w:firstLine="420" w:left="0" w:right="0"/>
        <w:jc w:val="both"/>
      </w:pPr>
      <w:r>
        <w:rPr>
          <w:rFonts w:ascii="Times New Roman" w:hAnsi="Times New Roman" w:eastAsia="宋体" w:cs="Times New Roman"/>
          <w:b w:val="0"/>
          <w:sz w:val="21"/>
          <w:szCs w:val="21"/>
        </w:rPr>
        <w:t>103,731条相关评论中，积极54,319条（52.4%），无态度31,845条（30.7%），中立10,773条（10.4%），消极6,794条（6.5%）。以有态度为分母，三者分别为75.6%、15.0%和9.5%。讨论总体偏积极，但此处“积极”是分类标签，不是对独立诊断或临床替代的授权。见表4、图2。</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42FB6724" w14:textId="77777777" w:rsidR="001E30B5" w:rsidRPr="00CF675D" w:rsidRDefault="00000000" w:rsidP="00CF675D">
      <w:pPr>
        <w:keepNext/>
        <w:keepLines/>
        <w:spacing w:before="160" w:after="0" w:line="240" w:lineRule="auto"/>
        <w:ind w:firstLine="0" w:left="0" w:right="0"/>
        <w:jc w:val="center"/>
      </w:pPr>
      <w:r>
        <w:rPr>
          <w:rFonts w:ascii="Times New Roman" w:hAnsi="Times New Roman" w:eastAsia="黑体" w:cs="Times New Roman"/>
          <w:b w:val="0"/>
          <w:sz w:val="18"/>
          <w:szCs w:val="18"/>
        </w:rPr>
        <w:t>表4　相关评论的态度分布（N=103,731）</w:t>
      </w:r>
    </w:p>
    <w:p w14:paraId="41B0B096" w14:textId="77777777" w:rsidR="00C27996" w:rsidRDefault="00000000">
      <w:pPr>
        <w:keepNext/>
        <w:spacing w:after="80" w:before="0" w:line="240" w:lineRule="auto"/>
        <w:ind w:firstLine="0" w:left="0" w:right="0"/>
        <w:jc w:val="center"/>
        <w:keepLines/>
      </w:pPr>
      <w:r>
        <w:rPr>
          <w:rFonts w:ascii="Times New Roman" w:hAnsi="Times New Roman" w:eastAsia="Times New Roman" w:cs="Times New Roman"/>
          <w:b w:val="0"/>
          <w:sz w:val="18"/>
          <w:szCs w:val="18"/>
        </w:rPr>
        <w:t>Table 4　Attitude distribution of relevant comments (N = 103,731)</w:t>
      </w:r>
    </w:p>
    <w:tbl>
      <w:tblPr>
        <w:tblW w:w="5000" w:type="pct"/>
        <w:jc w:val="center"/>
        <w:tblLayout w:type="fixed"/>
        <w:tblCellMar>
          <w:top w:w="40" w:type="dxa"/>
          <w:left w:w="60" w:type="dxa"/>
          <w:bottom w:w="40" w:type="dxa"/>
          <w:right w:w="60" w:type="dxa"/>
        </w:tblCellMar>
        <w:tblLook w:val="04A0" w:firstRow="1" w:lastRow="0" w:firstColumn="1" w:lastColumn="0" w:noHBand="0" w:noVBand="1"/>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2138"/>
        <w:gridCol w:w="2138"/>
        <w:gridCol w:w="2435"/>
        <w:gridCol w:w="2435"/>
      </w:tblGrid>
      <w:tr w:rsidR="001E30B5" w14:paraId="3519D1B2" w14:textId="77777777">
        <w:trPr>
          <w:cantSplit/>
          <w:tblHeader/>
          <w:jc w:val="center"/>
        </w:trPr>
        <w:tc>
          <w:tcPr>
            <w:tcW w:w="2041" w:type="dxa"/>
            <w:vAlign w:val="center"/>
            <w:tcBorders>
              <w:top w:val="nil" w:sz="0" w:space="0" w:color="000000"/>
              <w:left w:val="nil" w:sz="0" w:space="0" w:color="000000"/>
              <w:bottom w:val="single" w:sz="6" w:space="0" w:color="000000"/>
              <w:right w:val="nil" w:sz="0" w:space="0" w:color="000000"/>
            </w:tcBorders>
          </w:tcPr>
          <w:p w14:paraId="32734E00" w14:textId="77777777" w:rsidR="001E30B5" w:rsidRDefault="00000000">
            <w:pPr>
              <w:spacing w:before="20" w:after="20" w:line="240" w:lineRule="auto"/>
              <w:ind w:firstLine="0" w:left="0"/>
              <w:jc w:val="center"/>
            </w:pPr>
            <w:r>
              <w:rPr>
                <w:rFonts w:eastAsia="宋体" w:ascii="Times New Roman" w:hAnsi="Times New Roman" w:cs="Times New Roman"/>
                <w:b/>
                <w:noProof/>
                <w:sz w:val="18"/>
                <w:szCs w:val="18"/>
              </w:rPr>
              <w:t>类别</w:t>
            </w:r>
          </w:p>
        </w:tc>
        <w:tc>
          <w:tcPr>
            <w:tcW w:w="2041" w:type="dxa"/>
            <w:vAlign w:val="center"/>
            <w:tcBorders>
              <w:top w:val="nil" w:sz="0" w:space="0" w:color="000000"/>
              <w:left w:val="nil" w:sz="0" w:space="0" w:color="000000"/>
              <w:bottom w:val="single" w:sz="6" w:space="0" w:color="000000"/>
              <w:right w:val="nil" w:sz="0" w:space="0" w:color="000000"/>
            </w:tcBorders>
          </w:tcPr>
          <w:p w14:paraId="0C8411DF" w14:textId="77777777" w:rsidR="001E30B5" w:rsidRDefault="00000000">
            <w:pPr>
              <w:spacing w:before="20" w:after="20" w:line="240" w:lineRule="auto"/>
              <w:ind w:firstLine="0" w:left="0"/>
              <w:jc w:val="center"/>
            </w:pPr>
            <w:r>
              <w:rPr>
                <w:rFonts w:eastAsia="宋体" w:ascii="Times New Roman" w:hAnsi="Times New Roman" w:cs="Times New Roman"/>
                <w:b/>
                <w:noProof/>
                <w:sz w:val="18"/>
                <w:szCs w:val="18"/>
              </w:rPr>
              <w:t>样本量</w:t>
            </w:r>
          </w:p>
        </w:tc>
        <w:tc>
          <w:tcPr>
            <w:tcW w:w="2324" w:type="dxa"/>
            <w:vAlign w:val="center"/>
            <w:tcBorders>
              <w:top w:val="nil" w:sz="0" w:space="0" w:color="000000"/>
              <w:left w:val="nil" w:sz="0" w:space="0" w:color="000000"/>
              <w:bottom w:val="single" w:sz="6" w:space="0" w:color="000000"/>
              <w:right w:val="nil" w:sz="0" w:space="0" w:color="000000"/>
            </w:tcBorders>
          </w:tcPr>
          <w:p w14:paraId="41AE5082" w14:textId="77777777" w:rsidR="001E30B5" w:rsidRDefault="00000000">
            <w:pPr>
              <w:spacing w:before="20" w:after="20" w:line="240" w:lineRule="auto"/>
              <w:ind w:firstLine="0" w:left="0"/>
              <w:jc w:val="center"/>
            </w:pPr>
            <w:r>
              <w:rPr>
                <w:rFonts w:eastAsia="宋体" w:ascii="Times New Roman" w:hAnsi="Times New Roman" w:cs="Times New Roman"/>
                <w:b/>
                <w:noProof/>
                <w:sz w:val="18"/>
                <w:szCs w:val="18"/>
              </w:rPr>
              <w:t>占相关</w:t>
            </w:r>
            <w:r>
              <w:rPr>
                <w:rFonts w:eastAsia="宋体" w:ascii="Times New Roman" w:hAnsi="Times New Roman" w:cs="Times New Roman"/>
                <w:b/>
                <w:noProof/>
                <w:sz w:val="18"/>
                <w:szCs w:val="18"/>
              </w:rPr>
              <w:t>/%</w:t>
            </w:r>
          </w:p>
        </w:tc>
        <w:tc>
          <w:tcPr>
            <w:tcW w:w="2324" w:type="dxa"/>
            <w:vAlign w:val="center"/>
            <w:tcBorders>
              <w:top w:val="nil" w:sz="0" w:space="0" w:color="000000"/>
              <w:left w:val="nil" w:sz="0" w:space="0" w:color="000000"/>
              <w:bottom w:val="single" w:sz="6" w:space="0" w:color="000000"/>
              <w:right w:val="nil" w:sz="0" w:space="0" w:color="000000"/>
            </w:tcBorders>
          </w:tcPr>
          <w:p w14:paraId="5753636B" w14:textId="77777777" w:rsidR="001E30B5" w:rsidRDefault="00000000">
            <w:pPr>
              <w:spacing w:before="20" w:after="20" w:line="240" w:lineRule="auto"/>
              <w:ind w:firstLine="0" w:left="0"/>
              <w:jc w:val="center"/>
            </w:pPr>
            <w:r>
              <w:rPr>
                <w:rFonts w:eastAsia="宋体" w:ascii="Times New Roman" w:hAnsi="Times New Roman" w:cs="Times New Roman"/>
                <w:b/>
                <w:noProof/>
                <w:sz w:val="18"/>
                <w:szCs w:val="18"/>
              </w:rPr>
              <w:t>占有态度</w:t>
            </w:r>
            <w:r>
              <w:rPr>
                <w:rFonts w:eastAsia="宋体" w:ascii="Times New Roman" w:hAnsi="Times New Roman" w:cs="Times New Roman"/>
                <w:b/>
                <w:noProof/>
                <w:sz w:val="18"/>
                <w:szCs w:val="18"/>
              </w:rPr>
              <w:t>/%</w:t>
            </w:r>
          </w:p>
        </w:tc>
      </w:tr>
      <w:tr w:rsidR="001E30B5" w14:paraId="6F224A82" w14:textId="77777777">
        <w:trPr>
          <w:cantSplit/>
          <w:jc w:val="center"/>
        </w:trPr>
        <w:tc>
          <w:tcPr>
            <w:tcW w:w="2041" w:type="dxa"/>
            <w:vAlign w:val="center"/>
            <w:tcBorders>
              <w:top w:val="nil" w:sz="0" w:space="0" w:color="000000"/>
              <w:left w:val="nil" w:sz="0" w:space="0" w:color="000000"/>
              <w:bottom w:val="nil" w:sz="0" w:space="0" w:color="000000"/>
              <w:right w:val="nil" w:sz="0" w:space="0" w:color="000000"/>
            </w:tcBorders>
          </w:tcPr>
          <w:p w14:paraId="3A8E5AA1"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积极看待</w:t>
            </w:r>
          </w:p>
        </w:tc>
        <w:tc>
          <w:tcPr>
            <w:tcW w:w="2041" w:type="dxa"/>
            <w:vAlign w:val="center"/>
            <w:tcBorders>
              <w:top w:val="nil" w:sz="0" w:space="0" w:color="000000"/>
              <w:left w:val="nil" w:sz="0" w:space="0" w:color="000000"/>
              <w:bottom w:val="nil" w:sz="0" w:space="0" w:color="000000"/>
              <w:right w:val="nil" w:sz="0" w:space="0" w:color="000000"/>
            </w:tcBorders>
          </w:tcPr>
          <w:p w14:paraId="0237987A"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54,319</w:t>
            </w:r>
          </w:p>
        </w:tc>
        <w:tc>
          <w:tcPr>
            <w:tcW w:w="2324" w:type="dxa"/>
            <w:vAlign w:val="center"/>
            <w:tcBorders>
              <w:top w:val="nil" w:sz="0" w:space="0" w:color="000000"/>
              <w:left w:val="nil" w:sz="0" w:space="0" w:color="000000"/>
              <w:bottom w:val="nil" w:sz="0" w:space="0" w:color="000000"/>
              <w:right w:val="nil" w:sz="0" w:space="0" w:color="000000"/>
            </w:tcBorders>
          </w:tcPr>
          <w:p w14:paraId="29E12676"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52.4</w:t>
            </w:r>
          </w:p>
        </w:tc>
        <w:tc>
          <w:tcPr>
            <w:tcW w:w="2324" w:type="dxa"/>
            <w:vAlign w:val="center"/>
            <w:tcBorders>
              <w:top w:val="nil" w:sz="0" w:space="0" w:color="000000"/>
              <w:left w:val="nil" w:sz="0" w:space="0" w:color="000000"/>
              <w:bottom w:val="nil" w:sz="0" w:space="0" w:color="000000"/>
              <w:right w:val="nil" w:sz="0" w:space="0" w:color="000000"/>
            </w:tcBorders>
          </w:tcPr>
          <w:p w14:paraId="3D8D41CE"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75.6</w:t>
            </w:r>
          </w:p>
        </w:tc>
      </w:tr>
      <w:tr w:rsidR="001E30B5" w14:paraId="7F6DB14E" w14:textId="77777777">
        <w:trPr>
          <w:cantSplit/>
          <w:jc w:val="center"/>
        </w:trPr>
        <w:tc>
          <w:tcPr>
            <w:tcW w:w="2041" w:type="dxa"/>
            <w:vAlign w:val="center"/>
            <w:tcBorders>
              <w:top w:val="nil" w:sz="0" w:space="0" w:color="000000"/>
              <w:left w:val="nil" w:sz="0" w:space="0" w:color="000000"/>
              <w:bottom w:val="nil" w:sz="0" w:space="0" w:color="000000"/>
              <w:right w:val="nil" w:sz="0" w:space="0" w:color="000000"/>
            </w:tcBorders>
          </w:tcPr>
          <w:p w14:paraId="119152CB"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无态度</w:t>
            </w:r>
          </w:p>
        </w:tc>
        <w:tc>
          <w:tcPr>
            <w:tcW w:w="2041" w:type="dxa"/>
            <w:vAlign w:val="center"/>
            <w:tcBorders>
              <w:top w:val="nil" w:sz="0" w:space="0" w:color="000000"/>
              <w:left w:val="nil" w:sz="0" w:space="0" w:color="000000"/>
              <w:bottom w:val="nil" w:sz="0" w:space="0" w:color="000000"/>
              <w:right w:val="nil" w:sz="0" w:space="0" w:color="000000"/>
            </w:tcBorders>
          </w:tcPr>
          <w:p w14:paraId="0F21E913"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31,845</w:t>
            </w:r>
          </w:p>
        </w:tc>
        <w:tc>
          <w:tcPr>
            <w:tcW w:w="2324" w:type="dxa"/>
            <w:vAlign w:val="center"/>
            <w:tcBorders>
              <w:top w:val="nil" w:sz="0" w:space="0" w:color="000000"/>
              <w:left w:val="nil" w:sz="0" w:space="0" w:color="000000"/>
              <w:bottom w:val="nil" w:sz="0" w:space="0" w:color="000000"/>
              <w:right w:val="nil" w:sz="0" w:space="0" w:color="000000"/>
            </w:tcBorders>
          </w:tcPr>
          <w:p w14:paraId="22F741A4"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30.7</w:t>
            </w:r>
          </w:p>
        </w:tc>
        <w:tc>
          <w:tcPr>
            <w:tcW w:w="2324" w:type="dxa"/>
            <w:vAlign w:val="center"/>
            <w:tcBorders>
              <w:top w:val="nil" w:sz="0" w:space="0" w:color="000000"/>
              <w:left w:val="nil" w:sz="0" w:space="0" w:color="000000"/>
              <w:bottom w:val="nil" w:sz="0" w:space="0" w:color="000000"/>
              <w:right w:val="nil" w:sz="0" w:space="0" w:color="000000"/>
            </w:tcBorders>
          </w:tcPr>
          <w:p w14:paraId="029DEBDA"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w:t>
            </w:r>
          </w:p>
        </w:tc>
      </w:tr>
      <w:tr w:rsidR="001E30B5" w14:paraId="4EC1EBED" w14:textId="77777777">
        <w:trPr>
          <w:cantSplit/>
          <w:jc w:val="center"/>
        </w:trPr>
        <w:tc>
          <w:tcPr>
            <w:tcW w:w="2041" w:type="dxa"/>
            <w:vAlign w:val="center"/>
            <w:tcBorders>
              <w:top w:val="nil" w:sz="0" w:space="0" w:color="000000"/>
              <w:left w:val="nil" w:sz="0" w:space="0" w:color="000000"/>
              <w:bottom w:val="nil" w:sz="0" w:space="0" w:color="000000"/>
              <w:right w:val="nil" w:sz="0" w:space="0" w:color="000000"/>
            </w:tcBorders>
          </w:tcPr>
          <w:p w14:paraId="2E37F680"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中立看待</w:t>
            </w:r>
          </w:p>
        </w:tc>
        <w:tc>
          <w:tcPr>
            <w:tcW w:w="2041" w:type="dxa"/>
            <w:vAlign w:val="center"/>
            <w:tcBorders>
              <w:top w:val="nil" w:sz="0" w:space="0" w:color="000000"/>
              <w:left w:val="nil" w:sz="0" w:space="0" w:color="000000"/>
              <w:bottom w:val="nil" w:sz="0" w:space="0" w:color="000000"/>
              <w:right w:val="nil" w:sz="0" w:space="0" w:color="000000"/>
            </w:tcBorders>
          </w:tcPr>
          <w:p w14:paraId="33F84BF7"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10,773</w:t>
            </w:r>
          </w:p>
        </w:tc>
        <w:tc>
          <w:tcPr>
            <w:tcW w:w="2324" w:type="dxa"/>
            <w:vAlign w:val="center"/>
            <w:tcBorders>
              <w:top w:val="nil" w:sz="0" w:space="0" w:color="000000"/>
              <w:left w:val="nil" w:sz="0" w:space="0" w:color="000000"/>
              <w:bottom w:val="nil" w:sz="0" w:space="0" w:color="000000"/>
              <w:right w:val="nil" w:sz="0" w:space="0" w:color="000000"/>
            </w:tcBorders>
          </w:tcPr>
          <w:p w14:paraId="578716CD"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10.4</w:t>
            </w:r>
          </w:p>
        </w:tc>
        <w:tc>
          <w:tcPr>
            <w:tcW w:w="2324" w:type="dxa"/>
            <w:vAlign w:val="center"/>
            <w:tcBorders>
              <w:top w:val="nil" w:sz="0" w:space="0" w:color="000000"/>
              <w:left w:val="nil" w:sz="0" w:space="0" w:color="000000"/>
              <w:bottom w:val="nil" w:sz="0" w:space="0" w:color="000000"/>
              <w:right w:val="nil" w:sz="0" w:space="0" w:color="000000"/>
            </w:tcBorders>
          </w:tcPr>
          <w:p w14:paraId="748288AB"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15.0</w:t>
            </w:r>
          </w:p>
        </w:tc>
      </w:tr>
      <w:tr w:rsidR="001E30B5" w14:paraId="52DD1C42" w14:textId="77777777">
        <w:trPr>
          <w:cantSplit/>
          <w:jc w:val="center"/>
        </w:trPr>
        <w:tc>
          <w:tcPr>
            <w:tcW w:w="2041" w:type="dxa"/>
            <w:vAlign w:val="center"/>
            <w:tcBorders>
              <w:top w:val="nil" w:sz="0" w:space="0" w:color="000000"/>
              <w:left w:val="nil" w:sz="0" w:space="0" w:color="000000"/>
              <w:bottom w:val="nil" w:sz="0" w:space="0" w:color="000000"/>
              <w:right w:val="nil" w:sz="0" w:space="0" w:color="000000"/>
            </w:tcBorders>
          </w:tcPr>
          <w:p w14:paraId="0084BAD8"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消极看待</w:t>
            </w:r>
          </w:p>
        </w:tc>
        <w:tc>
          <w:tcPr>
            <w:tcW w:w="2041" w:type="dxa"/>
            <w:vAlign w:val="center"/>
            <w:tcBorders>
              <w:top w:val="nil" w:sz="0" w:space="0" w:color="000000"/>
              <w:left w:val="nil" w:sz="0" w:space="0" w:color="000000"/>
              <w:bottom w:val="nil" w:sz="0" w:space="0" w:color="000000"/>
              <w:right w:val="nil" w:sz="0" w:space="0" w:color="000000"/>
            </w:tcBorders>
          </w:tcPr>
          <w:p w14:paraId="7F00987A"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6,794</w:t>
            </w:r>
          </w:p>
        </w:tc>
        <w:tc>
          <w:tcPr>
            <w:tcW w:w="2324" w:type="dxa"/>
            <w:vAlign w:val="center"/>
            <w:tcBorders>
              <w:top w:val="nil" w:sz="0" w:space="0" w:color="000000"/>
              <w:left w:val="nil" w:sz="0" w:space="0" w:color="000000"/>
              <w:bottom w:val="nil" w:sz="0" w:space="0" w:color="000000"/>
              <w:right w:val="nil" w:sz="0" w:space="0" w:color="000000"/>
            </w:tcBorders>
          </w:tcPr>
          <w:p w14:paraId="54E6805F"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6.5</w:t>
            </w:r>
          </w:p>
        </w:tc>
        <w:tc>
          <w:tcPr>
            <w:tcW w:w="2324" w:type="dxa"/>
            <w:vAlign w:val="center"/>
            <w:tcBorders>
              <w:top w:val="nil" w:sz="0" w:space="0" w:color="000000"/>
              <w:left w:val="nil" w:sz="0" w:space="0" w:color="000000"/>
              <w:bottom w:val="nil" w:sz="0" w:space="0" w:color="000000"/>
              <w:right w:val="nil" w:sz="0" w:space="0" w:color="000000"/>
            </w:tcBorders>
          </w:tcPr>
          <w:p w14:paraId="29D7B23A"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9.5</w:t>
            </w:r>
          </w:p>
        </w:tc>
      </w:tr>
    </w:tbl>
    <w:p w14:paraId="0791EADE" w14:textId="77777777" w:rsidR="001E30B5" w:rsidRDefault="00000000">
      <w:pPr>
        <w:keepNext/>
        <w:keepLines/>
        <w:spacing w:before="120" w:after="0" w:line="240" w:lineRule="auto"/>
        <w:ind w:firstLine="0" w:left="0" w:right="0"/>
        <w:jc w:val="center"/>
      </w:pPr>
      <w:r>
        <w:drawing>
          <wp:inline xmlns:a="http://schemas.openxmlformats.org/drawingml/2006/main" xmlns:pic="http://schemas.openxmlformats.org/drawingml/2006/picture">
            <wp:extent cx="5580000" cy="2931343"/>
            <wp:docPr id="2" name="Picture 2"/>
            <wp:cNvGraphicFramePr>
              <a:graphicFrameLocks noChangeAspect="1"/>
            </wp:cNvGraphicFramePr>
            <a:graphic>
              <a:graphicData uri="http://schemas.openxmlformats.org/drawingml/2006/picture">
                <pic:pic>
                  <pic:nvPicPr>
                    <pic:cNvPr id="0" name="图2_态度分布.png"/>
                    <pic:cNvPicPr/>
                  </pic:nvPicPr>
                  <pic:blipFill>
                    <a:blip r:embed="rId21"/>
                    <a:stretch>
                      <a:fillRect/>
                    </a:stretch>
                  </pic:blipFill>
                  <pic:spPr>
                    <a:xfrm>
                      <a:off x="0" y="0"/>
                      <a:ext cx="5580000" cy="2931343"/>
                    </a:xfrm>
                    <a:prstGeom prst="rect"/>
                  </pic:spPr>
                </pic:pic>
              </a:graphicData>
            </a:graphic>
          </wp:inline>
        </w:drawing>
      </w:r>
    </w:p>
    <w:p w14:paraId="03EC06CB" w14:textId="77777777" w:rsidR="001E30B5" w:rsidRDefault="00000000">
      <w:pPr>
        <w:keepNext/>
        <w:keepLines/>
        <w:spacing w:before="80" w:after="0" w:line="240" w:lineRule="auto"/>
        <w:ind w:firstLine="0" w:left="0" w:right="0"/>
        <w:jc w:val="center"/>
      </w:pPr>
      <w:r>
        <w:rPr>
          <w:rFonts w:ascii="Times New Roman" w:hAnsi="Times New Roman" w:eastAsia="黑体" w:cs="Times New Roman"/>
          <w:b w:val="0"/>
          <w:sz w:val="18"/>
          <w:szCs w:val="18"/>
        </w:rPr>
        <w:t>图2　相关评论的态度分布（N=103,731）</w:t>
      </w:r>
    </w:p>
    <w:p w14:paraId="10CD3972" w14:textId="77777777" w:rsidR="00C27996" w:rsidRDefault="00000000">
      <w:pPr>
        <w:spacing w:after="160" w:before="0" w:line="240" w:lineRule="auto"/>
        <w:ind w:firstLine="0" w:left="0" w:right="0"/>
        <w:jc w:val="center"/>
        <w:keepLines/>
      </w:pPr>
      <w:r>
        <w:rPr>
          <w:rFonts w:ascii="Times New Roman" w:hAnsi="Times New Roman" w:eastAsia="Times New Roman" w:cs="Times New Roman"/>
          <w:b w:val="0"/>
          <w:sz w:val="18"/>
          <w:szCs w:val="18"/>
        </w:rPr>
        <w:t>Fig. 2　Attitude distribution of relevant comments (N = 103,731)</w:t>
      </w:r>
    </w:p>
    <w:p w14:paraId="2C217786" w14:textId="77777777" w:rsidR="00B92F3D" w:rsidRDefault="00B92F3D">
      <w:pPr>
        <w:spacing w:line="240" w:lineRule="auto" w:before="0" w:after="0"/>
        <w:ind w:firstLine="0" w:left="0" w:right="0"/>
        <w:rPr>
          <w:rFonts w:eastAsia="黑体"/>
          <w:b/>
        </w:rPr>
      </w:pPr>
      <w:r/>
    </w:p>
    <w:p w14:paraId="1AF3107F" w14:textId="77777777" w:rsidR="001E30B5" w:rsidRDefault="00000000">
      <w:pPr>
        <w:pStyle w:val="21"/>
        <w:spacing w:before="160" w:after="80" w:line="312" w:lineRule="auto"/>
        <w:ind w:firstLine="0" w:left="0" w:right="0"/>
        <w:jc w:val="left"/>
      </w:pPr>
      <w:r>
        <w:rPr>
          <w:rFonts w:ascii="Times New Roman" w:hAnsi="Times New Roman" w:eastAsia="黑体" w:cs="Times New Roman"/>
          <w:b/>
          <w:sz w:val="24"/>
          <w:szCs w:val="24"/>
        </w:rPr>
        <w:t>4.2　核心认知主题及组间用词分化</w:t>
      </w:r>
    </w:p>
    <w:p w14:paraId="79CC902E" w14:textId="77777777" w:rsidR="001E30B5" w:rsidRDefault="00000000">
      <w:pPr>
        <w:spacing w:before="0" w:after="0" w:line="360" w:lineRule="auto"/>
        <w:ind w:firstLine="420" w:left="0" w:right="0"/>
        <w:jc w:val="both"/>
      </w:pPr>
      <w:r>
        <w:rPr>
          <w:rFonts w:ascii="Times New Roman" w:hAnsi="Times New Roman" w:eastAsia="宋体" w:cs="Times New Roman"/>
          <w:b w:val="0"/>
          <w:sz w:val="21"/>
          <w:szCs w:val="21"/>
        </w:rPr>
        <w:t>有态度样本为积极54,319、中立10,773、消极6,794。三组共同高频词是AI、医生、医疗和问题；差异在功能体验、能力边界和信任判断。积极组突出“方便、健康、贴心、买药、问诊、实用”；中立组为“辅助、替代、不能、取代、专业”；消极组为“医院、看病、不会、不能、取代”。中立与消极共享“不能”“医院”“取代”，积极组高频前10没有这些词。见表5。</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37C42FD2" w14:textId="77777777" w:rsidR="001E30B5" w:rsidRDefault="00000000">
      <w:pPr>
        <w:spacing w:before="0" w:after="0" w:line="360" w:lineRule="auto"/>
        <w:ind w:firstLine="420" w:left="0" w:right="0"/>
        <w:jc w:val="both"/>
      </w:pPr>
      <w:r>
        <w:rPr>
          <w:rFonts w:ascii="Times New Roman" w:hAnsi="Times New Roman" w:eastAsia="宋体" w:cs="Times New Roman"/>
          <w:b w:val="0"/>
          <w:sz w:val="21"/>
          <w:szCs w:val="21"/>
        </w:rPr>
        <w:t>每千条评论中，AI在积极、中立、消极组的密度约为265、703和615，医生约为100、488和309。中立和消极更常并提AI与医生，积极组更常直接写便利。词频只说明可见度，不能单独当作认知模式。</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7C6B4F8C" w14:textId="77777777" w:rsidR="001E30B5" w:rsidRPr="00CF675D" w:rsidRDefault="00000000" w:rsidP="00CF675D">
      <w:pPr>
        <w:keepNext/>
        <w:keepLines/>
        <w:spacing w:before="160" w:after="0" w:line="240" w:lineRule="auto"/>
        <w:ind w:firstLine="0" w:left="0" w:right="0"/>
        <w:jc w:val="center"/>
        <w:pageBreakBefore/>
      </w:pPr>
      <w:r>
        <w:rPr>
          <w:rFonts w:ascii="Times New Roman" w:hAnsi="Times New Roman" w:eastAsia="黑体" w:cs="Times New Roman"/>
          <w:b w:val="0"/>
          <w:sz w:val="18"/>
          <w:szCs w:val="18"/>
        </w:rPr>
        <w:t>表5　三组高频词Top 10（组内词频）</w:t>
      </w:r>
    </w:p>
    <w:p w14:paraId="3BD799E8" w14:textId="77777777" w:rsidR="00C27996" w:rsidRDefault="00000000">
      <w:pPr>
        <w:keepNext/>
        <w:spacing w:after="80" w:before="0" w:line="240" w:lineRule="auto"/>
        <w:ind w:firstLine="0" w:left="0" w:right="0"/>
        <w:jc w:val="center"/>
        <w:keepLines/>
      </w:pPr>
      <w:r>
        <w:rPr>
          <w:rFonts w:ascii="Times New Roman" w:hAnsi="Times New Roman" w:eastAsia="Times New Roman" w:cs="Times New Roman"/>
          <w:b w:val="0"/>
          <w:sz w:val="18"/>
          <w:szCs w:val="18"/>
        </w:rPr>
        <w:t>Table 5　Top 10 high-frequency words in three groups (within-group frequency)</w:t>
      </w:r>
    </w:p>
    <w:tbl>
      <w:tblPr>
        <w:tblW w:w="5000" w:type="pct"/>
        <w:jc w:val="center"/>
        <w:tblLayout w:type="fixed"/>
        <w:tblCellMar>
          <w:top w:w="40" w:type="dxa"/>
          <w:left w:w="60" w:type="dxa"/>
          <w:bottom w:w="40" w:type="dxa"/>
          <w:right w:w="60" w:type="dxa"/>
        </w:tblCellMar>
        <w:tblLook w:val="04A0" w:firstRow="1" w:lastRow="0" w:firstColumn="1" w:lastColumn="0" w:noHBand="0" w:noVBand="1"/>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914"/>
        <w:gridCol w:w="1437"/>
        <w:gridCol w:w="1307"/>
        <w:gridCol w:w="1437"/>
        <w:gridCol w:w="1307"/>
        <w:gridCol w:w="1437"/>
        <w:gridCol w:w="1307"/>
      </w:tblGrid>
      <w:tr w:rsidR="001E30B5" w14:paraId="7B9EAA37" w14:textId="77777777">
        <w:trPr>
          <w:cantSplit/>
          <w:tblHeader/>
          <w:jc w:val="center"/>
        </w:trPr>
        <w:tc>
          <w:tcPr>
            <w:tcW w:w="793" w:type="dxa"/>
            <w:vAlign w:val="center"/>
            <w:vMerge w:val="restart"/>
            <w:tcBorders>
              <w:top w:val="nil" w:sz="0" w:space="0" w:color="000000"/>
              <w:left w:val="nil" w:sz="0" w:space="0" w:color="000000"/>
              <w:bottom w:val="single" w:sz="6"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排名</w:t>
            </w:r>
          </w:p>
        </w:tc>
        <w:tc>
          <w:tcPr>
            <w:tcW w:w="2381" w:type="dxa"/>
            <w:gridSpan w:val="2"/>
            <w:vAlign w:val="center"/>
            <w:tcBorders>
              <w:top w:val="nil" w:sz="0" w:space="0" w:color="000000"/>
              <w:left w:val="nil" w:sz="0" w:space="0" w:color="000000"/>
              <w:bottom w:val="nil" w:sz="0"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积极看待</w:t>
            </w:r>
          </w:p>
          <w:p>
            <w:pPr>
              <w:spacing w:before="20" w:after="20" w:line="240" w:lineRule="auto"/>
              <w:ind w:left="0" w:firstLine="0"/>
              <w:jc w:val="center"/>
            </w:pPr>
            <w:r>
              <w:rPr>
                <w:rFonts w:ascii="Times New Roman" w:hAnsi="Times New Roman" w:eastAsia="宋体" w:cs="Times New Roman"/>
                <w:b/>
                <w:sz w:val="18"/>
                <w:szCs w:val="18"/>
              </w:rPr>
            </w:r>
          </w:p>
        </w:tc>
        <w:tc>
          <w:tcPr>
            <w:tcW w:w="2381" w:type="dxa"/>
            <w:gridSpan w:val="2"/>
            <w:vAlign w:val="center"/>
            <w:tcBorders>
              <w:top w:val="nil" w:sz="0" w:space="0" w:color="000000"/>
              <w:left w:val="nil" w:sz="0" w:space="0" w:color="000000"/>
              <w:bottom w:val="nil" w:sz="0"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中立看待</w:t>
            </w:r>
          </w:p>
          <w:p>
            <w:pPr>
              <w:spacing w:before="20" w:after="20" w:line="240" w:lineRule="auto"/>
              <w:ind w:left="0" w:firstLine="0"/>
              <w:jc w:val="center"/>
            </w:pPr>
            <w:r>
              <w:rPr>
                <w:rFonts w:ascii="Times New Roman" w:hAnsi="Times New Roman" w:eastAsia="宋体" w:cs="Times New Roman"/>
                <w:b/>
                <w:sz w:val="18"/>
                <w:szCs w:val="18"/>
              </w:rPr>
            </w:r>
          </w:p>
        </w:tc>
        <w:tc>
          <w:tcPr>
            <w:tcW w:w="2381" w:type="dxa"/>
            <w:gridSpan w:val="2"/>
            <w:vAlign w:val="center"/>
            <w:tcBorders>
              <w:top w:val="nil" w:sz="0" w:space="0" w:color="000000"/>
              <w:left w:val="nil" w:sz="0" w:space="0" w:color="000000"/>
              <w:bottom w:val="nil" w:sz="0"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消极看待</w:t>
            </w:r>
          </w:p>
          <w:p>
            <w:pPr>
              <w:spacing w:before="20" w:after="20" w:line="240" w:lineRule="auto"/>
              <w:ind w:left="0" w:firstLine="0"/>
              <w:jc w:val="center"/>
            </w:pPr>
            <w:r>
              <w:rPr>
                <w:rFonts w:ascii="Times New Roman" w:hAnsi="Times New Roman" w:eastAsia="宋体" w:cs="Times New Roman"/>
                <w:b/>
                <w:sz w:val="18"/>
                <w:szCs w:val="18"/>
              </w:rPr>
            </w:r>
          </w:p>
        </w:tc>
      </w:tr>
      <w:tr w:rsidR="001E30B5" w14:paraId="7B9EAA37" w14:textId="77777777">
        <w:trPr>
          <w:cantSplit/>
          <w:tblHeader/>
          <w:jc w:val="center"/>
        </w:trPr>
        <w:tc>
          <w:tcPr>
            <w:tcW w:w="793" w:type="dxa"/>
            <w:tcBorders>
              <w:top w:val="single" w:sz="12" w:space="0" w:color="000000"/>
              <w:left w:val="nil"/>
              <w:bottom w:val="single" w:sz="6" w:space="0" w:color="000000"/>
              <w:right w:val="nil"/>
            </w:tcBorders>
            <w:vAlign w:val="center"/>
            <w:vMerge/>
          </w:tcPr>
          <w:p>
            <w:r>
              <w:t>排名</w:t>
            </w:r>
          </w:p>
        </w:tc>
        <w:tc>
          <w:tcPr>
            <w:tcW w:w="1247" w:type="dxa"/>
            <w:vAlign w:val="center"/>
            <w:tcBorders>
              <w:top w:val="nil" w:sz="0" w:space="0" w:color="000000"/>
              <w:left w:val="nil" w:sz="0" w:space="0" w:color="000000"/>
              <w:bottom w:val="single" w:sz="6" w:space="0" w:color="000000"/>
              <w:right w:val="nil" w:sz="0" w:space="0" w:color="000000"/>
            </w:tcBorders>
          </w:tcPr>
          <w:p>
            <w:pPr>
              <w:spacing w:before="20" w:after="20" w:line="240" w:lineRule="auto"/>
              <w:ind w:firstLine="0" w:left="0"/>
              <w:jc w:val="center"/>
            </w:pPr>
            <w:r>
              <w:rPr>
                <w:rFonts w:ascii="Times New Roman" w:hAnsi="Times New Roman" w:eastAsia="宋体" w:cs="Times New Roman"/>
                <w:b/>
                <w:sz w:val="18"/>
                <w:szCs w:val="18"/>
              </w:rPr>
              <w:t>词</w:t>
            </w:r>
          </w:p>
        </w:tc>
        <w:tc>
          <w:tcPr>
            <w:tcW w:w="1134" w:type="dxa"/>
            <w:vAlign w:val="center"/>
            <w:tcBorders>
              <w:top w:val="nil" w:sz="0" w:space="0" w:color="000000"/>
              <w:left w:val="nil" w:sz="0" w:space="0" w:color="000000"/>
              <w:bottom w:val="single" w:sz="6" w:space="0" w:color="000000"/>
              <w:right w:val="nil" w:sz="0" w:space="0" w:color="000000"/>
            </w:tcBorders>
          </w:tcPr>
          <w:p>
            <w:pPr>
              <w:spacing w:before="20" w:after="20" w:line="240" w:lineRule="auto"/>
              <w:ind w:firstLine="0" w:left="0"/>
              <w:jc w:val="center"/>
            </w:pPr>
            <w:r>
              <w:rPr>
                <w:rFonts w:ascii="Times New Roman" w:hAnsi="Times New Roman" w:eastAsia="宋体" w:cs="Times New Roman"/>
                <w:b/>
                <w:sz w:val="18"/>
                <w:szCs w:val="18"/>
              </w:rPr>
              <w:t>频次</w:t>
            </w:r>
          </w:p>
        </w:tc>
        <w:tc>
          <w:tcPr>
            <w:tcW w:w="1247" w:type="dxa"/>
            <w:vAlign w:val="center"/>
            <w:tcBorders>
              <w:top w:val="nil" w:sz="0" w:space="0" w:color="000000"/>
              <w:left w:val="nil" w:sz="0" w:space="0" w:color="000000"/>
              <w:bottom w:val="single" w:sz="6" w:space="0" w:color="000000"/>
              <w:right w:val="nil" w:sz="0" w:space="0" w:color="000000"/>
            </w:tcBorders>
          </w:tcPr>
          <w:p>
            <w:pPr>
              <w:spacing w:before="20" w:after="20" w:line="240" w:lineRule="auto"/>
              <w:ind w:firstLine="0" w:left="0"/>
              <w:jc w:val="center"/>
            </w:pPr>
            <w:r>
              <w:rPr>
                <w:rFonts w:ascii="Times New Roman" w:hAnsi="Times New Roman" w:eastAsia="宋体" w:cs="Times New Roman"/>
                <w:b/>
                <w:sz w:val="18"/>
                <w:szCs w:val="18"/>
              </w:rPr>
              <w:t>词</w:t>
            </w:r>
          </w:p>
        </w:tc>
        <w:tc>
          <w:tcPr>
            <w:tcW w:w="1134" w:type="dxa"/>
            <w:vAlign w:val="center"/>
            <w:tcBorders>
              <w:top w:val="nil" w:sz="0" w:space="0" w:color="000000"/>
              <w:left w:val="nil" w:sz="0" w:space="0" w:color="000000"/>
              <w:bottom w:val="single" w:sz="6" w:space="0" w:color="000000"/>
              <w:right w:val="nil" w:sz="0" w:space="0" w:color="000000"/>
            </w:tcBorders>
          </w:tcPr>
          <w:p>
            <w:pPr>
              <w:spacing w:before="20" w:after="20" w:line="240" w:lineRule="auto"/>
              <w:ind w:firstLine="0" w:left="0"/>
              <w:jc w:val="center"/>
            </w:pPr>
            <w:r>
              <w:rPr>
                <w:rFonts w:ascii="Times New Roman" w:hAnsi="Times New Roman" w:eastAsia="宋体" w:cs="Times New Roman"/>
                <w:b/>
                <w:sz w:val="18"/>
                <w:szCs w:val="18"/>
              </w:rPr>
              <w:t>频次</w:t>
            </w:r>
          </w:p>
        </w:tc>
        <w:tc>
          <w:tcPr>
            <w:tcW w:w="1247" w:type="dxa"/>
            <w:vAlign w:val="center"/>
            <w:tcBorders>
              <w:top w:val="nil" w:sz="0" w:space="0" w:color="000000"/>
              <w:left w:val="nil" w:sz="0" w:space="0" w:color="000000"/>
              <w:bottom w:val="single" w:sz="6" w:space="0" w:color="000000"/>
              <w:right w:val="nil" w:sz="0" w:space="0" w:color="000000"/>
            </w:tcBorders>
          </w:tcPr>
          <w:p>
            <w:pPr>
              <w:spacing w:before="20" w:after="20" w:line="240" w:lineRule="auto"/>
              <w:ind w:firstLine="0" w:left="0"/>
              <w:jc w:val="center"/>
            </w:pPr>
            <w:r>
              <w:rPr>
                <w:rFonts w:ascii="Times New Roman" w:hAnsi="Times New Roman" w:eastAsia="宋体" w:cs="Times New Roman"/>
                <w:b/>
                <w:sz w:val="18"/>
                <w:szCs w:val="18"/>
              </w:rPr>
              <w:t>词</w:t>
            </w:r>
          </w:p>
        </w:tc>
        <w:tc>
          <w:tcPr>
            <w:tcW w:w="1134" w:type="dxa"/>
            <w:vAlign w:val="center"/>
            <w:tcBorders>
              <w:top w:val="nil" w:sz="0" w:space="0" w:color="000000"/>
              <w:left w:val="nil" w:sz="0" w:space="0" w:color="000000"/>
              <w:bottom w:val="single" w:sz="6" w:space="0" w:color="000000"/>
              <w:right w:val="nil" w:sz="0" w:space="0" w:color="000000"/>
            </w:tcBorders>
          </w:tcPr>
          <w:p>
            <w:pPr>
              <w:spacing w:before="20" w:after="20" w:line="240" w:lineRule="auto"/>
              <w:ind w:firstLine="0" w:left="0"/>
              <w:jc w:val="center"/>
            </w:pPr>
            <w:r>
              <w:rPr>
                <w:rFonts w:ascii="Times New Roman" w:hAnsi="Times New Roman" w:eastAsia="宋体" w:cs="Times New Roman"/>
                <w:b/>
                <w:sz w:val="18"/>
                <w:szCs w:val="18"/>
              </w:rPr>
              <w:t>频次</w:t>
            </w:r>
          </w:p>
        </w:tc>
      </w:tr>
      <w:tr w:rsidR="001E30B5" w14:paraId="41F761FD" w14:textId="77777777">
        <w:trPr>
          <w:cantSplit/>
          <w:jc w:val="center"/>
        </w:trPr>
        <w:tc>
          <w:tcPr>
            <w:tcW w:w="793" w:type="dxa"/>
            <w:vAlign w:val="center"/>
            <w:tcBorders>
              <w:top w:val="nil" w:sz="0" w:space="0" w:color="000000"/>
              <w:left w:val="nil" w:sz="0" w:space="0" w:color="000000"/>
              <w:bottom w:val="nil" w:sz="0" w:space="0" w:color="000000"/>
              <w:right w:val="nil" w:sz="0" w:space="0" w:color="000000"/>
            </w:tcBorders>
          </w:tcPr>
          <w:p w14:paraId="10F4FE5A"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1</w:t>
            </w:r>
          </w:p>
        </w:tc>
        <w:tc>
          <w:tcPr>
            <w:tcW w:w="1247" w:type="dxa"/>
            <w:vAlign w:val="center"/>
            <w:tcBorders>
              <w:top w:val="nil" w:sz="0" w:space="0" w:color="000000"/>
              <w:left w:val="nil" w:sz="0" w:space="0" w:color="000000"/>
              <w:bottom w:val="nil" w:sz="0" w:space="0" w:color="000000"/>
              <w:right w:val="nil" w:sz="0" w:space="0" w:color="000000"/>
            </w:tcBorders>
          </w:tcPr>
          <w:p w14:paraId="21CE7DAB"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AI</w:t>
            </w:r>
          </w:p>
        </w:tc>
        <w:tc>
          <w:tcPr>
            <w:tcW w:w="1134" w:type="dxa"/>
            <w:vAlign w:val="center"/>
            <w:tcBorders>
              <w:top w:val="nil" w:sz="0" w:space="0" w:color="000000"/>
              <w:left w:val="nil" w:sz="0" w:space="0" w:color="000000"/>
              <w:bottom w:val="nil" w:sz="0" w:space="0" w:color="000000"/>
              <w:right w:val="nil" w:sz="0" w:space="0" w:color="000000"/>
            </w:tcBorders>
          </w:tcPr>
          <w:p w14:paraId="09B7BABA"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14,400</w:t>
            </w:r>
          </w:p>
        </w:tc>
        <w:tc>
          <w:tcPr>
            <w:tcW w:w="1247" w:type="dxa"/>
            <w:vAlign w:val="center"/>
            <w:tcBorders>
              <w:top w:val="nil" w:sz="0" w:space="0" w:color="000000"/>
              <w:left w:val="nil" w:sz="0" w:space="0" w:color="000000"/>
              <w:bottom w:val="nil" w:sz="0" w:space="0" w:color="000000"/>
              <w:right w:val="nil" w:sz="0" w:space="0" w:color="000000"/>
            </w:tcBorders>
          </w:tcPr>
          <w:p w14:paraId="68832E7C"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AI</w:t>
            </w:r>
          </w:p>
        </w:tc>
        <w:tc>
          <w:tcPr>
            <w:tcW w:w="1134" w:type="dxa"/>
            <w:vAlign w:val="center"/>
            <w:tcBorders>
              <w:top w:val="nil" w:sz="0" w:space="0" w:color="000000"/>
              <w:left w:val="nil" w:sz="0" w:space="0" w:color="000000"/>
              <w:bottom w:val="nil" w:sz="0" w:space="0" w:color="000000"/>
              <w:right w:val="nil" w:sz="0" w:space="0" w:color="000000"/>
            </w:tcBorders>
          </w:tcPr>
          <w:p w14:paraId="0B9B3EBD"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7,571</w:t>
            </w:r>
          </w:p>
        </w:tc>
        <w:tc>
          <w:tcPr>
            <w:tcW w:w="1247" w:type="dxa"/>
            <w:vAlign w:val="center"/>
            <w:tcBorders>
              <w:top w:val="nil" w:sz="0" w:space="0" w:color="000000"/>
              <w:left w:val="nil" w:sz="0" w:space="0" w:color="000000"/>
              <w:bottom w:val="nil" w:sz="0" w:space="0" w:color="000000"/>
              <w:right w:val="nil" w:sz="0" w:space="0" w:color="000000"/>
            </w:tcBorders>
          </w:tcPr>
          <w:p w14:paraId="5DC29D85"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AI</w:t>
            </w:r>
          </w:p>
        </w:tc>
        <w:tc>
          <w:tcPr>
            <w:tcW w:w="1134" w:type="dxa"/>
            <w:vAlign w:val="center"/>
            <w:tcBorders>
              <w:top w:val="nil" w:sz="0" w:space="0" w:color="000000"/>
              <w:left w:val="nil" w:sz="0" w:space="0" w:color="000000"/>
              <w:bottom w:val="nil" w:sz="0" w:space="0" w:color="000000"/>
              <w:right w:val="nil" w:sz="0" w:space="0" w:color="000000"/>
            </w:tcBorders>
          </w:tcPr>
          <w:p w14:paraId="0E21CE63"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4,181</w:t>
            </w:r>
          </w:p>
        </w:tc>
      </w:tr>
      <w:tr w:rsidR="001E30B5" w14:paraId="3CC4A79E" w14:textId="77777777">
        <w:trPr>
          <w:cantSplit/>
          <w:jc w:val="center"/>
        </w:trPr>
        <w:tc>
          <w:tcPr>
            <w:tcW w:w="793" w:type="dxa"/>
            <w:vAlign w:val="center"/>
            <w:tcBorders>
              <w:top w:val="nil" w:sz="0" w:space="0" w:color="000000"/>
              <w:left w:val="nil" w:sz="0" w:space="0" w:color="000000"/>
              <w:bottom w:val="nil" w:sz="0" w:space="0" w:color="000000"/>
              <w:right w:val="nil" w:sz="0" w:space="0" w:color="000000"/>
            </w:tcBorders>
          </w:tcPr>
          <w:p w14:paraId="4A76FF53"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2</w:t>
            </w:r>
          </w:p>
        </w:tc>
        <w:tc>
          <w:tcPr>
            <w:tcW w:w="1247" w:type="dxa"/>
            <w:vAlign w:val="center"/>
            <w:tcBorders>
              <w:top w:val="nil" w:sz="0" w:space="0" w:color="000000"/>
              <w:left w:val="nil" w:sz="0" w:space="0" w:color="000000"/>
              <w:bottom w:val="nil" w:sz="0" w:space="0" w:color="000000"/>
              <w:right w:val="nil" w:sz="0" w:space="0" w:color="000000"/>
            </w:tcBorders>
          </w:tcPr>
          <w:p w14:paraId="522DF9E1"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方便</w:t>
            </w:r>
          </w:p>
        </w:tc>
        <w:tc>
          <w:tcPr>
            <w:tcW w:w="1134" w:type="dxa"/>
            <w:vAlign w:val="center"/>
            <w:tcBorders>
              <w:top w:val="nil" w:sz="0" w:space="0" w:color="000000"/>
              <w:left w:val="nil" w:sz="0" w:space="0" w:color="000000"/>
              <w:bottom w:val="nil" w:sz="0" w:space="0" w:color="000000"/>
              <w:right w:val="nil" w:sz="0" w:space="0" w:color="000000"/>
            </w:tcBorders>
          </w:tcPr>
          <w:p w14:paraId="48D807B3"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9,121</w:t>
            </w:r>
          </w:p>
        </w:tc>
        <w:tc>
          <w:tcPr>
            <w:tcW w:w="1247" w:type="dxa"/>
            <w:vAlign w:val="center"/>
            <w:tcBorders>
              <w:top w:val="nil" w:sz="0" w:space="0" w:color="000000"/>
              <w:left w:val="nil" w:sz="0" w:space="0" w:color="000000"/>
              <w:bottom w:val="nil" w:sz="0" w:space="0" w:color="000000"/>
              <w:right w:val="nil" w:sz="0" w:space="0" w:color="000000"/>
            </w:tcBorders>
          </w:tcPr>
          <w:p w14:paraId="22AC4B80"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医生</w:t>
            </w:r>
          </w:p>
        </w:tc>
        <w:tc>
          <w:tcPr>
            <w:tcW w:w="1134" w:type="dxa"/>
            <w:vAlign w:val="center"/>
            <w:tcBorders>
              <w:top w:val="nil" w:sz="0" w:space="0" w:color="000000"/>
              <w:left w:val="nil" w:sz="0" w:space="0" w:color="000000"/>
              <w:bottom w:val="nil" w:sz="0" w:space="0" w:color="000000"/>
              <w:right w:val="nil" w:sz="0" w:space="0" w:color="000000"/>
            </w:tcBorders>
          </w:tcPr>
          <w:p w14:paraId="46D92F70"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5,259</w:t>
            </w:r>
          </w:p>
        </w:tc>
        <w:tc>
          <w:tcPr>
            <w:tcW w:w="1247" w:type="dxa"/>
            <w:vAlign w:val="center"/>
            <w:tcBorders>
              <w:top w:val="nil" w:sz="0" w:space="0" w:color="000000"/>
              <w:left w:val="nil" w:sz="0" w:space="0" w:color="000000"/>
              <w:bottom w:val="nil" w:sz="0" w:space="0" w:color="000000"/>
              <w:right w:val="nil" w:sz="0" w:space="0" w:color="000000"/>
            </w:tcBorders>
          </w:tcPr>
          <w:p w14:paraId="14FDAF89"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医生</w:t>
            </w:r>
          </w:p>
        </w:tc>
        <w:tc>
          <w:tcPr>
            <w:tcW w:w="1134" w:type="dxa"/>
            <w:vAlign w:val="center"/>
            <w:tcBorders>
              <w:top w:val="nil" w:sz="0" w:space="0" w:color="000000"/>
              <w:left w:val="nil" w:sz="0" w:space="0" w:color="000000"/>
              <w:bottom w:val="nil" w:sz="0" w:space="0" w:color="000000"/>
              <w:right w:val="nil" w:sz="0" w:space="0" w:color="000000"/>
            </w:tcBorders>
          </w:tcPr>
          <w:p w14:paraId="6343D80F"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2,099</w:t>
            </w:r>
          </w:p>
        </w:tc>
      </w:tr>
      <w:tr w:rsidR="001E30B5" w14:paraId="551E13B7" w14:textId="77777777">
        <w:trPr>
          <w:cantSplit/>
          <w:jc w:val="center"/>
        </w:trPr>
        <w:tc>
          <w:tcPr>
            <w:tcW w:w="793" w:type="dxa"/>
            <w:vAlign w:val="center"/>
            <w:tcBorders>
              <w:top w:val="nil" w:sz="0" w:space="0" w:color="000000"/>
              <w:left w:val="nil" w:sz="0" w:space="0" w:color="000000"/>
              <w:bottom w:val="nil" w:sz="0" w:space="0" w:color="000000"/>
              <w:right w:val="nil" w:sz="0" w:space="0" w:color="000000"/>
            </w:tcBorders>
          </w:tcPr>
          <w:p w14:paraId="5F5F2F04"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3</w:t>
            </w:r>
          </w:p>
        </w:tc>
        <w:tc>
          <w:tcPr>
            <w:tcW w:w="1247" w:type="dxa"/>
            <w:vAlign w:val="center"/>
            <w:tcBorders>
              <w:top w:val="nil" w:sz="0" w:space="0" w:color="000000"/>
              <w:left w:val="nil" w:sz="0" w:space="0" w:color="000000"/>
              <w:bottom w:val="nil" w:sz="0" w:space="0" w:color="000000"/>
              <w:right w:val="nil" w:sz="0" w:space="0" w:color="000000"/>
            </w:tcBorders>
          </w:tcPr>
          <w:p w14:paraId="619B8564"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健康</w:t>
            </w:r>
          </w:p>
        </w:tc>
        <w:tc>
          <w:tcPr>
            <w:tcW w:w="1134" w:type="dxa"/>
            <w:vAlign w:val="center"/>
            <w:tcBorders>
              <w:top w:val="nil" w:sz="0" w:space="0" w:color="000000"/>
              <w:left w:val="nil" w:sz="0" w:space="0" w:color="000000"/>
              <w:bottom w:val="nil" w:sz="0" w:space="0" w:color="000000"/>
              <w:right w:val="nil" w:sz="0" w:space="0" w:color="000000"/>
            </w:tcBorders>
          </w:tcPr>
          <w:p w14:paraId="26593E79"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6,830</w:t>
            </w:r>
          </w:p>
        </w:tc>
        <w:tc>
          <w:tcPr>
            <w:tcW w:w="1247" w:type="dxa"/>
            <w:vAlign w:val="center"/>
            <w:tcBorders>
              <w:top w:val="nil" w:sz="0" w:space="0" w:color="000000"/>
              <w:left w:val="nil" w:sz="0" w:space="0" w:color="000000"/>
              <w:bottom w:val="nil" w:sz="0" w:space="0" w:color="000000"/>
              <w:right w:val="nil" w:sz="0" w:space="0" w:color="000000"/>
            </w:tcBorders>
          </w:tcPr>
          <w:p w14:paraId="48BE6613"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辅助</w:t>
            </w:r>
          </w:p>
        </w:tc>
        <w:tc>
          <w:tcPr>
            <w:tcW w:w="1134" w:type="dxa"/>
            <w:vAlign w:val="center"/>
            <w:tcBorders>
              <w:top w:val="nil" w:sz="0" w:space="0" w:color="000000"/>
              <w:left w:val="nil" w:sz="0" w:space="0" w:color="000000"/>
              <w:bottom w:val="nil" w:sz="0" w:space="0" w:color="000000"/>
              <w:right w:val="nil" w:sz="0" w:space="0" w:color="000000"/>
            </w:tcBorders>
          </w:tcPr>
          <w:p w14:paraId="4B5EB0A2"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1,138</w:t>
            </w:r>
          </w:p>
        </w:tc>
        <w:tc>
          <w:tcPr>
            <w:tcW w:w="1247" w:type="dxa"/>
            <w:vAlign w:val="center"/>
            <w:tcBorders>
              <w:top w:val="nil" w:sz="0" w:space="0" w:color="000000"/>
              <w:left w:val="nil" w:sz="0" w:space="0" w:color="000000"/>
              <w:bottom w:val="nil" w:sz="0" w:space="0" w:color="000000"/>
              <w:right w:val="nil" w:sz="0" w:space="0" w:color="000000"/>
            </w:tcBorders>
          </w:tcPr>
          <w:p w14:paraId="0AAB0681"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医院</w:t>
            </w:r>
          </w:p>
        </w:tc>
        <w:tc>
          <w:tcPr>
            <w:tcW w:w="1134" w:type="dxa"/>
            <w:vAlign w:val="center"/>
            <w:tcBorders>
              <w:top w:val="nil" w:sz="0" w:space="0" w:color="000000"/>
              <w:left w:val="nil" w:sz="0" w:space="0" w:color="000000"/>
              <w:bottom w:val="nil" w:sz="0" w:space="0" w:color="000000"/>
              <w:right w:val="nil" w:sz="0" w:space="0" w:color="000000"/>
            </w:tcBorders>
          </w:tcPr>
          <w:p w14:paraId="5E25398F"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667</w:t>
            </w:r>
          </w:p>
        </w:tc>
      </w:tr>
      <w:tr w:rsidR="001E30B5" w14:paraId="02DC2082" w14:textId="77777777">
        <w:trPr>
          <w:cantSplit/>
          <w:jc w:val="center"/>
        </w:trPr>
        <w:tc>
          <w:tcPr>
            <w:tcW w:w="793" w:type="dxa"/>
            <w:vAlign w:val="center"/>
            <w:tcBorders>
              <w:top w:val="nil" w:sz="0" w:space="0" w:color="000000"/>
              <w:left w:val="nil" w:sz="0" w:space="0" w:color="000000"/>
              <w:bottom w:val="nil" w:sz="0" w:space="0" w:color="000000"/>
              <w:right w:val="nil" w:sz="0" w:space="0" w:color="000000"/>
            </w:tcBorders>
          </w:tcPr>
          <w:p w14:paraId="7DE73B7A"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4</w:t>
            </w:r>
          </w:p>
        </w:tc>
        <w:tc>
          <w:tcPr>
            <w:tcW w:w="1247" w:type="dxa"/>
            <w:vAlign w:val="center"/>
            <w:tcBorders>
              <w:top w:val="nil" w:sz="0" w:space="0" w:color="000000"/>
              <w:left w:val="nil" w:sz="0" w:space="0" w:color="000000"/>
              <w:bottom w:val="nil" w:sz="0" w:space="0" w:color="000000"/>
              <w:right w:val="nil" w:sz="0" w:space="0" w:color="000000"/>
            </w:tcBorders>
          </w:tcPr>
          <w:p w14:paraId="2AE1BC05"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医生</w:t>
            </w:r>
          </w:p>
        </w:tc>
        <w:tc>
          <w:tcPr>
            <w:tcW w:w="1134" w:type="dxa"/>
            <w:vAlign w:val="center"/>
            <w:tcBorders>
              <w:top w:val="nil" w:sz="0" w:space="0" w:color="000000"/>
              <w:left w:val="nil" w:sz="0" w:space="0" w:color="000000"/>
              <w:bottom w:val="nil" w:sz="0" w:space="0" w:color="000000"/>
              <w:right w:val="nil" w:sz="0" w:space="0" w:color="000000"/>
            </w:tcBorders>
          </w:tcPr>
          <w:p w14:paraId="30F6D9AB"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5,419</w:t>
            </w:r>
          </w:p>
        </w:tc>
        <w:tc>
          <w:tcPr>
            <w:tcW w:w="1247" w:type="dxa"/>
            <w:vAlign w:val="center"/>
            <w:tcBorders>
              <w:top w:val="nil" w:sz="0" w:space="0" w:color="000000"/>
              <w:left w:val="nil" w:sz="0" w:space="0" w:color="000000"/>
              <w:bottom w:val="nil" w:sz="0" w:space="0" w:color="000000"/>
              <w:right w:val="nil" w:sz="0" w:space="0" w:color="000000"/>
            </w:tcBorders>
          </w:tcPr>
          <w:p w14:paraId="09094466"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替代</w:t>
            </w:r>
          </w:p>
        </w:tc>
        <w:tc>
          <w:tcPr>
            <w:tcW w:w="1134" w:type="dxa"/>
            <w:vAlign w:val="center"/>
            <w:tcBorders>
              <w:top w:val="nil" w:sz="0" w:space="0" w:color="000000"/>
              <w:left w:val="nil" w:sz="0" w:space="0" w:color="000000"/>
              <w:bottom w:val="nil" w:sz="0" w:space="0" w:color="000000"/>
              <w:right w:val="nil" w:sz="0" w:space="0" w:color="000000"/>
            </w:tcBorders>
          </w:tcPr>
          <w:p w14:paraId="4391B746"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984</w:t>
            </w:r>
          </w:p>
        </w:tc>
        <w:tc>
          <w:tcPr>
            <w:tcW w:w="1247" w:type="dxa"/>
            <w:vAlign w:val="center"/>
            <w:tcBorders>
              <w:top w:val="nil" w:sz="0" w:space="0" w:color="000000"/>
              <w:left w:val="nil" w:sz="0" w:space="0" w:color="000000"/>
              <w:bottom w:val="nil" w:sz="0" w:space="0" w:color="000000"/>
              <w:right w:val="nil" w:sz="0" w:space="0" w:color="000000"/>
            </w:tcBorders>
          </w:tcPr>
          <w:p w14:paraId="4830D770"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问题</w:t>
            </w:r>
          </w:p>
        </w:tc>
        <w:tc>
          <w:tcPr>
            <w:tcW w:w="1134" w:type="dxa"/>
            <w:vAlign w:val="center"/>
            <w:tcBorders>
              <w:top w:val="nil" w:sz="0" w:space="0" w:color="000000"/>
              <w:left w:val="nil" w:sz="0" w:space="0" w:color="000000"/>
              <w:bottom w:val="nil" w:sz="0" w:space="0" w:color="000000"/>
              <w:right w:val="nil" w:sz="0" w:space="0" w:color="000000"/>
            </w:tcBorders>
          </w:tcPr>
          <w:p w14:paraId="14C5C9D1"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446</w:t>
            </w:r>
          </w:p>
        </w:tc>
      </w:tr>
      <w:tr w:rsidR="001E30B5" w14:paraId="47C78B1C" w14:textId="77777777">
        <w:trPr>
          <w:cantSplit/>
          <w:jc w:val="center"/>
        </w:trPr>
        <w:tc>
          <w:tcPr>
            <w:tcW w:w="793" w:type="dxa"/>
            <w:vAlign w:val="center"/>
            <w:tcBorders>
              <w:top w:val="nil" w:sz="0" w:space="0" w:color="000000"/>
              <w:left w:val="nil" w:sz="0" w:space="0" w:color="000000"/>
              <w:bottom w:val="nil" w:sz="0" w:space="0" w:color="000000"/>
              <w:right w:val="nil" w:sz="0" w:space="0" w:color="000000"/>
            </w:tcBorders>
          </w:tcPr>
          <w:p w14:paraId="51D7DCF0"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5</w:t>
            </w:r>
          </w:p>
        </w:tc>
        <w:tc>
          <w:tcPr>
            <w:tcW w:w="1247" w:type="dxa"/>
            <w:vAlign w:val="center"/>
            <w:tcBorders>
              <w:top w:val="nil" w:sz="0" w:space="0" w:color="000000"/>
              <w:left w:val="nil" w:sz="0" w:space="0" w:color="000000"/>
              <w:bottom w:val="nil" w:sz="0" w:space="0" w:color="000000"/>
              <w:right w:val="nil" w:sz="0" w:space="0" w:color="000000"/>
            </w:tcBorders>
          </w:tcPr>
          <w:p w14:paraId="6143C87E"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医疗</w:t>
            </w:r>
          </w:p>
        </w:tc>
        <w:tc>
          <w:tcPr>
            <w:tcW w:w="1134" w:type="dxa"/>
            <w:vAlign w:val="center"/>
            <w:tcBorders>
              <w:top w:val="nil" w:sz="0" w:space="0" w:color="000000"/>
              <w:left w:val="nil" w:sz="0" w:space="0" w:color="000000"/>
              <w:bottom w:val="nil" w:sz="0" w:space="0" w:color="000000"/>
              <w:right w:val="nil" w:sz="0" w:space="0" w:color="000000"/>
            </w:tcBorders>
          </w:tcPr>
          <w:p w14:paraId="006F6A6F"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2,998</w:t>
            </w:r>
          </w:p>
        </w:tc>
        <w:tc>
          <w:tcPr>
            <w:tcW w:w="1247" w:type="dxa"/>
            <w:vAlign w:val="center"/>
            <w:tcBorders>
              <w:top w:val="nil" w:sz="0" w:space="0" w:color="000000"/>
              <w:left w:val="nil" w:sz="0" w:space="0" w:color="000000"/>
              <w:bottom w:val="nil" w:sz="0" w:space="0" w:color="000000"/>
              <w:right w:val="nil" w:sz="0" w:space="0" w:color="000000"/>
            </w:tcBorders>
          </w:tcPr>
          <w:p w14:paraId="4D52E3F0"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不能</w:t>
            </w:r>
          </w:p>
        </w:tc>
        <w:tc>
          <w:tcPr>
            <w:tcW w:w="1134" w:type="dxa"/>
            <w:vAlign w:val="center"/>
            <w:tcBorders>
              <w:top w:val="nil" w:sz="0" w:space="0" w:color="000000"/>
              <w:left w:val="nil" w:sz="0" w:space="0" w:color="000000"/>
              <w:bottom w:val="nil" w:sz="0" w:space="0" w:color="000000"/>
              <w:right w:val="nil" w:sz="0" w:space="0" w:color="000000"/>
            </w:tcBorders>
          </w:tcPr>
          <w:p w14:paraId="7FFF5031"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978</w:t>
            </w:r>
          </w:p>
        </w:tc>
        <w:tc>
          <w:tcPr>
            <w:tcW w:w="1247" w:type="dxa"/>
            <w:vAlign w:val="center"/>
            <w:tcBorders>
              <w:top w:val="nil" w:sz="0" w:space="0" w:color="000000"/>
              <w:left w:val="nil" w:sz="0" w:space="0" w:color="000000"/>
              <w:bottom w:val="nil" w:sz="0" w:space="0" w:color="000000"/>
              <w:right w:val="nil" w:sz="0" w:space="0" w:color="000000"/>
            </w:tcBorders>
          </w:tcPr>
          <w:p w14:paraId="00B46396"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看病</w:t>
            </w:r>
          </w:p>
        </w:tc>
        <w:tc>
          <w:tcPr>
            <w:tcW w:w="1134" w:type="dxa"/>
            <w:vAlign w:val="center"/>
            <w:tcBorders>
              <w:top w:val="nil" w:sz="0" w:space="0" w:color="000000"/>
              <w:left w:val="nil" w:sz="0" w:space="0" w:color="000000"/>
              <w:bottom w:val="nil" w:sz="0" w:space="0" w:color="000000"/>
              <w:right w:val="nil" w:sz="0" w:space="0" w:color="000000"/>
            </w:tcBorders>
          </w:tcPr>
          <w:p w14:paraId="235D27AB"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410</w:t>
            </w:r>
          </w:p>
        </w:tc>
      </w:tr>
      <w:tr w:rsidR="001E30B5" w14:paraId="538DF2A8" w14:textId="77777777">
        <w:trPr>
          <w:cantSplit/>
          <w:jc w:val="center"/>
        </w:trPr>
        <w:tc>
          <w:tcPr>
            <w:tcW w:w="793" w:type="dxa"/>
            <w:vAlign w:val="center"/>
            <w:tcBorders>
              <w:top w:val="nil" w:sz="0" w:space="0" w:color="000000"/>
              <w:left w:val="nil" w:sz="0" w:space="0" w:color="000000"/>
              <w:bottom w:val="nil" w:sz="0" w:space="0" w:color="000000"/>
              <w:right w:val="nil" w:sz="0" w:space="0" w:color="000000"/>
            </w:tcBorders>
          </w:tcPr>
          <w:p w14:paraId="4D309B28"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6</w:t>
            </w:r>
          </w:p>
        </w:tc>
        <w:tc>
          <w:tcPr>
            <w:tcW w:w="1247" w:type="dxa"/>
            <w:vAlign w:val="center"/>
            <w:tcBorders>
              <w:top w:val="nil" w:sz="0" w:space="0" w:color="000000"/>
              <w:left w:val="nil" w:sz="0" w:space="0" w:color="000000"/>
              <w:bottom w:val="nil" w:sz="0" w:space="0" w:color="000000"/>
              <w:right w:val="nil" w:sz="0" w:space="0" w:color="000000"/>
            </w:tcBorders>
          </w:tcPr>
          <w:p w14:paraId="5CBD37EE"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买药</w:t>
            </w:r>
          </w:p>
        </w:tc>
        <w:tc>
          <w:tcPr>
            <w:tcW w:w="1134" w:type="dxa"/>
            <w:vAlign w:val="center"/>
            <w:tcBorders>
              <w:top w:val="nil" w:sz="0" w:space="0" w:color="000000"/>
              <w:left w:val="nil" w:sz="0" w:space="0" w:color="000000"/>
              <w:bottom w:val="nil" w:sz="0" w:space="0" w:color="000000"/>
              <w:right w:val="nil" w:sz="0" w:space="0" w:color="000000"/>
            </w:tcBorders>
          </w:tcPr>
          <w:p w14:paraId="62177C9A"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2,831</w:t>
            </w:r>
          </w:p>
        </w:tc>
        <w:tc>
          <w:tcPr>
            <w:tcW w:w="1247" w:type="dxa"/>
            <w:vAlign w:val="center"/>
            <w:tcBorders>
              <w:top w:val="nil" w:sz="0" w:space="0" w:color="000000"/>
              <w:left w:val="nil" w:sz="0" w:space="0" w:color="000000"/>
              <w:bottom w:val="nil" w:sz="0" w:space="0" w:color="000000"/>
              <w:right w:val="nil" w:sz="0" w:space="0" w:color="000000"/>
            </w:tcBorders>
          </w:tcPr>
          <w:p w14:paraId="3A14034D"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医疗</w:t>
            </w:r>
          </w:p>
        </w:tc>
        <w:tc>
          <w:tcPr>
            <w:tcW w:w="1134" w:type="dxa"/>
            <w:vAlign w:val="center"/>
            <w:tcBorders>
              <w:top w:val="nil" w:sz="0" w:space="0" w:color="000000"/>
              <w:left w:val="nil" w:sz="0" w:space="0" w:color="000000"/>
              <w:bottom w:val="nil" w:sz="0" w:space="0" w:color="000000"/>
              <w:right w:val="nil" w:sz="0" w:space="0" w:color="000000"/>
            </w:tcBorders>
          </w:tcPr>
          <w:p w14:paraId="2CCF7545"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915</w:t>
            </w:r>
          </w:p>
        </w:tc>
        <w:tc>
          <w:tcPr>
            <w:tcW w:w="1247" w:type="dxa"/>
            <w:vAlign w:val="center"/>
            <w:tcBorders>
              <w:top w:val="nil" w:sz="0" w:space="0" w:color="000000"/>
              <w:left w:val="nil" w:sz="0" w:space="0" w:color="000000"/>
              <w:bottom w:val="nil" w:sz="0" w:space="0" w:color="000000"/>
              <w:right w:val="nil" w:sz="0" w:space="0" w:color="000000"/>
            </w:tcBorders>
          </w:tcPr>
          <w:p w14:paraId="2DD298CE"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取代</w:t>
            </w:r>
          </w:p>
        </w:tc>
        <w:tc>
          <w:tcPr>
            <w:tcW w:w="1134" w:type="dxa"/>
            <w:vAlign w:val="center"/>
            <w:tcBorders>
              <w:top w:val="nil" w:sz="0" w:space="0" w:color="000000"/>
              <w:left w:val="nil" w:sz="0" w:space="0" w:color="000000"/>
              <w:bottom w:val="nil" w:sz="0" w:space="0" w:color="000000"/>
              <w:right w:val="nil" w:sz="0" w:space="0" w:color="000000"/>
            </w:tcBorders>
          </w:tcPr>
          <w:p w14:paraId="033CEE48"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406</w:t>
            </w:r>
          </w:p>
        </w:tc>
      </w:tr>
      <w:tr w:rsidR="001E30B5" w14:paraId="6E615139" w14:textId="77777777">
        <w:trPr>
          <w:cantSplit/>
          <w:jc w:val="center"/>
        </w:trPr>
        <w:tc>
          <w:tcPr>
            <w:tcW w:w="793" w:type="dxa"/>
            <w:vAlign w:val="center"/>
            <w:tcBorders>
              <w:top w:val="nil" w:sz="0" w:space="0" w:color="000000"/>
              <w:left w:val="nil" w:sz="0" w:space="0" w:color="000000"/>
              <w:bottom w:val="nil" w:sz="0" w:space="0" w:color="000000"/>
              <w:right w:val="nil" w:sz="0" w:space="0" w:color="000000"/>
            </w:tcBorders>
          </w:tcPr>
          <w:p w14:paraId="07A30136"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7</w:t>
            </w:r>
          </w:p>
        </w:tc>
        <w:tc>
          <w:tcPr>
            <w:tcW w:w="1247" w:type="dxa"/>
            <w:vAlign w:val="center"/>
            <w:tcBorders>
              <w:top w:val="nil" w:sz="0" w:space="0" w:color="000000"/>
              <w:left w:val="nil" w:sz="0" w:space="0" w:color="000000"/>
              <w:bottom w:val="nil" w:sz="0" w:space="0" w:color="000000"/>
              <w:right w:val="nil" w:sz="0" w:space="0" w:color="000000"/>
            </w:tcBorders>
          </w:tcPr>
          <w:p w14:paraId="1372277F"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贴心</w:t>
            </w:r>
          </w:p>
        </w:tc>
        <w:tc>
          <w:tcPr>
            <w:tcW w:w="1134" w:type="dxa"/>
            <w:vAlign w:val="center"/>
            <w:tcBorders>
              <w:top w:val="nil" w:sz="0" w:space="0" w:color="000000"/>
              <w:left w:val="nil" w:sz="0" w:space="0" w:color="000000"/>
              <w:bottom w:val="nil" w:sz="0" w:space="0" w:color="000000"/>
              <w:right w:val="nil" w:sz="0" w:space="0" w:color="000000"/>
            </w:tcBorders>
          </w:tcPr>
          <w:p w14:paraId="1D61F36D"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2,698</w:t>
            </w:r>
          </w:p>
        </w:tc>
        <w:tc>
          <w:tcPr>
            <w:tcW w:w="1247" w:type="dxa"/>
            <w:vAlign w:val="center"/>
            <w:tcBorders>
              <w:top w:val="nil" w:sz="0" w:space="0" w:color="000000"/>
              <w:left w:val="nil" w:sz="0" w:space="0" w:color="000000"/>
              <w:bottom w:val="nil" w:sz="0" w:space="0" w:color="000000"/>
              <w:right w:val="nil" w:sz="0" w:space="0" w:color="000000"/>
            </w:tcBorders>
          </w:tcPr>
          <w:p w14:paraId="51C47097"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取代</w:t>
            </w:r>
          </w:p>
        </w:tc>
        <w:tc>
          <w:tcPr>
            <w:tcW w:w="1134" w:type="dxa"/>
            <w:vAlign w:val="center"/>
            <w:tcBorders>
              <w:top w:val="nil" w:sz="0" w:space="0" w:color="000000"/>
              <w:left w:val="nil" w:sz="0" w:space="0" w:color="000000"/>
              <w:bottom w:val="nil" w:sz="0" w:space="0" w:color="000000"/>
              <w:right w:val="nil" w:sz="0" w:space="0" w:color="000000"/>
            </w:tcBorders>
          </w:tcPr>
          <w:p w14:paraId="78204272"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843</w:t>
            </w:r>
          </w:p>
        </w:tc>
        <w:tc>
          <w:tcPr>
            <w:tcW w:w="1247" w:type="dxa"/>
            <w:vAlign w:val="center"/>
            <w:tcBorders>
              <w:top w:val="nil" w:sz="0" w:space="0" w:color="000000"/>
              <w:left w:val="nil" w:sz="0" w:space="0" w:color="000000"/>
              <w:bottom w:val="nil" w:sz="0" w:space="0" w:color="000000"/>
              <w:right w:val="nil" w:sz="0" w:space="0" w:color="000000"/>
            </w:tcBorders>
          </w:tcPr>
          <w:p w14:paraId="08A1F758"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不会</w:t>
            </w:r>
          </w:p>
        </w:tc>
        <w:tc>
          <w:tcPr>
            <w:tcW w:w="1134" w:type="dxa"/>
            <w:vAlign w:val="center"/>
            <w:tcBorders>
              <w:top w:val="nil" w:sz="0" w:space="0" w:color="000000"/>
              <w:left w:val="nil" w:sz="0" w:space="0" w:color="000000"/>
              <w:bottom w:val="nil" w:sz="0" w:space="0" w:color="000000"/>
              <w:right w:val="nil" w:sz="0" w:space="0" w:color="000000"/>
            </w:tcBorders>
          </w:tcPr>
          <w:p w14:paraId="489A9C0C"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405</w:t>
            </w:r>
          </w:p>
        </w:tc>
      </w:tr>
      <w:tr w:rsidR="001E30B5" w14:paraId="78FEE37B" w14:textId="77777777">
        <w:trPr>
          <w:cantSplit/>
          <w:jc w:val="center"/>
        </w:trPr>
        <w:tc>
          <w:tcPr>
            <w:tcW w:w="793" w:type="dxa"/>
            <w:vAlign w:val="center"/>
            <w:tcBorders>
              <w:top w:val="nil" w:sz="0" w:space="0" w:color="000000"/>
              <w:left w:val="nil" w:sz="0" w:space="0" w:color="000000"/>
              <w:bottom w:val="nil" w:sz="0" w:space="0" w:color="000000"/>
              <w:right w:val="nil" w:sz="0" w:space="0" w:color="000000"/>
            </w:tcBorders>
          </w:tcPr>
          <w:p w14:paraId="2675E1E2"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8</w:t>
            </w:r>
          </w:p>
        </w:tc>
        <w:tc>
          <w:tcPr>
            <w:tcW w:w="1247" w:type="dxa"/>
            <w:vAlign w:val="center"/>
            <w:tcBorders>
              <w:top w:val="nil" w:sz="0" w:space="0" w:color="000000"/>
              <w:left w:val="nil" w:sz="0" w:space="0" w:color="000000"/>
              <w:bottom w:val="nil" w:sz="0" w:space="0" w:color="000000"/>
              <w:right w:val="nil" w:sz="0" w:space="0" w:color="000000"/>
            </w:tcBorders>
          </w:tcPr>
          <w:p w14:paraId="13675D6B"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问诊</w:t>
            </w:r>
          </w:p>
        </w:tc>
        <w:tc>
          <w:tcPr>
            <w:tcW w:w="1134" w:type="dxa"/>
            <w:vAlign w:val="center"/>
            <w:tcBorders>
              <w:top w:val="nil" w:sz="0" w:space="0" w:color="000000"/>
              <w:left w:val="nil" w:sz="0" w:space="0" w:color="000000"/>
              <w:bottom w:val="nil" w:sz="0" w:space="0" w:color="000000"/>
              <w:right w:val="nil" w:sz="0" w:space="0" w:color="000000"/>
            </w:tcBorders>
          </w:tcPr>
          <w:p w14:paraId="7F777BD4"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2,545</w:t>
            </w:r>
          </w:p>
        </w:tc>
        <w:tc>
          <w:tcPr>
            <w:tcW w:w="1247" w:type="dxa"/>
            <w:vAlign w:val="center"/>
            <w:tcBorders>
              <w:top w:val="nil" w:sz="0" w:space="0" w:color="000000"/>
              <w:left w:val="nil" w:sz="0" w:space="0" w:color="000000"/>
              <w:bottom w:val="nil" w:sz="0" w:space="0" w:color="000000"/>
              <w:right w:val="nil" w:sz="0" w:space="0" w:color="000000"/>
            </w:tcBorders>
          </w:tcPr>
          <w:p w14:paraId="25D6696E"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问题</w:t>
            </w:r>
          </w:p>
        </w:tc>
        <w:tc>
          <w:tcPr>
            <w:tcW w:w="1134" w:type="dxa"/>
            <w:vAlign w:val="center"/>
            <w:tcBorders>
              <w:top w:val="nil" w:sz="0" w:space="0" w:color="000000"/>
              <w:left w:val="nil" w:sz="0" w:space="0" w:color="000000"/>
              <w:bottom w:val="nil" w:sz="0" w:space="0" w:color="000000"/>
              <w:right w:val="nil" w:sz="0" w:space="0" w:color="000000"/>
            </w:tcBorders>
          </w:tcPr>
          <w:p w14:paraId="2D976CB7"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760</w:t>
            </w:r>
          </w:p>
        </w:tc>
        <w:tc>
          <w:tcPr>
            <w:tcW w:w="1247" w:type="dxa"/>
            <w:vAlign w:val="center"/>
            <w:tcBorders>
              <w:top w:val="nil" w:sz="0" w:space="0" w:color="000000"/>
              <w:left w:val="nil" w:sz="0" w:space="0" w:color="000000"/>
              <w:bottom w:val="nil" w:sz="0" w:space="0" w:color="000000"/>
              <w:right w:val="nil" w:sz="0" w:space="0" w:color="000000"/>
            </w:tcBorders>
          </w:tcPr>
          <w:p w14:paraId="25327476"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不能</w:t>
            </w:r>
          </w:p>
        </w:tc>
        <w:tc>
          <w:tcPr>
            <w:tcW w:w="1134" w:type="dxa"/>
            <w:vAlign w:val="center"/>
            <w:tcBorders>
              <w:top w:val="nil" w:sz="0" w:space="0" w:color="000000"/>
              <w:left w:val="nil" w:sz="0" w:space="0" w:color="000000"/>
              <w:bottom w:val="nil" w:sz="0" w:space="0" w:color="000000"/>
              <w:right w:val="nil" w:sz="0" w:space="0" w:color="000000"/>
            </w:tcBorders>
          </w:tcPr>
          <w:p w14:paraId="1BAA8D64"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386</w:t>
            </w:r>
          </w:p>
        </w:tc>
      </w:tr>
      <w:tr w:rsidR="001E30B5" w14:paraId="390452B1" w14:textId="77777777">
        <w:trPr>
          <w:cantSplit/>
          <w:jc w:val="center"/>
        </w:trPr>
        <w:tc>
          <w:tcPr>
            <w:tcW w:w="793" w:type="dxa"/>
            <w:vAlign w:val="center"/>
            <w:tcBorders>
              <w:top w:val="nil" w:sz="0" w:space="0" w:color="000000"/>
              <w:left w:val="nil" w:sz="0" w:space="0" w:color="000000"/>
              <w:bottom w:val="nil" w:sz="0" w:space="0" w:color="000000"/>
              <w:right w:val="nil" w:sz="0" w:space="0" w:color="000000"/>
            </w:tcBorders>
          </w:tcPr>
          <w:p w14:paraId="6569E1B0"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9</w:t>
            </w:r>
          </w:p>
        </w:tc>
        <w:tc>
          <w:tcPr>
            <w:tcW w:w="1247" w:type="dxa"/>
            <w:vAlign w:val="center"/>
            <w:tcBorders>
              <w:top w:val="nil" w:sz="0" w:space="0" w:color="000000"/>
              <w:left w:val="nil" w:sz="0" w:space="0" w:color="000000"/>
              <w:bottom w:val="nil" w:sz="0" w:space="0" w:color="000000"/>
              <w:right w:val="nil" w:sz="0" w:space="0" w:color="000000"/>
            </w:tcBorders>
          </w:tcPr>
          <w:p w14:paraId="2A040E75"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实用</w:t>
            </w:r>
          </w:p>
        </w:tc>
        <w:tc>
          <w:tcPr>
            <w:tcW w:w="1134" w:type="dxa"/>
            <w:vAlign w:val="center"/>
            <w:tcBorders>
              <w:top w:val="nil" w:sz="0" w:space="0" w:color="000000"/>
              <w:left w:val="nil" w:sz="0" w:space="0" w:color="000000"/>
              <w:bottom w:val="nil" w:sz="0" w:space="0" w:color="000000"/>
              <w:right w:val="nil" w:sz="0" w:space="0" w:color="000000"/>
            </w:tcBorders>
          </w:tcPr>
          <w:p w14:paraId="78AB5918"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2,208</w:t>
            </w:r>
          </w:p>
        </w:tc>
        <w:tc>
          <w:tcPr>
            <w:tcW w:w="1247" w:type="dxa"/>
            <w:vAlign w:val="center"/>
            <w:tcBorders>
              <w:top w:val="nil" w:sz="0" w:space="0" w:color="000000"/>
              <w:left w:val="nil" w:sz="0" w:space="0" w:color="000000"/>
              <w:bottom w:val="nil" w:sz="0" w:space="0" w:color="000000"/>
              <w:right w:val="nil" w:sz="0" w:space="0" w:color="000000"/>
            </w:tcBorders>
          </w:tcPr>
          <w:p w14:paraId="6085EF91"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医院</w:t>
            </w:r>
          </w:p>
        </w:tc>
        <w:tc>
          <w:tcPr>
            <w:tcW w:w="1134" w:type="dxa"/>
            <w:vAlign w:val="center"/>
            <w:tcBorders>
              <w:top w:val="nil" w:sz="0" w:space="0" w:color="000000"/>
              <w:left w:val="nil" w:sz="0" w:space="0" w:color="000000"/>
              <w:bottom w:val="nil" w:sz="0" w:space="0" w:color="000000"/>
              <w:right w:val="nil" w:sz="0" w:space="0" w:color="000000"/>
            </w:tcBorders>
          </w:tcPr>
          <w:p w14:paraId="0D4485A4"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733</w:t>
            </w:r>
          </w:p>
        </w:tc>
        <w:tc>
          <w:tcPr>
            <w:tcW w:w="1247" w:type="dxa"/>
            <w:vAlign w:val="center"/>
            <w:tcBorders>
              <w:top w:val="nil" w:sz="0" w:space="0" w:color="000000"/>
              <w:left w:val="nil" w:sz="0" w:space="0" w:color="000000"/>
              <w:bottom w:val="nil" w:sz="0" w:space="0" w:color="000000"/>
              <w:right w:val="nil" w:sz="0" w:space="0" w:color="000000"/>
            </w:tcBorders>
          </w:tcPr>
          <w:p w14:paraId="18C790A4"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可能</w:t>
            </w:r>
          </w:p>
        </w:tc>
        <w:tc>
          <w:tcPr>
            <w:tcW w:w="1134" w:type="dxa"/>
            <w:vAlign w:val="center"/>
            <w:tcBorders>
              <w:top w:val="nil" w:sz="0" w:space="0" w:color="000000"/>
              <w:left w:val="nil" w:sz="0" w:space="0" w:color="000000"/>
              <w:bottom w:val="nil" w:sz="0" w:space="0" w:color="000000"/>
              <w:right w:val="nil" w:sz="0" w:space="0" w:color="000000"/>
            </w:tcBorders>
          </w:tcPr>
          <w:p w14:paraId="3B048F90"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360</w:t>
            </w:r>
          </w:p>
        </w:tc>
      </w:tr>
      <w:tr w:rsidR="001E30B5" w14:paraId="23EB5E57" w14:textId="77777777">
        <w:trPr>
          <w:cantSplit/>
          <w:jc w:val="center"/>
        </w:trPr>
        <w:tc>
          <w:tcPr>
            <w:tcW w:w="793" w:type="dxa"/>
            <w:vAlign w:val="center"/>
            <w:tcBorders>
              <w:top w:val="nil" w:sz="0" w:space="0" w:color="000000"/>
              <w:left w:val="nil" w:sz="0" w:space="0" w:color="000000"/>
              <w:bottom w:val="nil" w:sz="0" w:space="0" w:color="000000"/>
              <w:right w:val="nil" w:sz="0" w:space="0" w:color="000000"/>
            </w:tcBorders>
          </w:tcPr>
          <w:p w14:paraId="75E51FCC"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10</w:t>
            </w:r>
          </w:p>
        </w:tc>
        <w:tc>
          <w:tcPr>
            <w:tcW w:w="1247" w:type="dxa"/>
            <w:vAlign w:val="center"/>
            <w:tcBorders>
              <w:top w:val="nil" w:sz="0" w:space="0" w:color="000000"/>
              <w:left w:val="nil" w:sz="0" w:space="0" w:color="000000"/>
              <w:bottom w:val="nil" w:sz="0" w:space="0" w:color="000000"/>
              <w:right w:val="nil" w:sz="0" w:space="0" w:color="000000"/>
            </w:tcBorders>
          </w:tcPr>
          <w:p w14:paraId="7201CA98"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问题</w:t>
            </w:r>
          </w:p>
        </w:tc>
        <w:tc>
          <w:tcPr>
            <w:tcW w:w="1134" w:type="dxa"/>
            <w:vAlign w:val="center"/>
            <w:tcBorders>
              <w:top w:val="nil" w:sz="0" w:space="0" w:color="000000"/>
              <w:left w:val="nil" w:sz="0" w:space="0" w:color="000000"/>
              <w:bottom w:val="nil" w:sz="0" w:space="0" w:color="000000"/>
              <w:right w:val="nil" w:sz="0" w:space="0" w:color="000000"/>
            </w:tcBorders>
          </w:tcPr>
          <w:p w14:paraId="49C6223A"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2,107</w:t>
            </w:r>
          </w:p>
        </w:tc>
        <w:tc>
          <w:tcPr>
            <w:tcW w:w="1247" w:type="dxa"/>
            <w:vAlign w:val="center"/>
            <w:tcBorders>
              <w:top w:val="nil" w:sz="0" w:space="0" w:color="000000"/>
              <w:left w:val="nil" w:sz="0" w:space="0" w:color="000000"/>
              <w:bottom w:val="nil" w:sz="0" w:space="0" w:color="000000"/>
              <w:right w:val="nil" w:sz="0" w:space="0" w:color="000000"/>
            </w:tcBorders>
          </w:tcPr>
          <w:p w14:paraId="511BF265"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专业</w:t>
            </w:r>
          </w:p>
        </w:tc>
        <w:tc>
          <w:tcPr>
            <w:tcW w:w="1134" w:type="dxa"/>
            <w:vAlign w:val="center"/>
            <w:tcBorders>
              <w:top w:val="nil" w:sz="0" w:space="0" w:color="000000"/>
              <w:left w:val="nil" w:sz="0" w:space="0" w:color="000000"/>
              <w:bottom w:val="nil" w:sz="0" w:space="0" w:color="000000"/>
              <w:right w:val="nil" w:sz="0" w:space="0" w:color="000000"/>
            </w:tcBorders>
          </w:tcPr>
          <w:p w14:paraId="382EF90A"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683</w:t>
            </w:r>
          </w:p>
        </w:tc>
        <w:tc>
          <w:tcPr>
            <w:tcW w:w="1247" w:type="dxa"/>
            <w:vAlign w:val="center"/>
            <w:tcBorders>
              <w:top w:val="nil" w:sz="0" w:space="0" w:color="000000"/>
              <w:left w:val="nil" w:sz="0" w:space="0" w:color="000000"/>
              <w:bottom w:val="nil" w:sz="0" w:space="0" w:color="000000"/>
              <w:right w:val="nil" w:sz="0" w:space="0" w:color="000000"/>
            </w:tcBorders>
          </w:tcPr>
          <w:p w14:paraId="7D14C122"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医疗</w:t>
            </w:r>
          </w:p>
        </w:tc>
        <w:tc>
          <w:tcPr>
            <w:tcW w:w="1134" w:type="dxa"/>
            <w:vAlign w:val="center"/>
            <w:tcBorders>
              <w:top w:val="nil" w:sz="0" w:space="0" w:color="000000"/>
              <w:left w:val="nil" w:sz="0" w:space="0" w:color="000000"/>
              <w:bottom w:val="nil" w:sz="0" w:space="0" w:color="000000"/>
              <w:right w:val="nil" w:sz="0" w:space="0" w:color="000000"/>
            </w:tcBorders>
          </w:tcPr>
          <w:p w14:paraId="204220A7"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336</w:t>
            </w:r>
          </w:p>
        </w:tc>
      </w:tr>
    </w:tbl>
    <w:p w14:paraId="178F07E0" w14:textId="77777777" w:rsidR="001E30B5" w:rsidRDefault="00000000">
      <w:pPr>
        <w:spacing w:before="0" w:after="0" w:line="360" w:lineRule="auto"/>
        <w:ind w:firstLine="420" w:left="0" w:right="0"/>
        <w:jc w:val="both"/>
      </w:pPr>
      <w:r>
        <w:rPr>
          <w:rFonts w:ascii="Times New Roman" w:hAnsi="Times New Roman" w:eastAsia="宋体" w:cs="Times New Roman"/>
          <w:b w:val="0"/>
          <w:sz w:val="21"/>
          <w:szCs w:val="21"/>
        </w:rPr>
        <w:t>平均TF-IDF中，积极组“方便”超过AI居首，“贴心、买药、实用、问诊”进入前十；中立组仍以AI和医生为中心，“辅助、不能、替代、取代、参考”区分度较高；消极组在AI、医生之外主要是“医院、不会、不能、取代、看病、相信”。见表6、图3。</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652DCECD" w14:textId="77777777" w:rsidR="001E30B5" w:rsidRPr="00CF675D" w:rsidRDefault="00000000" w:rsidP="00CF675D">
      <w:pPr>
        <w:keepNext/>
        <w:keepLines/>
        <w:spacing w:before="160" w:after="0" w:line="240" w:lineRule="auto"/>
        <w:ind w:firstLine="0" w:left="0" w:right="0"/>
        <w:jc w:val="center"/>
        <w:pageBreakBefore/>
      </w:pPr>
      <w:r>
        <w:rPr>
          <w:rFonts w:ascii="Times New Roman" w:hAnsi="Times New Roman" w:eastAsia="黑体" w:cs="Times New Roman"/>
          <w:b w:val="0"/>
          <w:sz w:val="18"/>
          <w:szCs w:val="18"/>
        </w:rPr>
        <w:t>表6　三组平均TF-IDF Top 10</w:t>
      </w:r>
    </w:p>
    <w:p w14:paraId="296371AE" w14:textId="77777777" w:rsidR="00C27996" w:rsidRDefault="00000000">
      <w:pPr>
        <w:keepNext/>
        <w:spacing w:after="80" w:before="0" w:line="240" w:lineRule="auto"/>
        <w:ind w:firstLine="0" w:left="0" w:right="0"/>
        <w:jc w:val="center"/>
        <w:keepLines/>
      </w:pPr>
      <w:r>
        <w:rPr>
          <w:rFonts w:ascii="Times New Roman" w:hAnsi="Times New Roman" w:eastAsia="Times New Roman" w:cs="Times New Roman"/>
          <w:b w:val="0"/>
          <w:sz w:val="18"/>
          <w:szCs w:val="18"/>
        </w:rPr>
        <w:t>Table 6　Top 10 average TF-IDF terms in three groups</w:t>
      </w:r>
    </w:p>
    <w:tbl>
      <w:tblPr>
        <w:tblW w:w="5000" w:type="pct"/>
        <w:jc w:val="center"/>
        <w:tblLayout w:type="fixed"/>
        <w:tblCellMar>
          <w:top w:w="40" w:type="dxa"/>
          <w:left w:w="60" w:type="dxa"/>
          <w:bottom w:w="40" w:type="dxa"/>
          <w:right w:w="60" w:type="dxa"/>
        </w:tblCellMar>
        <w:tblLook w:val="04A0" w:firstRow="1" w:lastRow="0" w:firstColumn="1" w:lastColumn="0" w:noHBand="0" w:noVBand="1"/>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914"/>
        <w:gridCol w:w="1437"/>
        <w:gridCol w:w="1307"/>
        <w:gridCol w:w="1437"/>
        <w:gridCol w:w="1307"/>
        <w:gridCol w:w="1437"/>
        <w:gridCol w:w="1307"/>
      </w:tblGrid>
      <w:tr w:rsidR="001E30B5" w14:paraId="355FEAFC" w14:textId="77777777">
        <w:trPr>
          <w:cantSplit/>
          <w:tblHeader/>
          <w:jc w:val="center"/>
        </w:trPr>
        <w:tc>
          <w:tcPr>
            <w:tcW w:w="793" w:type="dxa"/>
            <w:vAlign w:val="center"/>
            <w:vMerge w:val="restart"/>
            <w:tcBorders>
              <w:top w:val="nil" w:sz="0" w:space="0" w:color="000000"/>
              <w:left w:val="nil" w:sz="0" w:space="0" w:color="000000"/>
              <w:bottom w:val="single" w:sz="6"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排名</w:t>
            </w:r>
          </w:p>
        </w:tc>
        <w:tc>
          <w:tcPr>
            <w:tcW w:w="2381" w:type="dxa"/>
            <w:gridSpan w:val="2"/>
            <w:vAlign w:val="center"/>
            <w:tcBorders>
              <w:top w:val="nil" w:sz="0" w:space="0" w:color="000000"/>
              <w:left w:val="nil" w:sz="0" w:space="0" w:color="000000"/>
              <w:bottom w:val="nil" w:sz="0"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积极看待</w:t>
            </w:r>
          </w:p>
          <w:p>
            <w:pPr>
              <w:spacing w:before="20" w:after="20" w:line="240" w:lineRule="auto"/>
              <w:ind w:left="0" w:firstLine="0"/>
              <w:jc w:val="center"/>
            </w:pPr>
            <w:r>
              <w:rPr>
                <w:rFonts w:ascii="Times New Roman" w:hAnsi="Times New Roman" w:eastAsia="宋体" w:cs="Times New Roman"/>
                <w:b/>
                <w:sz w:val="18"/>
                <w:szCs w:val="18"/>
              </w:rPr>
            </w:r>
          </w:p>
        </w:tc>
        <w:tc>
          <w:tcPr>
            <w:tcW w:w="2381" w:type="dxa"/>
            <w:gridSpan w:val="2"/>
            <w:vAlign w:val="center"/>
            <w:tcBorders>
              <w:top w:val="nil" w:sz="0" w:space="0" w:color="000000"/>
              <w:left w:val="nil" w:sz="0" w:space="0" w:color="000000"/>
              <w:bottom w:val="nil" w:sz="0"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中立看待</w:t>
            </w:r>
          </w:p>
          <w:p>
            <w:pPr>
              <w:spacing w:before="20" w:after="20" w:line="240" w:lineRule="auto"/>
              <w:ind w:left="0" w:firstLine="0"/>
              <w:jc w:val="center"/>
            </w:pPr>
            <w:r>
              <w:rPr>
                <w:rFonts w:ascii="Times New Roman" w:hAnsi="Times New Roman" w:eastAsia="宋体" w:cs="Times New Roman"/>
                <w:b/>
                <w:sz w:val="18"/>
                <w:szCs w:val="18"/>
              </w:rPr>
            </w:r>
          </w:p>
        </w:tc>
        <w:tc>
          <w:tcPr>
            <w:tcW w:w="2381" w:type="dxa"/>
            <w:gridSpan w:val="2"/>
            <w:vAlign w:val="center"/>
            <w:tcBorders>
              <w:top w:val="nil" w:sz="0" w:space="0" w:color="000000"/>
              <w:left w:val="nil" w:sz="0" w:space="0" w:color="000000"/>
              <w:bottom w:val="nil" w:sz="0"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消极看待</w:t>
            </w:r>
          </w:p>
          <w:p>
            <w:pPr>
              <w:spacing w:before="20" w:after="20" w:line="240" w:lineRule="auto"/>
              <w:ind w:left="0" w:firstLine="0"/>
              <w:jc w:val="center"/>
            </w:pPr>
            <w:r>
              <w:rPr>
                <w:rFonts w:ascii="Times New Roman" w:hAnsi="Times New Roman" w:eastAsia="宋体" w:cs="Times New Roman"/>
                <w:b/>
                <w:sz w:val="18"/>
                <w:szCs w:val="18"/>
              </w:rPr>
            </w:r>
          </w:p>
        </w:tc>
      </w:tr>
      <w:tr w:rsidR="001E30B5" w14:paraId="355FEAFC" w14:textId="77777777">
        <w:trPr>
          <w:cantSplit/>
          <w:tblHeader/>
          <w:jc w:val="center"/>
        </w:trPr>
        <w:tc>
          <w:tcPr>
            <w:tcW w:w="793" w:type="dxa"/>
            <w:tcBorders>
              <w:top w:val="single" w:sz="12" w:space="0" w:color="000000"/>
              <w:left w:val="nil"/>
              <w:bottom w:val="single" w:sz="6" w:space="0" w:color="000000"/>
              <w:right w:val="nil"/>
            </w:tcBorders>
            <w:vAlign w:val="center"/>
            <w:vMerge/>
          </w:tcPr>
          <w:p>
            <w:r>
              <w:t>排名</w:t>
            </w:r>
          </w:p>
        </w:tc>
        <w:tc>
          <w:tcPr>
            <w:tcW w:w="1247" w:type="dxa"/>
            <w:vAlign w:val="center"/>
            <w:tcBorders>
              <w:top w:val="nil" w:sz="0" w:space="0" w:color="000000"/>
              <w:left w:val="nil" w:sz="0" w:space="0" w:color="000000"/>
              <w:bottom w:val="single" w:sz="6" w:space="0" w:color="000000"/>
              <w:right w:val="nil" w:sz="0" w:space="0" w:color="000000"/>
            </w:tcBorders>
          </w:tcPr>
          <w:p>
            <w:pPr>
              <w:spacing w:before="20" w:after="20" w:line="240" w:lineRule="auto"/>
              <w:ind w:firstLine="0" w:left="0"/>
              <w:jc w:val="center"/>
            </w:pPr>
            <w:r>
              <w:rPr>
                <w:rFonts w:ascii="Times New Roman" w:hAnsi="Times New Roman" w:eastAsia="宋体" w:cs="Times New Roman"/>
                <w:b/>
                <w:sz w:val="18"/>
                <w:szCs w:val="18"/>
              </w:rPr>
              <w:t>词</w:t>
            </w:r>
          </w:p>
        </w:tc>
        <w:tc>
          <w:tcPr>
            <w:tcW w:w="1134" w:type="dxa"/>
            <w:vAlign w:val="center"/>
            <w:tcBorders>
              <w:top w:val="nil" w:sz="0" w:space="0" w:color="000000"/>
              <w:left w:val="nil" w:sz="0" w:space="0" w:color="000000"/>
              <w:bottom w:val="single" w:sz="6" w:space="0" w:color="000000"/>
              <w:right w:val="nil" w:sz="0" w:space="0" w:color="000000"/>
            </w:tcBorders>
          </w:tcPr>
          <w:p>
            <w:pPr>
              <w:spacing w:before="20" w:after="20" w:line="240" w:lineRule="auto"/>
              <w:ind w:firstLine="0" w:left="0"/>
              <w:jc w:val="center"/>
            </w:pPr>
            <w:r>
              <w:rPr>
                <w:rFonts w:ascii="Times New Roman" w:hAnsi="Times New Roman" w:eastAsia="宋体" w:cs="Times New Roman"/>
                <w:b/>
                <w:sz w:val="18"/>
                <w:szCs w:val="18"/>
              </w:rPr>
              <w:t>TF-IDF</w:t>
            </w:r>
          </w:p>
        </w:tc>
        <w:tc>
          <w:tcPr>
            <w:tcW w:w="1247" w:type="dxa"/>
            <w:vAlign w:val="center"/>
            <w:tcBorders>
              <w:top w:val="nil" w:sz="0" w:space="0" w:color="000000"/>
              <w:left w:val="nil" w:sz="0" w:space="0" w:color="000000"/>
              <w:bottom w:val="single" w:sz="6" w:space="0" w:color="000000"/>
              <w:right w:val="nil" w:sz="0" w:space="0" w:color="000000"/>
            </w:tcBorders>
          </w:tcPr>
          <w:p>
            <w:pPr>
              <w:spacing w:before="20" w:after="20" w:line="240" w:lineRule="auto"/>
              <w:ind w:firstLine="0" w:left="0"/>
              <w:jc w:val="center"/>
            </w:pPr>
            <w:r>
              <w:rPr>
                <w:rFonts w:ascii="Times New Roman" w:hAnsi="Times New Roman" w:eastAsia="宋体" w:cs="Times New Roman"/>
                <w:b/>
                <w:sz w:val="18"/>
                <w:szCs w:val="18"/>
              </w:rPr>
              <w:t>词</w:t>
            </w:r>
          </w:p>
        </w:tc>
        <w:tc>
          <w:tcPr>
            <w:tcW w:w="1134" w:type="dxa"/>
            <w:vAlign w:val="center"/>
            <w:tcBorders>
              <w:top w:val="nil" w:sz="0" w:space="0" w:color="000000"/>
              <w:left w:val="nil" w:sz="0" w:space="0" w:color="000000"/>
              <w:bottom w:val="single" w:sz="6" w:space="0" w:color="000000"/>
              <w:right w:val="nil" w:sz="0" w:space="0" w:color="000000"/>
            </w:tcBorders>
          </w:tcPr>
          <w:p>
            <w:pPr>
              <w:spacing w:before="20" w:after="20" w:line="240" w:lineRule="auto"/>
              <w:ind w:firstLine="0" w:left="0"/>
              <w:jc w:val="center"/>
            </w:pPr>
            <w:r>
              <w:rPr>
                <w:rFonts w:ascii="Times New Roman" w:hAnsi="Times New Roman" w:eastAsia="宋体" w:cs="Times New Roman"/>
                <w:b/>
                <w:sz w:val="18"/>
                <w:szCs w:val="18"/>
              </w:rPr>
              <w:t>TF-IDF</w:t>
            </w:r>
          </w:p>
        </w:tc>
        <w:tc>
          <w:tcPr>
            <w:tcW w:w="1247" w:type="dxa"/>
            <w:vAlign w:val="center"/>
            <w:tcBorders>
              <w:top w:val="nil" w:sz="0" w:space="0" w:color="000000"/>
              <w:left w:val="nil" w:sz="0" w:space="0" w:color="000000"/>
              <w:bottom w:val="single" w:sz="6" w:space="0" w:color="000000"/>
              <w:right w:val="nil" w:sz="0" w:space="0" w:color="000000"/>
            </w:tcBorders>
          </w:tcPr>
          <w:p>
            <w:pPr>
              <w:spacing w:before="20" w:after="20" w:line="240" w:lineRule="auto"/>
              <w:ind w:firstLine="0" w:left="0"/>
              <w:jc w:val="center"/>
            </w:pPr>
            <w:r>
              <w:rPr>
                <w:rFonts w:ascii="Times New Roman" w:hAnsi="Times New Roman" w:eastAsia="宋体" w:cs="Times New Roman"/>
                <w:b/>
                <w:sz w:val="18"/>
                <w:szCs w:val="18"/>
              </w:rPr>
              <w:t>词</w:t>
            </w:r>
          </w:p>
        </w:tc>
        <w:tc>
          <w:tcPr>
            <w:tcW w:w="1134" w:type="dxa"/>
            <w:vAlign w:val="center"/>
            <w:tcBorders>
              <w:top w:val="nil" w:sz="0" w:space="0" w:color="000000"/>
              <w:left w:val="nil" w:sz="0" w:space="0" w:color="000000"/>
              <w:bottom w:val="single" w:sz="6" w:space="0" w:color="000000"/>
              <w:right w:val="nil" w:sz="0" w:space="0" w:color="000000"/>
            </w:tcBorders>
          </w:tcPr>
          <w:p>
            <w:pPr>
              <w:spacing w:before="20" w:after="20" w:line="240" w:lineRule="auto"/>
              <w:ind w:firstLine="0" w:left="0"/>
              <w:jc w:val="center"/>
            </w:pPr>
            <w:r>
              <w:rPr>
                <w:rFonts w:ascii="Times New Roman" w:hAnsi="Times New Roman" w:eastAsia="宋体" w:cs="Times New Roman"/>
                <w:b/>
                <w:sz w:val="18"/>
                <w:szCs w:val="18"/>
              </w:rPr>
              <w:t>TF-IDF</w:t>
            </w:r>
          </w:p>
        </w:tc>
      </w:tr>
      <w:tr w:rsidR="001E30B5" w14:paraId="4D2E71EC" w14:textId="77777777">
        <w:trPr>
          <w:cantSplit/>
          <w:jc w:val="center"/>
        </w:trPr>
        <w:tc>
          <w:tcPr>
            <w:tcW w:w="793" w:type="dxa"/>
            <w:vAlign w:val="center"/>
            <w:tcBorders>
              <w:top w:val="nil" w:sz="0" w:space="0" w:color="000000"/>
              <w:left w:val="nil" w:sz="0" w:space="0" w:color="000000"/>
              <w:bottom w:val="nil" w:sz="0" w:space="0" w:color="000000"/>
              <w:right w:val="nil" w:sz="0" w:space="0" w:color="000000"/>
            </w:tcBorders>
          </w:tcPr>
          <w:p w14:paraId="3BC69DD0"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1</w:t>
            </w:r>
          </w:p>
        </w:tc>
        <w:tc>
          <w:tcPr>
            <w:tcW w:w="1247" w:type="dxa"/>
            <w:vAlign w:val="center"/>
            <w:tcBorders>
              <w:top w:val="nil" w:sz="0" w:space="0" w:color="000000"/>
              <w:left w:val="nil" w:sz="0" w:space="0" w:color="000000"/>
              <w:bottom w:val="nil" w:sz="0" w:space="0" w:color="000000"/>
              <w:right w:val="nil" w:sz="0" w:space="0" w:color="000000"/>
            </w:tcBorders>
          </w:tcPr>
          <w:p w14:paraId="4DA10D5A"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方便</w:t>
            </w:r>
          </w:p>
        </w:tc>
        <w:tc>
          <w:tcPr>
            <w:tcW w:w="1134" w:type="dxa"/>
            <w:vAlign w:val="center"/>
            <w:tcBorders>
              <w:top w:val="nil" w:sz="0" w:space="0" w:color="000000"/>
              <w:left w:val="nil" w:sz="0" w:space="0" w:color="000000"/>
              <w:bottom w:val="nil" w:sz="0" w:space="0" w:color="000000"/>
              <w:right w:val="nil" w:sz="0" w:space="0" w:color="000000"/>
            </w:tcBorders>
          </w:tcPr>
          <w:p w14:paraId="368A18E7"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0.0668</w:t>
            </w:r>
          </w:p>
        </w:tc>
        <w:tc>
          <w:tcPr>
            <w:tcW w:w="1247" w:type="dxa"/>
            <w:vAlign w:val="center"/>
            <w:tcBorders>
              <w:top w:val="nil" w:sz="0" w:space="0" w:color="000000"/>
              <w:left w:val="nil" w:sz="0" w:space="0" w:color="000000"/>
              <w:bottom w:val="nil" w:sz="0" w:space="0" w:color="000000"/>
              <w:right w:val="nil" w:sz="0" w:space="0" w:color="000000"/>
            </w:tcBorders>
          </w:tcPr>
          <w:p w14:paraId="6AEA1C46"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AI</w:t>
            </w:r>
          </w:p>
        </w:tc>
        <w:tc>
          <w:tcPr>
            <w:tcW w:w="1134" w:type="dxa"/>
            <w:vAlign w:val="center"/>
            <w:tcBorders>
              <w:top w:val="nil" w:sz="0" w:space="0" w:color="000000"/>
              <w:left w:val="nil" w:sz="0" w:space="0" w:color="000000"/>
              <w:bottom w:val="nil" w:sz="0" w:space="0" w:color="000000"/>
              <w:right w:val="nil" w:sz="0" w:space="0" w:color="000000"/>
            </w:tcBorders>
          </w:tcPr>
          <w:p w14:paraId="324B98C6"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0.0841</w:t>
            </w:r>
          </w:p>
        </w:tc>
        <w:tc>
          <w:tcPr>
            <w:tcW w:w="1247" w:type="dxa"/>
            <w:vAlign w:val="center"/>
            <w:tcBorders>
              <w:top w:val="nil" w:sz="0" w:space="0" w:color="000000"/>
              <w:left w:val="nil" w:sz="0" w:space="0" w:color="000000"/>
              <w:bottom w:val="nil" w:sz="0" w:space="0" w:color="000000"/>
              <w:right w:val="nil" w:sz="0" w:space="0" w:color="000000"/>
            </w:tcBorders>
          </w:tcPr>
          <w:p w14:paraId="1930BAC6"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AI</w:t>
            </w:r>
          </w:p>
        </w:tc>
        <w:tc>
          <w:tcPr>
            <w:tcW w:w="1134" w:type="dxa"/>
            <w:vAlign w:val="center"/>
            <w:tcBorders>
              <w:top w:val="nil" w:sz="0" w:space="0" w:color="000000"/>
              <w:left w:val="nil" w:sz="0" w:space="0" w:color="000000"/>
              <w:bottom w:val="nil" w:sz="0" w:space="0" w:color="000000"/>
              <w:right w:val="nil" w:sz="0" w:space="0" w:color="000000"/>
            </w:tcBorders>
          </w:tcPr>
          <w:p w14:paraId="7D7A0568"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0.0967</w:t>
            </w:r>
          </w:p>
        </w:tc>
      </w:tr>
      <w:tr w:rsidR="001E30B5" w14:paraId="20C4E451" w14:textId="77777777">
        <w:trPr>
          <w:cantSplit/>
          <w:jc w:val="center"/>
        </w:trPr>
        <w:tc>
          <w:tcPr>
            <w:tcW w:w="793" w:type="dxa"/>
            <w:vAlign w:val="center"/>
            <w:tcBorders>
              <w:top w:val="nil" w:sz="0" w:space="0" w:color="000000"/>
              <w:left w:val="nil" w:sz="0" w:space="0" w:color="000000"/>
              <w:bottom w:val="nil" w:sz="0" w:space="0" w:color="000000"/>
              <w:right w:val="nil" w:sz="0" w:space="0" w:color="000000"/>
            </w:tcBorders>
          </w:tcPr>
          <w:p w14:paraId="09D5506A"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2</w:t>
            </w:r>
          </w:p>
        </w:tc>
        <w:tc>
          <w:tcPr>
            <w:tcW w:w="1247" w:type="dxa"/>
            <w:vAlign w:val="center"/>
            <w:tcBorders>
              <w:top w:val="nil" w:sz="0" w:space="0" w:color="000000"/>
              <w:left w:val="nil" w:sz="0" w:space="0" w:color="000000"/>
              <w:bottom w:val="nil" w:sz="0" w:space="0" w:color="000000"/>
              <w:right w:val="nil" w:sz="0" w:space="0" w:color="000000"/>
            </w:tcBorders>
          </w:tcPr>
          <w:p w14:paraId="577AB8A4"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AI</w:t>
            </w:r>
          </w:p>
        </w:tc>
        <w:tc>
          <w:tcPr>
            <w:tcW w:w="1134" w:type="dxa"/>
            <w:vAlign w:val="center"/>
            <w:tcBorders>
              <w:top w:val="nil" w:sz="0" w:space="0" w:color="000000"/>
              <w:left w:val="nil" w:sz="0" w:space="0" w:color="000000"/>
              <w:bottom w:val="nil" w:sz="0" w:space="0" w:color="000000"/>
              <w:right w:val="nil" w:sz="0" w:space="0" w:color="000000"/>
            </w:tcBorders>
          </w:tcPr>
          <w:p w14:paraId="1A0A4605"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0.0578</w:t>
            </w:r>
          </w:p>
        </w:tc>
        <w:tc>
          <w:tcPr>
            <w:tcW w:w="1247" w:type="dxa"/>
            <w:vAlign w:val="center"/>
            <w:tcBorders>
              <w:top w:val="nil" w:sz="0" w:space="0" w:color="000000"/>
              <w:left w:val="nil" w:sz="0" w:space="0" w:color="000000"/>
              <w:bottom w:val="nil" w:sz="0" w:space="0" w:color="000000"/>
              <w:right w:val="nil" w:sz="0" w:space="0" w:color="000000"/>
            </w:tcBorders>
          </w:tcPr>
          <w:p w14:paraId="172CEA83"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医生</w:t>
            </w:r>
          </w:p>
        </w:tc>
        <w:tc>
          <w:tcPr>
            <w:tcW w:w="1134" w:type="dxa"/>
            <w:vAlign w:val="center"/>
            <w:tcBorders>
              <w:top w:val="nil" w:sz="0" w:space="0" w:color="000000"/>
              <w:left w:val="nil" w:sz="0" w:space="0" w:color="000000"/>
              <w:bottom w:val="nil" w:sz="0" w:space="0" w:color="000000"/>
              <w:right w:val="nil" w:sz="0" w:space="0" w:color="000000"/>
            </w:tcBorders>
          </w:tcPr>
          <w:p w14:paraId="312D5C03"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0.0780</w:t>
            </w:r>
          </w:p>
        </w:tc>
        <w:tc>
          <w:tcPr>
            <w:tcW w:w="1247" w:type="dxa"/>
            <w:vAlign w:val="center"/>
            <w:tcBorders>
              <w:top w:val="nil" w:sz="0" w:space="0" w:color="000000"/>
              <w:left w:val="nil" w:sz="0" w:space="0" w:color="000000"/>
              <w:bottom w:val="nil" w:sz="0" w:space="0" w:color="000000"/>
              <w:right w:val="nil" w:sz="0" w:space="0" w:color="000000"/>
            </w:tcBorders>
          </w:tcPr>
          <w:p w14:paraId="342FB050"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医生</w:t>
            </w:r>
          </w:p>
        </w:tc>
        <w:tc>
          <w:tcPr>
            <w:tcW w:w="1134" w:type="dxa"/>
            <w:vAlign w:val="center"/>
            <w:tcBorders>
              <w:top w:val="nil" w:sz="0" w:space="0" w:color="000000"/>
              <w:left w:val="nil" w:sz="0" w:space="0" w:color="000000"/>
              <w:bottom w:val="nil" w:sz="0" w:space="0" w:color="000000"/>
              <w:right w:val="nil" w:sz="0" w:space="0" w:color="000000"/>
            </w:tcBorders>
          </w:tcPr>
          <w:p w14:paraId="248BC302"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0.0627</w:t>
            </w:r>
          </w:p>
        </w:tc>
      </w:tr>
      <w:tr w:rsidR="001E30B5" w14:paraId="52457CA3" w14:textId="77777777">
        <w:trPr>
          <w:cantSplit/>
          <w:jc w:val="center"/>
        </w:trPr>
        <w:tc>
          <w:tcPr>
            <w:tcW w:w="793" w:type="dxa"/>
            <w:vAlign w:val="center"/>
            <w:tcBorders>
              <w:top w:val="nil" w:sz="0" w:space="0" w:color="000000"/>
              <w:left w:val="nil" w:sz="0" w:space="0" w:color="000000"/>
              <w:bottom w:val="nil" w:sz="0" w:space="0" w:color="000000"/>
              <w:right w:val="nil" w:sz="0" w:space="0" w:color="000000"/>
            </w:tcBorders>
          </w:tcPr>
          <w:p w14:paraId="3C77C0EE"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3</w:t>
            </w:r>
          </w:p>
        </w:tc>
        <w:tc>
          <w:tcPr>
            <w:tcW w:w="1247" w:type="dxa"/>
            <w:vAlign w:val="center"/>
            <w:tcBorders>
              <w:top w:val="nil" w:sz="0" w:space="0" w:color="000000"/>
              <w:left w:val="nil" w:sz="0" w:space="0" w:color="000000"/>
              <w:bottom w:val="nil" w:sz="0" w:space="0" w:color="000000"/>
              <w:right w:val="nil" w:sz="0" w:space="0" w:color="000000"/>
            </w:tcBorders>
          </w:tcPr>
          <w:p w14:paraId="59314B91"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健康</w:t>
            </w:r>
          </w:p>
        </w:tc>
        <w:tc>
          <w:tcPr>
            <w:tcW w:w="1134" w:type="dxa"/>
            <w:vAlign w:val="center"/>
            <w:tcBorders>
              <w:top w:val="nil" w:sz="0" w:space="0" w:color="000000"/>
              <w:left w:val="nil" w:sz="0" w:space="0" w:color="000000"/>
              <w:bottom w:val="nil" w:sz="0" w:space="0" w:color="000000"/>
              <w:right w:val="nil" w:sz="0" w:space="0" w:color="000000"/>
            </w:tcBorders>
          </w:tcPr>
          <w:p w14:paraId="532CE319"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0.0344</w:t>
            </w:r>
          </w:p>
        </w:tc>
        <w:tc>
          <w:tcPr>
            <w:tcW w:w="1247" w:type="dxa"/>
            <w:vAlign w:val="center"/>
            <w:tcBorders>
              <w:top w:val="nil" w:sz="0" w:space="0" w:color="000000"/>
              <w:left w:val="nil" w:sz="0" w:space="0" w:color="000000"/>
              <w:bottom w:val="nil" w:sz="0" w:space="0" w:color="000000"/>
              <w:right w:val="nil" w:sz="0" w:space="0" w:color="000000"/>
            </w:tcBorders>
          </w:tcPr>
          <w:p w14:paraId="7C1125B9"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辅助</w:t>
            </w:r>
          </w:p>
        </w:tc>
        <w:tc>
          <w:tcPr>
            <w:tcW w:w="1134" w:type="dxa"/>
            <w:vAlign w:val="center"/>
            <w:tcBorders>
              <w:top w:val="nil" w:sz="0" w:space="0" w:color="000000"/>
              <w:left w:val="nil" w:sz="0" w:space="0" w:color="000000"/>
              <w:bottom w:val="nil" w:sz="0" w:space="0" w:color="000000"/>
              <w:right w:val="nil" w:sz="0" w:space="0" w:color="000000"/>
            </w:tcBorders>
          </w:tcPr>
          <w:p w14:paraId="38E11CC6"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0.0325</w:t>
            </w:r>
          </w:p>
        </w:tc>
        <w:tc>
          <w:tcPr>
            <w:tcW w:w="1247" w:type="dxa"/>
            <w:vAlign w:val="center"/>
            <w:tcBorders>
              <w:top w:val="nil" w:sz="0" w:space="0" w:color="000000"/>
              <w:left w:val="nil" w:sz="0" w:space="0" w:color="000000"/>
              <w:bottom w:val="nil" w:sz="0" w:space="0" w:color="000000"/>
              <w:right w:val="nil" w:sz="0" w:space="0" w:color="000000"/>
            </w:tcBorders>
          </w:tcPr>
          <w:p w14:paraId="2F19A76E"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医院</w:t>
            </w:r>
          </w:p>
        </w:tc>
        <w:tc>
          <w:tcPr>
            <w:tcW w:w="1134" w:type="dxa"/>
            <w:vAlign w:val="center"/>
            <w:tcBorders>
              <w:top w:val="nil" w:sz="0" w:space="0" w:color="000000"/>
              <w:left w:val="nil" w:sz="0" w:space="0" w:color="000000"/>
              <w:bottom w:val="nil" w:sz="0" w:space="0" w:color="000000"/>
              <w:right w:val="nil" w:sz="0" w:space="0" w:color="000000"/>
            </w:tcBorders>
          </w:tcPr>
          <w:p w14:paraId="0638F617"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0.0239</w:t>
            </w:r>
          </w:p>
        </w:tc>
      </w:tr>
      <w:tr w:rsidR="001E30B5" w14:paraId="503538CA" w14:textId="77777777">
        <w:trPr>
          <w:cantSplit/>
          <w:jc w:val="center"/>
        </w:trPr>
        <w:tc>
          <w:tcPr>
            <w:tcW w:w="793" w:type="dxa"/>
            <w:vAlign w:val="center"/>
            <w:tcBorders>
              <w:top w:val="nil" w:sz="0" w:space="0" w:color="000000"/>
              <w:left w:val="nil" w:sz="0" w:space="0" w:color="000000"/>
              <w:bottom w:val="nil" w:sz="0" w:space="0" w:color="000000"/>
              <w:right w:val="nil" w:sz="0" w:space="0" w:color="000000"/>
            </w:tcBorders>
          </w:tcPr>
          <w:p w14:paraId="4ECB6077"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lastRenderedPageBreak/>
              <w:t>4</w:t>
            </w:r>
          </w:p>
        </w:tc>
        <w:tc>
          <w:tcPr>
            <w:tcW w:w="1247" w:type="dxa"/>
            <w:vAlign w:val="center"/>
            <w:tcBorders>
              <w:top w:val="nil" w:sz="0" w:space="0" w:color="000000"/>
              <w:left w:val="nil" w:sz="0" w:space="0" w:color="000000"/>
              <w:bottom w:val="nil" w:sz="0" w:space="0" w:color="000000"/>
              <w:right w:val="nil" w:sz="0" w:space="0" w:color="000000"/>
            </w:tcBorders>
          </w:tcPr>
          <w:p w14:paraId="6B409A9B"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医生</w:t>
            </w:r>
          </w:p>
        </w:tc>
        <w:tc>
          <w:tcPr>
            <w:tcW w:w="1134" w:type="dxa"/>
            <w:vAlign w:val="center"/>
            <w:tcBorders>
              <w:top w:val="nil" w:sz="0" w:space="0" w:color="000000"/>
              <w:left w:val="nil" w:sz="0" w:space="0" w:color="000000"/>
              <w:bottom w:val="nil" w:sz="0" w:space="0" w:color="000000"/>
              <w:right w:val="nil" w:sz="0" w:space="0" w:color="000000"/>
            </w:tcBorders>
          </w:tcPr>
          <w:p w14:paraId="2878234C"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0.0264</w:t>
            </w:r>
          </w:p>
        </w:tc>
        <w:tc>
          <w:tcPr>
            <w:tcW w:w="1247" w:type="dxa"/>
            <w:vAlign w:val="center"/>
            <w:tcBorders>
              <w:top w:val="nil" w:sz="0" w:space="0" w:color="000000"/>
              <w:left w:val="nil" w:sz="0" w:space="0" w:color="000000"/>
              <w:bottom w:val="nil" w:sz="0" w:space="0" w:color="000000"/>
              <w:right w:val="nil" w:sz="0" w:space="0" w:color="000000"/>
            </w:tcBorders>
          </w:tcPr>
          <w:p w14:paraId="23EEDF2C"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不能</w:t>
            </w:r>
          </w:p>
        </w:tc>
        <w:tc>
          <w:tcPr>
            <w:tcW w:w="1134" w:type="dxa"/>
            <w:vAlign w:val="center"/>
            <w:tcBorders>
              <w:top w:val="nil" w:sz="0" w:space="0" w:color="000000"/>
              <w:left w:val="nil" w:sz="0" w:space="0" w:color="000000"/>
              <w:bottom w:val="nil" w:sz="0" w:space="0" w:color="000000"/>
              <w:right w:val="nil" w:sz="0" w:space="0" w:color="000000"/>
            </w:tcBorders>
          </w:tcPr>
          <w:p w14:paraId="1DF4562E"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0.0274</w:t>
            </w:r>
          </w:p>
        </w:tc>
        <w:tc>
          <w:tcPr>
            <w:tcW w:w="1247" w:type="dxa"/>
            <w:vAlign w:val="center"/>
            <w:tcBorders>
              <w:top w:val="nil" w:sz="0" w:space="0" w:color="000000"/>
              <w:left w:val="nil" w:sz="0" w:space="0" w:color="000000"/>
              <w:bottom w:val="nil" w:sz="0" w:space="0" w:color="000000"/>
              <w:right w:val="nil" w:sz="0" w:space="0" w:color="000000"/>
            </w:tcBorders>
          </w:tcPr>
          <w:p w14:paraId="419AE938"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不会</w:t>
            </w:r>
          </w:p>
        </w:tc>
        <w:tc>
          <w:tcPr>
            <w:tcW w:w="1134" w:type="dxa"/>
            <w:vAlign w:val="center"/>
            <w:tcBorders>
              <w:top w:val="nil" w:sz="0" w:space="0" w:color="000000"/>
              <w:left w:val="nil" w:sz="0" w:space="0" w:color="000000"/>
              <w:bottom w:val="nil" w:sz="0" w:space="0" w:color="000000"/>
              <w:right w:val="nil" w:sz="0" w:space="0" w:color="000000"/>
            </w:tcBorders>
          </w:tcPr>
          <w:p w14:paraId="6EF1E042"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0.0224</w:t>
            </w:r>
          </w:p>
        </w:tc>
      </w:tr>
      <w:tr w:rsidR="001E30B5" w14:paraId="71978886" w14:textId="77777777">
        <w:trPr>
          <w:cantSplit/>
          <w:jc w:val="center"/>
        </w:trPr>
        <w:tc>
          <w:tcPr>
            <w:tcW w:w="793" w:type="dxa"/>
            <w:vAlign w:val="center"/>
            <w:tcBorders>
              <w:top w:val="nil" w:sz="0" w:space="0" w:color="000000"/>
              <w:left w:val="nil" w:sz="0" w:space="0" w:color="000000"/>
              <w:bottom w:val="nil" w:sz="0" w:space="0" w:color="000000"/>
              <w:right w:val="nil" w:sz="0" w:space="0" w:color="000000"/>
            </w:tcBorders>
          </w:tcPr>
          <w:p w14:paraId="24D07E1E"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5</w:t>
            </w:r>
          </w:p>
        </w:tc>
        <w:tc>
          <w:tcPr>
            <w:tcW w:w="1247" w:type="dxa"/>
            <w:vAlign w:val="center"/>
            <w:tcBorders>
              <w:top w:val="nil" w:sz="0" w:space="0" w:color="000000"/>
              <w:left w:val="nil" w:sz="0" w:space="0" w:color="000000"/>
              <w:bottom w:val="nil" w:sz="0" w:space="0" w:color="000000"/>
              <w:right w:val="nil" w:sz="0" w:space="0" w:color="000000"/>
            </w:tcBorders>
          </w:tcPr>
          <w:p w14:paraId="6D830B7A"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贴心</w:t>
            </w:r>
          </w:p>
        </w:tc>
        <w:tc>
          <w:tcPr>
            <w:tcW w:w="1134" w:type="dxa"/>
            <w:vAlign w:val="center"/>
            <w:tcBorders>
              <w:top w:val="nil" w:sz="0" w:space="0" w:color="000000"/>
              <w:left w:val="nil" w:sz="0" w:space="0" w:color="000000"/>
              <w:bottom w:val="nil" w:sz="0" w:space="0" w:color="000000"/>
              <w:right w:val="nil" w:sz="0" w:space="0" w:color="000000"/>
            </w:tcBorders>
          </w:tcPr>
          <w:p w14:paraId="575C4B91"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0.0233</w:t>
            </w:r>
          </w:p>
        </w:tc>
        <w:tc>
          <w:tcPr>
            <w:tcW w:w="1247" w:type="dxa"/>
            <w:vAlign w:val="center"/>
            <w:tcBorders>
              <w:top w:val="nil" w:sz="0" w:space="0" w:color="000000"/>
              <w:left w:val="nil" w:sz="0" w:space="0" w:color="000000"/>
              <w:bottom w:val="nil" w:sz="0" w:space="0" w:color="000000"/>
              <w:right w:val="nil" w:sz="0" w:space="0" w:color="000000"/>
            </w:tcBorders>
          </w:tcPr>
          <w:p w14:paraId="0ACBEA72"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替代</w:t>
            </w:r>
          </w:p>
        </w:tc>
        <w:tc>
          <w:tcPr>
            <w:tcW w:w="1134" w:type="dxa"/>
            <w:vAlign w:val="center"/>
            <w:tcBorders>
              <w:top w:val="nil" w:sz="0" w:space="0" w:color="000000"/>
              <w:left w:val="nil" w:sz="0" w:space="0" w:color="000000"/>
              <w:bottom w:val="nil" w:sz="0" w:space="0" w:color="000000"/>
              <w:right w:val="nil" w:sz="0" w:space="0" w:color="000000"/>
            </w:tcBorders>
          </w:tcPr>
          <w:p w14:paraId="4BEDD90D"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0.0260</w:t>
            </w:r>
          </w:p>
        </w:tc>
        <w:tc>
          <w:tcPr>
            <w:tcW w:w="1247" w:type="dxa"/>
            <w:vAlign w:val="center"/>
            <w:tcBorders>
              <w:top w:val="nil" w:sz="0" w:space="0" w:color="000000"/>
              <w:left w:val="nil" w:sz="0" w:space="0" w:color="000000"/>
              <w:bottom w:val="nil" w:sz="0" w:space="0" w:color="000000"/>
              <w:right w:val="nil" w:sz="0" w:space="0" w:color="000000"/>
            </w:tcBorders>
          </w:tcPr>
          <w:p w14:paraId="7EACA60E"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不能</w:t>
            </w:r>
          </w:p>
        </w:tc>
        <w:tc>
          <w:tcPr>
            <w:tcW w:w="1134" w:type="dxa"/>
            <w:vAlign w:val="center"/>
            <w:tcBorders>
              <w:top w:val="nil" w:sz="0" w:space="0" w:color="000000"/>
              <w:left w:val="nil" w:sz="0" w:space="0" w:color="000000"/>
              <w:bottom w:val="nil" w:sz="0" w:space="0" w:color="000000"/>
              <w:right w:val="nil" w:sz="0" w:space="0" w:color="000000"/>
            </w:tcBorders>
          </w:tcPr>
          <w:p w14:paraId="406B5B3A"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0.0210</w:t>
            </w:r>
          </w:p>
        </w:tc>
      </w:tr>
      <w:tr w:rsidR="001E30B5" w14:paraId="6339672C" w14:textId="77777777">
        <w:trPr>
          <w:cantSplit/>
          <w:jc w:val="center"/>
        </w:trPr>
        <w:tc>
          <w:tcPr>
            <w:tcW w:w="793" w:type="dxa"/>
            <w:vAlign w:val="center"/>
            <w:tcBorders>
              <w:top w:val="nil" w:sz="0" w:space="0" w:color="000000"/>
              <w:left w:val="nil" w:sz="0" w:space="0" w:color="000000"/>
              <w:bottom w:val="nil" w:sz="0" w:space="0" w:color="000000"/>
              <w:right w:val="nil" w:sz="0" w:space="0" w:color="000000"/>
            </w:tcBorders>
          </w:tcPr>
          <w:p w14:paraId="5D5D6F52"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6</w:t>
            </w:r>
          </w:p>
        </w:tc>
        <w:tc>
          <w:tcPr>
            <w:tcW w:w="1247" w:type="dxa"/>
            <w:vAlign w:val="center"/>
            <w:tcBorders>
              <w:top w:val="nil" w:sz="0" w:space="0" w:color="000000"/>
              <w:left w:val="nil" w:sz="0" w:space="0" w:color="000000"/>
              <w:bottom w:val="nil" w:sz="0" w:space="0" w:color="000000"/>
              <w:right w:val="nil" w:sz="0" w:space="0" w:color="000000"/>
            </w:tcBorders>
          </w:tcPr>
          <w:p w14:paraId="64847354"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买药</w:t>
            </w:r>
          </w:p>
        </w:tc>
        <w:tc>
          <w:tcPr>
            <w:tcW w:w="1134" w:type="dxa"/>
            <w:vAlign w:val="center"/>
            <w:tcBorders>
              <w:top w:val="nil" w:sz="0" w:space="0" w:color="000000"/>
              <w:left w:val="nil" w:sz="0" w:space="0" w:color="000000"/>
              <w:bottom w:val="nil" w:sz="0" w:space="0" w:color="000000"/>
              <w:right w:val="nil" w:sz="0" w:space="0" w:color="000000"/>
            </w:tcBorders>
          </w:tcPr>
          <w:p w14:paraId="484955DA"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0.0218</w:t>
            </w:r>
          </w:p>
        </w:tc>
        <w:tc>
          <w:tcPr>
            <w:tcW w:w="1247" w:type="dxa"/>
            <w:vAlign w:val="center"/>
            <w:tcBorders>
              <w:top w:val="nil" w:sz="0" w:space="0" w:color="000000"/>
              <w:left w:val="nil" w:sz="0" w:space="0" w:color="000000"/>
              <w:bottom w:val="nil" w:sz="0" w:space="0" w:color="000000"/>
              <w:right w:val="nil" w:sz="0" w:space="0" w:color="000000"/>
            </w:tcBorders>
          </w:tcPr>
          <w:p w14:paraId="406F5B18"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取代</w:t>
            </w:r>
          </w:p>
        </w:tc>
        <w:tc>
          <w:tcPr>
            <w:tcW w:w="1134" w:type="dxa"/>
            <w:vAlign w:val="center"/>
            <w:tcBorders>
              <w:top w:val="nil" w:sz="0" w:space="0" w:color="000000"/>
              <w:left w:val="nil" w:sz="0" w:space="0" w:color="000000"/>
              <w:bottom w:val="nil" w:sz="0" w:space="0" w:color="000000"/>
              <w:right w:val="nil" w:sz="0" w:space="0" w:color="000000"/>
            </w:tcBorders>
          </w:tcPr>
          <w:p w14:paraId="0B068BD4"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0.0242</w:t>
            </w:r>
          </w:p>
        </w:tc>
        <w:tc>
          <w:tcPr>
            <w:tcW w:w="1247" w:type="dxa"/>
            <w:vAlign w:val="center"/>
            <w:tcBorders>
              <w:top w:val="nil" w:sz="0" w:space="0" w:color="000000"/>
              <w:left w:val="nil" w:sz="0" w:space="0" w:color="000000"/>
              <w:bottom w:val="nil" w:sz="0" w:space="0" w:color="000000"/>
              <w:right w:val="nil" w:sz="0" w:space="0" w:color="000000"/>
            </w:tcBorders>
          </w:tcPr>
          <w:p w14:paraId="152EEAE8"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取代</w:t>
            </w:r>
          </w:p>
        </w:tc>
        <w:tc>
          <w:tcPr>
            <w:tcW w:w="1134" w:type="dxa"/>
            <w:vAlign w:val="center"/>
            <w:tcBorders>
              <w:top w:val="nil" w:sz="0" w:space="0" w:color="000000"/>
              <w:left w:val="nil" w:sz="0" w:space="0" w:color="000000"/>
              <w:bottom w:val="nil" w:sz="0" w:space="0" w:color="000000"/>
              <w:right w:val="nil" w:sz="0" w:space="0" w:color="000000"/>
            </w:tcBorders>
          </w:tcPr>
          <w:p w14:paraId="43F6842C"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0.0200</w:t>
            </w:r>
          </w:p>
        </w:tc>
      </w:tr>
      <w:tr w:rsidR="001E30B5" w14:paraId="7A32AD38" w14:textId="77777777">
        <w:trPr>
          <w:cantSplit/>
          <w:jc w:val="center"/>
        </w:trPr>
        <w:tc>
          <w:tcPr>
            <w:tcW w:w="793" w:type="dxa"/>
            <w:vAlign w:val="center"/>
            <w:tcBorders>
              <w:top w:val="nil" w:sz="0" w:space="0" w:color="000000"/>
              <w:left w:val="nil" w:sz="0" w:space="0" w:color="000000"/>
              <w:bottom w:val="nil" w:sz="0" w:space="0" w:color="000000"/>
              <w:right w:val="nil" w:sz="0" w:space="0" w:color="000000"/>
            </w:tcBorders>
          </w:tcPr>
          <w:p w14:paraId="2C37DEFF"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7</w:t>
            </w:r>
          </w:p>
        </w:tc>
        <w:tc>
          <w:tcPr>
            <w:tcW w:w="1247" w:type="dxa"/>
            <w:vAlign w:val="center"/>
            <w:tcBorders>
              <w:top w:val="nil" w:sz="0" w:space="0" w:color="000000"/>
              <w:left w:val="nil" w:sz="0" w:space="0" w:color="000000"/>
              <w:bottom w:val="nil" w:sz="0" w:space="0" w:color="000000"/>
              <w:right w:val="nil" w:sz="0" w:space="0" w:color="000000"/>
            </w:tcBorders>
          </w:tcPr>
          <w:p w14:paraId="7672B892"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实用</w:t>
            </w:r>
          </w:p>
        </w:tc>
        <w:tc>
          <w:tcPr>
            <w:tcW w:w="1134" w:type="dxa"/>
            <w:vAlign w:val="center"/>
            <w:tcBorders>
              <w:top w:val="nil" w:sz="0" w:space="0" w:color="000000"/>
              <w:left w:val="nil" w:sz="0" w:space="0" w:color="000000"/>
              <w:bottom w:val="nil" w:sz="0" w:space="0" w:color="000000"/>
              <w:right w:val="nil" w:sz="0" w:space="0" w:color="000000"/>
            </w:tcBorders>
          </w:tcPr>
          <w:p w14:paraId="2A1FB45F"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0.0202</w:t>
            </w:r>
          </w:p>
        </w:tc>
        <w:tc>
          <w:tcPr>
            <w:tcW w:w="1247" w:type="dxa"/>
            <w:vAlign w:val="center"/>
            <w:tcBorders>
              <w:top w:val="nil" w:sz="0" w:space="0" w:color="000000"/>
              <w:left w:val="nil" w:sz="0" w:space="0" w:color="000000"/>
              <w:bottom w:val="nil" w:sz="0" w:space="0" w:color="000000"/>
              <w:right w:val="nil" w:sz="0" w:space="0" w:color="000000"/>
            </w:tcBorders>
          </w:tcPr>
          <w:p w14:paraId="1D5779C1"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医院</w:t>
            </w:r>
          </w:p>
        </w:tc>
        <w:tc>
          <w:tcPr>
            <w:tcW w:w="1134" w:type="dxa"/>
            <w:vAlign w:val="center"/>
            <w:tcBorders>
              <w:top w:val="nil" w:sz="0" w:space="0" w:color="000000"/>
              <w:left w:val="nil" w:sz="0" w:space="0" w:color="000000"/>
              <w:bottom w:val="nil" w:sz="0" w:space="0" w:color="000000"/>
              <w:right w:val="nil" w:sz="0" w:space="0" w:color="000000"/>
            </w:tcBorders>
          </w:tcPr>
          <w:p w14:paraId="3FE6A167"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0.0207</w:t>
            </w:r>
          </w:p>
        </w:tc>
        <w:tc>
          <w:tcPr>
            <w:tcW w:w="1247" w:type="dxa"/>
            <w:vAlign w:val="center"/>
            <w:tcBorders>
              <w:top w:val="nil" w:sz="0" w:space="0" w:color="000000"/>
              <w:left w:val="nil" w:sz="0" w:space="0" w:color="000000"/>
              <w:bottom w:val="nil" w:sz="0" w:space="0" w:color="000000"/>
              <w:right w:val="nil" w:sz="0" w:space="0" w:color="000000"/>
            </w:tcBorders>
          </w:tcPr>
          <w:p w14:paraId="0DCAC06A"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看病</w:t>
            </w:r>
          </w:p>
        </w:tc>
        <w:tc>
          <w:tcPr>
            <w:tcW w:w="1134" w:type="dxa"/>
            <w:vAlign w:val="center"/>
            <w:tcBorders>
              <w:top w:val="nil" w:sz="0" w:space="0" w:color="000000"/>
              <w:left w:val="nil" w:sz="0" w:space="0" w:color="000000"/>
              <w:bottom w:val="nil" w:sz="0" w:space="0" w:color="000000"/>
              <w:right w:val="nil" w:sz="0" w:space="0" w:color="000000"/>
            </w:tcBorders>
          </w:tcPr>
          <w:p w14:paraId="36446DBD"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0.0198</w:t>
            </w:r>
          </w:p>
        </w:tc>
      </w:tr>
      <w:tr w:rsidR="001E30B5" w14:paraId="6BFFF3F0" w14:textId="77777777">
        <w:trPr>
          <w:cantSplit/>
          <w:jc w:val="center"/>
        </w:trPr>
        <w:tc>
          <w:tcPr>
            <w:tcW w:w="793" w:type="dxa"/>
            <w:vAlign w:val="center"/>
            <w:tcBorders>
              <w:top w:val="nil" w:sz="0" w:space="0" w:color="000000"/>
              <w:left w:val="nil" w:sz="0" w:space="0" w:color="000000"/>
              <w:bottom w:val="nil" w:sz="0" w:space="0" w:color="000000"/>
              <w:right w:val="nil" w:sz="0" w:space="0" w:color="000000"/>
            </w:tcBorders>
          </w:tcPr>
          <w:p w14:paraId="052C3B14"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8</w:t>
            </w:r>
          </w:p>
        </w:tc>
        <w:tc>
          <w:tcPr>
            <w:tcW w:w="1247" w:type="dxa"/>
            <w:vAlign w:val="center"/>
            <w:tcBorders>
              <w:top w:val="nil" w:sz="0" w:space="0" w:color="000000"/>
              <w:left w:val="nil" w:sz="0" w:space="0" w:color="000000"/>
              <w:bottom w:val="nil" w:sz="0" w:space="0" w:color="000000"/>
              <w:right w:val="nil" w:sz="0" w:space="0" w:color="000000"/>
            </w:tcBorders>
          </w:tcPr>
          <w:p w14:paraId="0CE319F4"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不错</w:t>
            </w:r>
          </w:p>
        </w:tc>
        <w:tc>
          <w:tcPr>
            <w:tcW w:w="1134" w:type="dxa"/>
            <w:vAlign w:val="center"/>
            <w:tcBorders>
              <w:top w:val="nil" w:sz="0" w:space="0" w:color="000000"/>
              <w:left w:val="nil" w:sz="0" w:space="0" w:color="000000"/>
              <w:bottom w:val="nil" w:sz="0" w:space="0" w:color="000000"/>
              <w:right w:val="nil" w:sz="0" w:space="0" w:color="000000"/>
            </w:tcBorders>
          </w:tcPr>
          <w:p w14:paraId="7F675524"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0.0193</w:t>
            </w:r>
          </w:p>
        </w:tc>
        <w:tc>
          <w:tcPr>
            <w:tcW w:w="1247" w:type="dxa"/>
            <w:vAlign w:val="center"/>
            <w:tcBorders>
              <w:top w:val="nil" w:sz="0" w:space="0" w:color="000000"/>
              <w:left w:val="nil" w:sz="0" w:space="0" w:color="000000"/>
              <w:bottom w:val="nil" w:sz="0" w:space="0" w:color="000000"/>
              <w:right w:val="nil" w:sz="0" w:space="0" w:color="000000"/>
            </w:tcBorders>
          </w:tcPr>
          <w:p w14:paraId="3A3A4C6D"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专业</w:t>
            </w:r>
          </w:p>
        </w:tc>
        <w:tc>
          <w:tcPr>
            <w:tcW w:w="1134" w:type="dxa"/>
            <w:vAlign w:val="center"/>
            <w:tcBorders>
              <w:top w:val="nil" w:sz="0" w:space="0" w:color="000000"/>
              <w:left w:val="nil" w:sz="0" w:space="0" w:color="000000"/>
              <w:bottom w:val="nil" w:sz="0" w:space="0" w:color="000000"/>
              <w:right w:val="nil" w:sz="0" w:space="0" w:color="000000"/>
            </w:tcBorders>
          </w:tcPr>
          <w:p w14:paraId="6992BF4C"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0.0201</w:t>
            </w:r>
          </w:p>
        </w:tc>
        <w:tc>
          <w:tcPr>
            <w:tcW w:w="1247" w:type="dxa"/>
            <w:vAlign w:val="center"/>
            <w:tcBorders>
              <w:top w:val="nil" w:sz="0" w:space="0" w:color="000000"/>
              <w:left w:val="nil" w:sz="0" w:space="0" w:color="000000"/>
              <w:bottom w:val="nil" w:sz="0" w:space="0" w:color="000000"/>
              <w:right w:val="nil" w:sz="0" w:space="0" w:color="000000"/>
            </w:tcBorders>
          </w:tcPr>
          <w:p w14:paraId="3DC1AE50"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问题</w:t>
            </w:r>
          </w:p>
        </w:tc>
        <w:tc>
          <w:tcPr>
            <w:tcW w:w="1134" w:type="dxa"/>
            <w:vAlign w:val="center"/>
            <w:tcBorders>
              <w:top w:val="nil" w:sz="0" w:space="0" w:color="000000"/>
              <w:left w:val="nil" w:sz="0" w:space="0" w:color="000000"/>
              <w:bottom w:val="nil" w:sz="0" w:space="0" w:color="000000"/>
              <w:right w:val="nil" w:sz="0" w:space="0" w:color="000000"/>
            </w:tcBorders>
          </w:tcPr>
          <w:p w14:paraId="4A48F586"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0.0162</w:t>
            </w:r>
          </w:p>
        </w:tc>
      </w:tr>
      <w:tr w:rsidR="001E30B5" w14:paraId="44D3554C" w14:textId="77777777">
        <w:trPr>
          <w:cantSplit/>
          <w:jc w:val="center"/>
        </w:trPr>
        <w:tc>
          <w:tcPr>
            <w:tcW w:w="793" w:type="dxa"/>
            <w:vAlign w:val="center"/>
            <w:tcBorders>
              <w:top w:val="nil" w:sz="0" w:space="0" w:color="000000"/>
              <w:left w:val="nil" w:sz="0" w:space="0" w:color="000000"/>
              <w:bottom w:val="nil" w:sz="0" w:space="0" w:color="000000"/>
              <w:right w:val="nil" w:sz="0" w:space="0" w:color="000000"/>
            </w:tcBorders>
          </w:tcPr>
          <w:p w14:paraId="553E2B5B"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9</w:t>
            </w:r>
          </w:p>
        </w:tc>
        <w:tc>
          <w:tcPr>
            <w:tcW w:w="1247" w:type="dxa"/>
            <w:vAlign w:val="center"/>
            <w:tcBorders>
              <w:top w:val="nil" w:sz="0" w:space="0" w:color="000000"/>
              <w:left w:val="nil" w:sz="0" w:space="0" w:color="000000"/>
              <w:bottom w:val="nil" w:sz="0" w:space="0" w:color="000000"/>
              <w:right w:val="nil" w:sz="0" w:space="0" w:color="000000"/>
            </w:tcBorders>
          </w:tcPr>
          <w:p w14:paraId="4D1234EC"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问诊</w:t>
            </w:r>
          </w:p>
        </w:tc>
        <w:tc>
          <w:tcPr>
            <w:tcW w:w="1134" w:type="dxa"/>
            <w:vAlign w:val="center"/>
            <w:tcBorders>
              <w:top w:val="nil" w:sz="0" w:space="0" w:color="000000"/>
              <w:left w:val="nil" w:sz="0" w:space="0" w:color="000000"/>
              <w:bottom w:val="nil" w:sz="0" w:space="0" w:color="000000"/>
              <w:right w:val="nil" w:sz="0" w:space="0" w:color="000000"/>
            </w:tcBorders>
          </w:tcPr>
          <w:p w14:paraId="4E852D08"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0.0163</w:t>
            </w:r>
          </w:p>
        </w:tc>
        <w:tc>
          <w:tcPr>
            <w:tcW w:w="1247" w:type="dxa"/>
            <w:vAlign w:val="center"/>
            <w:tcBorders>
              <w:top w:val="nil" w:sz="0" w:space="0" w:color="000000"/>
              <w:left w:val="nil" w:sz="0" w:space="0" w:color="000000"/>
              <w:bottom w:val="nil" w:sz="0" w:space="0" w:color="000000"/>
              <w:right w:val="nil" w:sz="0" w:space="0" w:color="000000"/>
            </w:tcBorders>
          </w:tcPr>
          <w:p w14:paraId="661D69F0"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参考</w:t>
            </w:r>
          </w:p>
        </w:tc>
        <w:tc>
          <w:tcPr>
            <w:tcW w:w="1134" w:type="dxa"/>
            <w:vAlign w:val="center"/>
            <w:tcBorders>
              <w:top w:val="nil" w:sz="0" w:space="0" w:color="000000"/>
              <w:left w:val="nil" w:sz="0" w:space="0" w:color="000000"/>
              <w:bottom w:val="nil" w:sz="0" w:space="0" w:color="000000"/>
              <w:right w:val="nil" w:sz="0" w:space="0" w:color="000000"/>
            </w:tcBorders>
          </w:tcPr>
          <w:p w14:paraId="11761AD2"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0.0185</w:t>
            </w:r>
          </w:p>
        </w:tc>
        <w:tc>
          <w:tcPr>
            <w:tcW w:w="1247" w:type="dxa"/>
            <w:vAlign w:val="center"/>
            <w:tcBorders>
              <w:top w:val="nil" w:sz="0" w:space="0" w:color="000000"/>
              <w:left w:val="nil" w:sz="0" w:space="0" w:color="000000"/>
              <w:bottom w:val="nil" w:sz="0" w:space="0" w:color="000000"/>
              <w:right w:val="nil" w:sz="0" w:space="0" w:color="000000"/>
            </w:tcBorders>
          </w:tcPr>
          <w:p w14:paraId="7AEF9CB6"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相信</w:t>
            </w:r>
          </w:p>
        </w:tc>
        <w:tc>
          <w:tcPr>
            <w:tcW w:w="1134" w:type="dxa"/>
            <w:vAlign w:val="center"/>
            <w:tcBorders>
              <w:top w:val="nil" w:sz="0" w:space="0" w:color="000000"/>
              <w:left w:val="nil" w:sz="0" w:space="0" w:color="000000"/>
              <w:bottom w:val="nil" w:sz="0" w:space="0" w:color="000000"/>
              <w:right w:val="nil" w:sz="0" w:space="0" w:color="000000"/>
            </w:tcBorders>
          </w:tcPr>
          <w:p w14:paraId="555BFBAF"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0.0160</w:t>
            </w:r>
          </w:p>
        </w:tc>
      </w:tr>
      <w:tr w:rsidR="001E30B5" w14:paraId="27A930CA" w14:textId="77777777">
        <w:trPr>
          <w:cantSplit/>
          <w:jc w:val="center"/>
        </w:trPr>
        <w:tc>
          <w:tcPr>
            <w:tcW w:w="793" w:type="dxa"/>
            <w:vAlign w:val="center"/>
            <w:tcBorders>
              <w:top w:val="nil" w:sz="0" w:space="0" w:color="000000"/>
              <w:left w:val="nil" w:sz="0" w:space="0" w:color="000000"/>
              <w:bottom w:val="nil" w:sz="0" w:space="0" w:color="000000"/>
              <w:right w:val="nil" w:sz="0" w:space="0" w:color="000000"/>
            </w:tcBorders>
          </w:tcPr>
          <w:p w14:paraId="7A7C0D96"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10</w:t>
            </w:r>
          </w:p>
        </w:tc>
        <w:tc>
          <w:tcPr>
            <w:tcW w:w="1247" w:type="dxa"/>
            <w:vAlign w:val="center"/>
            <w:tcBorders>
              <w:top w:val="nil" w:sz="0" w:space="0" w:color="000000"/>
              <w:left w:val="nil" w:sz="0" w:space="0" w:color="000000"/>
              <w:bottom w:val="nil" w:sz="0" w:space="0" w:color="000000"/>
              <w:right w:val="nil" w:sz="0" w:space="0" w:color="000000"/>
            </w:tcBorders>
          </w:tcPr>
          <w:p w14:paraId="0422308D"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医疗</w:t>
            </w:r>
          </w:p>
        </w:tc>
        <w:tc>
          <w:tcPr>
            <w:tcW w:w="1134" w:type="dxa"/>
            <w:vAlign w:val="center"/>
            <w:tcBorders>
              <w:top w:val="nil" w:sz="0" w:space="0" w:color="000000"/>
              <w:left w:val="nil" w:sz="0" w:space="0" w:color="000000"/>
              <w:bottom w:val="nil" w:sz="0" w:space="0" w:color="000000"/>
              <w:right w:val="nil" w:sz="0" w:space="0" w:color="000000"/>
            </w:tcBorders>
          </w:tcPr>
          <w:p w14:paraId="2EAD4AD8"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0.0155</w:t>
            </w:r>
          </w:p>
        </w:tc>
        <w:tc>
          <w:tcPr>
            <w:tcW w:w="1247" w:type="dxa"/>
            <w:vAlign w:val="center"/>
            <w:tcBorders>
              <w:top w:val="nil" w:sz="0" w:space="0" w:color="000000"/>
              <w:left w:val="nil" w:sz="0" w:space="0" w:color="000000"/>
              <w:bottom w:val="nil" w:sz="0" w:space="0" w:color="000000"/>
              <w:right w:val="nil" w:sz="0" w:space="0" w:color="000000"/>
            </w:tcBorders>
          </w:tcPr>
          <w:p w14:paraId="491D0E18"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不了</w:t>
            </w:r>
          </w:p>
        </w:tc>
        <w:tc>
          <w:tcPr>
            <w:tcW w:w="1134" w:type="dxa"/>
            <w:vAlign w:val="center"/>
            <w:tcBorders>
              <w:top w:val="nil" w:sz="0" w:space="0" w:color="000000"/>
              <w:left w:val="nil" w:sz="0" w:space="0" w:color="000000"/>
              <w:bottom w:val="nil" w:sz="0" w:space="0" w:color="000000"/>
              <w:right w:val="nil" w:sz="0" w:space="0" w:color="000000"/>
            </w:tcBorders>
          </w:tcPr>
          <w:p w14:paraId="7AB28F73"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0.0182</w:t>
            </w:r>
          </w:p>
        </w:tc>
        <w:tc>
          <w:tcPr>
            <w:tcW w:w="1247" w:type="dxa"/>
            <w:vAlign w:val="center"/>
            <w:tcBorders>
              <w:top w:val="nil" w:sz="0" w:space="0" w:color="000000"/>
              <w:left w:val="nil" w:sz="0" w:space="0" w:color="000000"/>
              <w:bottom w:val="nil" w:sz="0" w:space="0" w:color="000000"/>
              <w:right w:val="nil" w:sz="0" w:space="0" w:color="000000"/>
            </w:tcBorders>
          </w:tcPr>
          <w:p w14:paraId="2F361BB9"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可能</w:t>
            </w:r>
          </w:p>
        </w:tc>
        <w:tc>
          <w:tcPr>
            <w:tcW w:w="1134" w:type="dxa"/>
            <w:vAlign w:val="center"/>
            <w:tcBorders>
              <w:top w:val="nil" w:sz="0" w:space="0" w:color="000000"/>
              <w:left w:val="nil" w:sz="0" w:space="0" w:color="000000"/>
              <w:bottom w:val="nil" w:sz="0" w:space="0" w:color="000000"/>
              <w:right w:val="nil" w:sz="0" w:space="0" w:color="000000"/>
            </w:tcBorders>
          </w:tcPr>
          <w:p w14:paraId="49D2663E"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0.0159</w:t>
            </w:r>
          </w:p>
        </w:tc>
      </w:tr>
    </w:tbl>
    <w:p w14:paraId="20C18E2D" w14:textId="77777777" w:rsidR="001E30B5" w:rsidRDefault="00000000">
      <w:pPr>
        <w:keepNext/>
        <w:keepLines/>
        <w:spacing w:before="120" w:after="0" w:line="240" w:lineRule="auto"/>
        <w:ind w:firstLine="0" w:left="0" w:right="0"/>
        <w:jc w:val="center"/>
        <w:pageBreakBefore/>
      </w:pPr>
      <w:r>
        <w:drawing>
          <wp:inline xmlns:a="http://schemas.openxmlformats.org/drawingml/2006/main" xmlns:pic="http://schemas.openxmlformats.org/drawingml/2006/picture">
            <wp:extent cx="5580000" cy="3843118"/>
            <wp:docPr id="3" name="Picture 3"/>
            <wp:cNvGraphicFramePr>
              <a:graphicFrameLocks noChangeAspect="1"/>
            </wp:cNvGraphicFramePr>
            <a:graphic>
              <a:graphicData uri="http://schemas.openxmlformats.org/drawingml/2006/picture">
                <pic:pic>
                  <pic:nvPicPr>
                    <pic:cNvPr id="0" name="图3_三组TFIDF.png"/>
                    <pic:cNvPicPr/>
                  </pic:nvPicPr>
                  <pic:blipFill>
                    <a:blip r:embed="rId22"/>
                    <a:stretch>
                      <a:fillRect/>
                    </a:stretch>
                  </pic:blipFill>
                  <pic:spPr>
                    <a:xfrm>
                      <a:off x="0" y="0"/>
                      <a:ext cx="5580000" cy="3843118"/>
                    </a:xfrm>
                    <a:prstGeom prst="rect"/>
                  </pic:spPr>
                </pic:pic>
              </a:graphicData>
            </a:graphic>
          </wp:inline>
        </w:drawing>
      </w:r>
    </w:p>
    <w:p w14:paraId="3C781131" w14:textId="77777777" w:rsidR="001E30B5" w:rsidRDefault="00000000">
      <w:pPr>
        <w:keepNext/>
        <w:keepLines/>
        <w:spacing w:before="80" w:after="0" w:line="240" w:lineRule="auto"/>
        <w:ind w:firstLine="0" w:left="0" w:right="0"/>
        <w:jc w:val="center"/>
      </w:pPr>
      <w:r>
        <w:rPr>
          <w:rFonts w:ascii="Times New Roman" w:hAnsi="Times New Roman" w:eastAsia="黑体" w:cs="Times New Roman"/>
          <w:b w:val="0"/>
          <w:sz w:val="18"/>
          <w:szCs w:val="18"/>
        </w:rPr>
        <w:t>图3　三组平均TF-IDF Top 10</w:t>
      </w:r>
    </w:p>
    <w:p w14:paraId="65384B28" w14:textId="77777777" w:rsidR="00C27996" w:rsidRDefault="00000000">
      <w:pPr>
        <w:spacing w:after="160" w:before="0" w:line="240" w:lineRule="auto"/>
        <w:ind w:firstLine="0" w:left="0" w:right="0"/>
        <w:jc w:val="center"/>
        <w:keepLines/>
      </w:pPr>
      <w:r>
        <w:rPr>
          <w:rFonts w:ascii="Times New Roman" w:hAnsi="Times New Roman" w:eastAsia="Times New Roman" w:cs="Times New Roman"/>
          <w:b w:val="0"/>
          <w:sz w:val="18"/>
          <w:szCs w:val="18"/>
        </w:rPr>
        <w:t>Fig. 3　Top 10 average TF-IDF terms in three attitude groups</w:t>
      </w:r>
    </w:p>
    <w:p w14:paraId="3BA82CE0" w14:textId="77777777" w:rsidR="001E30B5" w:rsidRDefault="00000000">
      <w:pPr>
        <w:pStyle w:val="21"/>
        <w:spacing w:before="160" w:after="80" w:line="312" w:lineRule="auto"/>
        <w:ind w:firstLine="0" w:left="0" w:right="0"/>
        <w:jc w:val="left"/>
      </w:pPr>
      <w:r>
        <w:rPr>
          <w:rFonts w:ascii="Times New Roman" w:hAnsi="Times New Roman" w:eastAsia="黑体" w:cs="Times New Roman"/>
          <w:b/>
          <w:sz w:val="24"/>
          <w:szCs w:val="24"/>
        </w:rPr>
        <w:t>4.3　认知结构：词共现网络与认知词簇</w:t>
      </w:r>
    </w:p>
    <w:p w14:paraId="3DCE6411" w14:textId="77777777" w:rsidR="001E30B5" w:rsidRDefault="00000000">
      <w:pPr>
        <w:spacing w:before="0" w:after="0" w:line="360" w:lineRule="auto"/>
        <w:ind w:firstLine="420" w:left="0" w:right="0"/>
        <w:jc w:val="both"/>
      </w:pPr>
      <w:r>
        <w:rPr>
          <w:rFonts w:ascii="Times New Roman" w:hAnsi="Times New Roman" w:eastAsia="宋体" w:cs="Times New Roman"/>
          <w:b w:val="0"/>
          <w:sz w:val="21"/>
          <w:szCs w:val="21"/>
        </w:rPr>
        <w:t>三组权重最高的边都是“AI—医生”。其后连接不同：积极组接健康、方便、买药、问诊；中立组接辅助、不能、替代、取代；消极组接医院、看病、问题、不会。同一条人机关系，在三组里分别落入便利、分工边界和不信任或正规就医。见表7、图4–图6。</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31E1C016" w14:textId="77777777" w:rsidR="00CF675D" w:rsidRDefault="00CF675D" w:rsidP="00900220">
      <w:pPr>
        <w:spacing w:line="240" w:lineRule="auto" w:before="0" w:after="0"/>
        <w:ind w:firstLine="0" w:left="0" w:right="0"/>
      </w:pPr>
      <w:r/>
    </w:p>
    <w:p w14:paraId="3C92D2A6" w14:textId="77777777" w:rsidR="001E30B5" w:rsidRPr="00CF675D" w:rsidRDefault="00000000" w:rsidP="00CF675D">
      <w:pPr>
        <w:keepNext/>
        <w:keepLines/>
        <w:spacing w:before="160" w:after="0" w:line="240" w:lineRule="auto"/>
        <w:ind w:firstLine="0" w:left="0" w:right="0"/>
        <w:jc w:val="center"/>
      </w:pPr>
      <w:r>
        <w:rPr>
          <w:rFonts w:ascii="Times New Roman" w:hAnsi="Times New Roman" w:eastAsia="黑体" w:cs="Times New Roman"/>
          <w:b w:val="0"/>
          <w:sz w:val="18"/>
          <w:szCs w:val="18"/>
        </w:rPr>
        <w:t>表7　三组最强共现边Top 8（评论内共现）</w:t>
      </w:r>
    </w:p>
    <w:p w14:paraId="67A80F28" w14:textId="77777777" w:rsidR="00C27996" w:rsidRDefault="00000000">
      <w:pPr>
        <w:keepNext/>
        <w:spacing w:after="80" w:before="0" w:line="240" w:lineRule="auto"/>
        <w:ind w:firstLine="0" w:left="0" w:right="0"/>
        <w:jc w:val="center"/>
        <w:keepLines/>
      </w:pPr>
      <w:r>
        <w:rPr>
          <w:rFonts w:ascii="Times New Roman" w:hAnsi="Times New Roman" w:eastAsia="Times New Roman" w:cs="Times New Roman"/>
          <w:b w:val="0"/>
          <w:sz w:val="18"/>
          <w:szCs w:val="18"/>
        </w:rPr>
        <w:t>Table 7　Top 8 strongest co-occurrence edges in three groups (within-comment co-occurrence)</w:t>
      </w:r>
    </w:p>
    <w:tbl>
      <w:tblPr>
        <w:tblW w:w="5000" w:type="pct"/>
        <w:jc w:val="center"/>
        <w:tblLayout w:type="fixed"/>
        <w:tblCellMar>
          <w:top w:w="40" w:type="dxa"/>
          <w:left w:w="60" w:type="dxa"/>
          <w:bottom w:w="40" w:type="dxa"/>
          <w:right w:w="60" w:type="dxa"/>
        </w:tblCellMar>
        <w:tblLook w:val="04A0" w:firstRow="1" w:lastRow="0" w:firstColumn="1" w:lastColumn="0" w:noHBand="0" w:noVBand="1"/>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875"/>
        <w:gridCol w:w="1614"/>
        <w:gridCol w:w="1143"/>
        <w:gridCol w:w="1614"/>
        <w:gridCol w:w="1143"/>
        <w:gridCol w:w="1614"/>
        <w:gridCol w:w="1143"/>
      </w:tblGrid>
      <w:tr w:rsidR="001E30B5" w14:paraId="4B698BF9" w14:textId="77777777">
        <w:trPr>
          <w:cantSplit/>
          <w:tblHeader/>
          <w:jc w:val="center"/>
        </w:trPr>
        <w:tc>
          <w:tcPr>
            <w:tcW w:w="737" w:type="dxa"/>
            <w:vAlign w:val="center"/>
            <w:vMerge w:val="restart"/>
            <w:tcBorders>
              <w:top w:val="nil" w:sz="0" w:space="0" w:color="000000"/>
              <w:left w:val="nil" w:sz="0" w:space="0" w:color="000000"/>
              <w:bottom w:val="single" w:sz="6"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排名</w:t>
            </w:r>
          </w:p>
        </w:tc>
        <w:tc>
          <w:tcPr>
            <w:tcW w:w="2323" w:type="dxa"/>
            <w:gridSpan w:val="2"/>
            <w:vAlign w:val="center"/>
            <w:tcBorders>
              <w:top w:val="nil" w:sz="0" w:space="0" w:color="000000"/>
              <w:left w:val="nil" w:sz="0" w:space="0" w:color="000000"/>
              <w:bottom w:val="nil" w:sz="0"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积极看待</w:t>
            </w:r>
          </w:p>
          <w:p>
            <w:pPr>
              <w:spacing w:before="20" w:after="20" w:line="240" w:lineRule="auto"/>
              <w:ind w:left="0" w:firstLine="0"/>
              <w:jc w:val="center"/>
            </w:pPr>
            <w:r>
              <w:rPr>
                <w:rFonts w:ascii="Times New Roman" w:hAnsi="Times New Roman" w:eastAsia="宋体" w:cs="Times New Roman"/>
                <w:b/>
                <w:sz w:val="18"/>
                <w:szCs w:val="18"/>
              </w:rPr>
            </w:r>
          </w:p>
        </w:tc>
        <w:tc>
          <w:tcPr>
            <w:tcW w:w="2323" w:type="dxa"/>
            <w:gridSpan w:val="2"/>
            <w:vAlign w:val="center"/>
            <w:tcBorders>
              <w:top w:val="nil" w:sz="0" w:space="0" w:color="000000"/>
              <w:left w:val="nil" w:sz="0" w:space="0" w:color="000000"/>
              <w:bottom w:val="nil" w:sz="0"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中立看待</w:t>
            </w:r>
          </w:p>
          <w:p>
            <w:pPr>
              <w:spacing w:before="20" w:after="20" w:line="240" w:lineRule="auto"/>
              <w:ind w:left="0" w:firstLine="0"/>
              <w:jc w:val="center"/>
            </w:pPr>
            <w:r>
              <w:rPr>
                <w:rFonts w:ascii="Times New Roman" w:hAnsi="Times New Roman" w:eastAsia="宋体" w:cs="Times New Roman"/>
                <w:b/>
                <w:sz w:val="18"/>
                <w:szCs w:val="18"/>
              </w:rPr>
            </w:r>
          </w:p>
        </w:tc>
        <w:tc>
          <w:tcPr>
            <w:tcW w:w="2323" w:type="dxa"/>
            <w:gridSpan w:val="2"/>
            <w:vAlign w:val="center"/>
            <w:tcBorders>
              <w:top w:val="nil" w:sz="0" w:space="0" w:color="000000"/>
              <w:left w:val="nil" w:sz="0" w:space="0" w:color="000000"/>
              <w:bottom w:val="nil" w:sz="0"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消极看待</w:t>
            </w:r>
          </w:p>
          <w:p>
            <w:pPr>
              <w:spacing w:before="20" w:after="20" w:line="240" w:lineRule="auto"/>
              <w:ind w:left="0" w:firstLine="0"/>
              <w:jc w:val="center"/>
            </w:pPr>
            <w:r>
              <w:rPr>
                <w:rFonts w:ascii="Times New Roman" w:hAnsi="Times New Roman" w:eastAsia="宋体" w:cs="Times New Roman"/>
                <w:b/>
                <w:sz w:val="18"/>
                <w:szCs w:val="18"/>
              </w:rPr>
            </w:r>
          </w:p>
        </w:tc>
      </w:tr>
      <w:tr w:rsidR="001E30B5" w14:paraId="4B698BF9" w14:textId="77777777">
        <w:trPr>
          <w:cantSplit/>
          <w:tblHeader/>
          <w:jc w:val="center"/>
        </w:trPr>
        <w:tc>
          <w:tcPr>
            <w:tcW w:w="737" w:type="dxa"/>
            <w:tcBorders>
              <w:top w:val="single" w:sz="12" w:space="0" w:color="000000"/>
              <w:left w:val="nil"/>
              <w:bottom w:val="single" w:sz="6" w:space="0" w:color="000000"/>
              <w:right w:val="nil"/>
            </w:tcBorders>
            <w:vAlign w:val="center"/>
            <w:vMerge/>
          </w:tcPr>
          <w:p>
            <w:r>
              <w:t>排名</w:t>
            </w:r>
          </w:p>
        </w:tc>
        <w:tc>
          <w:tcPr>
            <w:tcW w:w="1360" w:type="dxa"/>
            <w:vAlign w:val="center"/>
            <w:tcBorders>
              <w:top w:val="nil" w:sz="0" w:space="0" w:color="000000"/>
              <w:left w:val="nil" w:sz="0" w:space="0" w:color="000000"/>
              <w:bottom w:val="single" w:sz="6" w:space="0" w:color="000000"/>
              <w:right w:val="nil" w:sz="0" w:space="0" w:color="000000"/>
            </w:tcBorders>
          </w:tcPr>
          <w:p>
            <w:pPr>
              <w:spacing w:before="20" w:after="20" w:line="240" w:lineRule="auto"/>
              <w:ind w:firstLine="0" w:left="0"/>
              <w:jc w:val="center"/>
            </w:pPr>
            <w:r>
              <w:rPr>
                <w:rFonts w:ascii="Times New Roman" w:hAnsi="Times New Roman" w:eastAsia="宋体" w:cs="Times New Roman"/>
                <w:b/>
                <w:sz w:val="18"/>
                <w:szCs w:val="18"/>
              </w:rPr>
              <w:t>边</w:t>
            </w:r>
          </w:p>
        </w:tc>
        <w:tc>
          <w:tcPr>
            <w:tcW w:w="963" w:type="dxa"/>
            <w:vAlign w:val="center"/>
            <w:tcBorders>
              <w:top w:val="nil" w:sz="0" w:space="0" w:color="000000"/>
              <w:left w:val="nil" w:sz="0" w:space="0" w:color="000000"/>
              <w:bottom w:val="single" w:sz="6" w:space="0" w:color="000000"/>
              <w:right w:val="nil" w:sz="0" w:space="0" w:color="000000"/>
            </w:tcBorders>
          </w:tcPr>
          <w:p>
            <w:pPr>
              <w:spacing w:before="20" w:after="20" w:line="240" w:lineRule="auto"/>
              <w:ind w:firstLine="0" w:left="0"/>
              <w:jc w:val="center"/>
            </w:pPr>
            <w:r>
              <w:rPr>
                <w:rFonts w:ascii="Times New Roman" w:hAnsi="Times New Roman" w:eastAsia="宋体" w:cs="Times New Roman"/>
                <w:b/>
                <w:sz w:val="18"/>
                <w:szCs w:val="18"/>
              </w:rPr>
              <w:t>次数</w:t>
            </w:r>
          </w:p>
        </w:tc>
        <w:tc>
          <w:tcPr>
            <w:tcW w:w="1360" w:type="dxa"/>
            <w:vAlign w:val="center"/>
            <w:tcBorders>
              <w:top w:val="nil" w:sz="0" w:space="0" w:color="000000"/>
              <w:left w:val="nil" w:sz="0" w:space="0" w:color="000000"/>
              <w:bottom w:val="single" w:sz="6" w:space="0" w:color="000000"/>
              <w:right w:val="nil" w:sz="0" w:space="0" w:color="000000"/>
            </w:tcBorders>
          </w:tcPr>
          <w:p>
            <w:pPr>
              <w:spacing w:before="20" w:after="20" w:line="240" w:lineRule="auto"/>
              <w:ind w:firstLine="0" w:left="0"/>
              <w:jc w:val="center"/>
            </w:pPr>
            <w:r>
              <w:rPr>
                <w:rFonts w:ascii="Times New Roman" w:hAnsi="Times New Roman" w:eastAsia="宋体" w:cs="Times New Roman"/>
                <w:b/>
                <w:sz w:val="18"/>
                <w:szCs w:val="18"/>
              </w:rPr>
              <w:t>边</w:t>
            </w:r>
          </w:p>
        </w:tc>
        <w:tc>
          <w:tcPr>
            <w:tcW w:w="963" w:type="dxa"/>
            <w:vAlign w:val="center"/>
            <w:tcBorders>
              <w:top w:val="nil" w:sz="0" w:space="0" w:color="000000"/>
              <w:left w:val="nil" w:sz="0" w:space="0" w:color="000000"/>
              <w:bottom w:val="single" w:sz="6" w:space="0" w:color="000000"/>
              <w:right w:val="nil" w:sz="0" w:space="0" w:color="000000"/>
            </w:tcBorders>
          </w:tcPr>
          <w:p>
            <w:pPr>
              <w:spacing w:before="20" w:after="20" w:line="240" w:lineRule="auto"/>
              <w:ind w:firstLine="0" w:left="0"/>
              <w:jc w:val="center"/>
            </w:pPr>
            <w:r>
              <w:rPr>
                <w:rFonts w:ascii="Times New Roman" w:hAnsi="Times New Roman" w:eastAsia="宋体" w:cs="Times New Roman"/>
                <w:b/>
                <w:sz w:val="18"/>
                <w:szCs w:val="18"/>
              </w:rPr>
              <w:t>次数</w:t>
            </w:r>
          </w:p>
        </w:tc>
        <w:tc>
          <w:tcPr>
            <w:tcW w:w="1360" w:type="dxa"/>
            <w:vAlign w:val="center"/>
            <w:tcBorders>
              <w:top w:val="nil" w:sz="0" w:space="0" w:color="000000"/>
              <w:left w:val="nil" w:sz="0" w:space="0" w:color="000000"/>
              <w:bottom w:val="single" w:sz="6" w:space="0" w:color="000000"/>
              <w:right w:val="nil" w:sz="0" w:space="0" w:color="000000"/>
            </w:tcBorders>
          </w:tcPr>
          <w:p>
            <w:pPr>
              <w:spacing w:before="20" w:after="20" w:line="240" w:lineRule="auto"/>
              <w:ind w:firstLine="0" w:left="0"/>
              <w:jc w:val="center"/>
            </w:pPr>
            <w:r>
              <w:rPr>
                <w:rFonts w:ascii="Times New Roman" w:hAnsi="Times New Roman" w:eastAsia="宋体" w:cs="Times New Roman"/>
                <w:b/>
                <w:sz w:val="18"/>
                <w:szCs w:val="18"/>
              </w:rPr>
              <w:t>边</w:t>
            </w:r>
          </w:p>
        </w:tc>
        <w:tc>
          <w:tcPr>
            <w:tcW w:w="963" w:type="dxa"/>
            <w:vAlign w:val="center"/>
            <w:tcBorders>
              <w:top w:val="nil" w:sz="0" w:space="0" w:color="000000"/>
              <w:left w:val="nil" w:sz="0" w:space="0" w:color="000000"/>
              <w:bottom w:val="single" w:sz="6" w:space="0" w:color="000000"/>
              <w:right w:val="nil" w:sz="0" w:space="0" w:color="000000"/>
            </w:tcBorders>
          </w:tcPr>
          <w:p>
            <w:pPr>
              <w:spacing w:before="20" w:after="20" w:line="240" w:lineRule="auto"/>
              <w:ind w:firstLine="0" w:left="0"/>
              <w:jc w:val="center"/>
            </w:pPr>
            <w:r>
              <w:rPr>
                <w:rFonts w:ascii="Times New Roman" w:hAnsi="Times New Roman" w:eastAsia="宋体" w:cs="Times New Roman"/>
                <w:b/>
                <w:sz w:val="18"/>
                <w:szCs w:val="18"/>
              </w:rPr>
              <w:t>次数</w:t>
            </w:r>
          </w:p>
        </w:tc>
      </w:tr>
      <w:tr w:rsidR="001E30B5" w14:paraId="558FCACD" w14:textId="77777777">
        <w:trPr>
          <w:cantSplit/>
          <w:jc w:val="center"/>
        </w:trPr>
        <w:tc>
          <w:tcPr>
            <w:tcW w:w="737" w:type="dxa"/>
            <w:vAlign w:val="center"/>
            <w:tcBorders>
              <w:top w:val="nil" w:sz="0" w:space="0" w:color="000000"/>
              <w:left w:val="nil" w:sz="0" w:space="0" w:color="000000"/>
              <w:bottom w:val="nil" w:sz="0" w:space="0" w:color="000000"/>
              <w:right w:val="nil" w:sz="0" w:space="0" w:color="000000"/>
            </w:tcBorders>
          </w:tcPr>
          <w:p w14:paraId="2B2BBCA1"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1</w:t>
            </w:r>
          </w:p>
        </w:tc>
        <w:tc>
          <w:tcPr>
            <w:tcW w:w="1360" w:type="dxa"/>
            <w:vAlign w:val="center"/>
            <w:tcBorders>
              <w:top w:val="nil" w:sz="0" w:space="0" w:color="000000"/>
              <w:left w:val="nil" w:sz="0" w:space="0" w:color="000000"/>
              <w:bottom w:val="nil" w:sz="0" w:space="0" w:color="000000"/>
              <w:right w:val="nil" w:sz="0" w:space="0" w:color="000000"/>
            </w:tcBorders>
          </w:tcPr>
          <w:p w14:paraId="47F038EA"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 xml:space="preserve">AI × </w:t>
            </w:r>
            <w:r>
              <w:rPr>
                <w:rFonts w:ascii="Times New Roman" w:hAnsi="Times New Roman" w:eastAsia="宋体" w:cs="Times New Roman"/>
                <w:b w:val="0"/>
                <w:noProof/>
                <w:sz w:val="18"/>
                <w:szCs w:val="18"/>
              </w:rPr>
              <w:t>医生</w:t>
            </w:r>
          </w:p>
        </w:tc>
        <w:tc>
          <w:tcPr>
            <w:tcW w:w="963" w:type="dxa"/>
            <w:vAlign w:val="center"/>
            <w:tcBorders>
              <w:top w:val="nil" w:sz="0" w:space="0" w:color="000000"/>
              <w:left w:val="nil" w:sz="0" w:space="0" w:color="000000"/>
              <w:bottom w:val="nil" w:sz="0" w:space="0" w:color="000000"/>
              <w:right w:val="nil" w:sz="0" w:space="0" w:color="000000"/>
            </w:tcBorders>
          </w:tcPr>
          <w:p w14:paraId="65C44D56"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2,786</w:t>
            </w:r>
          </w:p>
        </w:tc>
        <w:tc>
          <w:tcPr>
            <w:tcW w:w="1360" w:type="dxa"/>
            <w:vAlign w:val="center"/>
            <w:tcBorders>
              <w:top w:val="nil" w:sz="0" w:space="0" w:color="000000"/>
              <w:left w:val="nil" w:sz="0" w:space="0" w:color="000000"/>
              <w:bottom w:val="nil" w:sz="0" w:space="0" w:color="000000"/>
              <w:right w:val="nil" w:sz="0" w:space="0" w:color="000000"/>
            </w:tcBorders>
          </w:tcPr>
          <w:p w14:paraId="36D7BE66"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 xml:space="preserve">AI × </w:t>
            </w:r>
            <w:r>
              <w:rPr>
                <w:rFonts w:ascii="Times New Roman" w:hAnsi="Times New Roman" w:eastAsia="宋体" w:cs="Times New Roman"/>
                <w:b w:val="0"/>
                <w:noProof/>
                <w:sz w:val="18"/>
                <w:szCs w:val="18"/>
              </w:rPr>
              <w:t>医生</w:t>
            </w:r>
          </w:p>
        </w:tc>
        <w:tc>
          <w:tcPr>
            <w:tcW w:w="963" w:type="dxa"/>
            <w:vAlign w:val="center"/>
            <w:tcBorders>
              <w:top w:val="nil" w:sz="0" w:space="0" w:color="000000"/>
              <w:left w:val="nil" w:sz="0" w:space="0" w:color="000000"/>
              <w:bottom w:val="nil" w:sz="0" w:space="0" w:color="000000"/>
              <w:right w:val="nil" w:sz="0" w:space="0" w:color="000000"/>
            </w:tcBorders>
          </w:tcPr>
          <w:p w14:paraId="0DB026F3"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2,791</w:t>
            </w:r>
          </w:p>
        </w:tc>
        <w:tc>
          <w:tcPr>
            <w:tcW w:w="1360" w:type="dxa"/>
            <w:vAlign w:val="center"/>
            <w:tcBorders>
              <w:top w:val="nil" w:sz="0" w:space="0" w:color="000000"/>
              <w:left w:val="nil" w:sz="0" w:space="0" w:color="000000"/>
              <w:bottom w:val="nil" w:sz="0" w:space="0" w:color="000000"/>
              <w:right w:val="nil" w:sz="0" w:space="0" w:color="000000"/>
            </w:tcBorders>
          </w:tcPr>
          <w:p w14:paraId="39D2EE3A"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 xml:space="preserve">AI × </w:t>
            </w:r>
            <w:r>
              <w:rPr>
                <w:rFonts w:ascii="Times New Roman" w:hAnsi="Times New Roman" w:eastAsia="宋体" w:cs="Times New Roman"/>
                <w:b w:val="0"/>
                <w:noProof/>
                <w:sz w:val="18"/>
                <w:szCs w:val="18"/>
              </w:rPr>
              <w:t>医生</w:t>
            </w:r>
          </w:p>
        </w:tc>
        <w:tc>
          <w:tcPr>
            <w:tcW w:w="963" w:type="dxa"/>
            <w:vAlign w:val="center"/>
            <w:tcBorders>
              <w:top w:val="nil" w:sz="0" w:space="0" w:color="000000"/>
              <w:left w:val="nil" w:sz="0" w:space="0" w:color="000000"/>
              <w:bottom w:val="nil" w:sz="0" w:space="0" w:color="000000"/>
              <w:right w:val="nil" w:sz="0" w:space="0" w:color="000000"/>
            </w:tcBorders>
          </w:tcPr>
          <w:p w14:paraId="6C09F884"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926</w:t>
            </w:r>
          </w:p>
        </w:tc>
      </w:tr>
      <w:tr w:rsidR="001E30B5" w14:paraId="65E4DA6A" w14:textId="77777777">
        <w:trPr>
          <w:cantSplit/>
          <w:jc w:val="center"/>
        </w:trPr>
        <w:tc>
          <w:tcPr>
            <w:tcW w:w="737" w:type="dxa"/>
            <w:vAlign w:val="center"/>
            <w:tcBorders>
              <w:top w:val="nil" w:sz="0" w:space="0" w:color="000000"/>
              <w:left w:val="nil" w:sz="0" w:space="0" w:color="000000"/>
              <w:bottom w:val="nil" w:sz="0" w:space="0" w:color="000000"/>
              <w:right w:val="nil" w:sz="0" w:space="0" w:color="000000"/>
            </w:tcBorders>
          </w:tcPr>
          <w:p w14:paraId="0863F537"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2</w:t>
            </w:r>
          </w:p>
        </w:tc>
        <w:tc>
          <w:tcPr>
            <w:tcW w:w="1360" w:type="dxa"/>
            <w:vAlign w:val="center"/>
            <w:tcBorders>
              <w:top w:val="nil" w:sz="0" w:space="0" w:color="000000"/>
              <w:left w:val="nil" w:sz="0" w:space="0" w:color="000000"/>
              <w:bottom w:val="nil" w:sz="0" w:space="0" w:color="000000"/>
              <w:right w:val="nil" w:sz="0" w:space="0" w:color="000000"/>
            </w:tcBorders>
          </w:tcPr>
          <w:p w14:paraId="7DC2F12E"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 xml:space="preserve">AI × </w:t>
            </w:r>
            <w:r>
              <w:rPr>
                <w:rFonts w:ascii="Times New Roman" w:hAnsi="Times New Roman" w:eastAsia="宋体" w:cs="Times New Roman"/>
                <w:b w:val="0"/>
                <w:noProof/>
                <w:sz w:val="18"/>
                <w:szCs w:val="18"/>
              </w:rPr>
              <w:t>健康</w:t>
            </w:r>
          </w:p>
        </w:tc>
        <w:tc>
          <w:tcPr>
            <w:tcW w:w="963" w:type="dxa"/>
            <w:vAlign w:val="center"/>
            <w:tcBorders>
              <w:top w:val="nil" w:sz="0" w:space="0" w:color="000000"/>
              <w:left w:val="nil" w:sz="0" w:space="0" w:color="000000"/>
              <w:bottom w:val="nil" w:sz="0" w:space="0" w:color="000000"/>
              <w:right w:val="nil" w:sz="0" w:space="0" w:color="000000"/>
            </w:tcBorders>
          </w:tcPr>
          <w:p w14:paraId="3AAB6660"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1,838</w:t>
            </w:r>
          </w:p>
        </w:tc>
        <w:tc>
          <w:tcPr>
            <w:tcW w:w="1360" w:type="dxa"/>
            <w:vAlign w:val="center"/>
            <w:tcBorders>
              <w:top w:val="nil" w:sz="0" w:space="0" w:color="000000"/>
              <w:left w:val="nil" w:sz="0" w:space="0" w:color="000000"/>
              <w:bottom w:val="nil" w:sz="0" w:space="0" w:color="000000"/>
              <w:right w:val="nil" w:sz="0" w:space="0" w:color="000000"/>
            </w:tcBorders>
          </w:tcPr>
          <w:p w14:paraId="5C8343AB"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 xml:space="preserve">AI × </w:t>
            </w:r>
            <w:r>
              <w:rPr>
                <w:rFonts w:ascii="Times New Roman" w:hAnsi="Times New Roman" w:eastAsia="宋体" w:cs="Times New Roman"/>
                <w:b w:val="0"/>
                <w:noProof/>
                <w:sz w:val="18"/>
                <w:szCs w:val="18"/>
              </w:rPr>
              <w:t>辅助</w:t>
            </w:r>
          </w:p>
        </w:tc>
        <w:tc>
          <w:tcPr>
            <w:tcW w:w="963" w:type="dxa"/>
            <w:vAlign w:val="center"/>
            <w:tcBorders>
              <w:top w:val="nil" w:sz="0" w:space="0" w:color="000000"/>
              <w:left w:val="nil" w:sz="0" w:space="0" w:color="000000"/>
              <w:bottom w:val="nil" w:sz="0" w:space="0" w:color="000000"/>
              <w:right w:val="nil" w:sz="0" w:space="0" w:color="000000"/>
            </w:tcBorders>
          </w:tcPr>
          <w:p w14:paraId="32C7EC4F"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842</w:t>
            </w:r>
          </w:p>
        </w:tc>
        <w:tc>
          <w:tcPr>
            <w:tcW w:w="1360" w:type="dxa"/>
            <w:vAlign w:val="center"/>
            <w:tcBorders>
              <w:top w:val="nil" w:sz="0" w:space="0" w:color="000000"/>
              <w:left w:val="nil" w:sz="0" w:space="0" w:color="000000"/>
              <w:bottom w:val="nil" w:sz="0" w:space="0" w:color="000000"/>
              <w:right w:val="nil" w:sz="0" w:space="0" w:color="000000"/>
            </w:tcBorders>
          </w:tcPr>
          <w:p w14:paraId="3AC16FD6"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 xml:space="preserve">AI × </w:t>
            </w:r>
            <w:r>
              <w:rPr>
                <w:rFonts w:ascii="Times New Roman" w:hAnsi="Times New Roman" w:eastAsia="宋体" w:cs="Times New Roman"/>
                <w:b w:val="0"/>
                <w:noProof/>
                <w:sz w:val="18"/>
                <w:szCs w:val="18"/>
              </w:rPr>
              <w:t>医院</w:t>
            </w:r>
          </w:p>
        </w:tc>
        <w:tc>
          <w:tcPr>
            <w:tcW w:w="963" w:type="dxa"/>
            <w:vAlign w:val="center"/>
            <w:tcBorders>
              <w:top w:val="nil" w:sz="0" w:space="0" w:color="000000"/>
              <w:left w:val="nil" w:sz="0" w:space="0" w:color="000000"/>
              <w:bottom w:val="nil" w:sz="0" w:space="0" w:color="000000"/>
              <w:right w:val="nil" w:sz="0" w:space="0" w:color="000000"/>
            </w:tcBorders>
          </w:tcPr>
          <w:p w14:paraId="29EC361E"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270</w:t>
            </w:r>
          </w:p>
        </w:tc>
      </w:tr>
      <w:tr w:rsidR="001E30B5" w14:paraId="64C319B5" w14:textId="77777777">
        <w:trPr>
          <w:cantSplit/>
          <w:jc w:val="center"/>
        </w:trPr>
        <w:tc>
          <w:tcPr>
            <w:tcW w:w="737" w:type="dxa"/>
            <w:vAlign w:val="center"/>
            <w:tcBorders>
              <w:top w:val="nil" w:sz="0" w:space="0" w:color="000000"/>
              <w:left w:val="nil" w:sz="0" w:space="0" w:color="000000"/>
              <w:bottom w:val="nil" w:sz="0" w:space="0" w:color="000000"/>
              <w:right w:val="nil" w:sz="0" w:space="0" w:color="000000"/>
            </w:tcBorders>
          </w:tcPr>
          <w:p w14:paraId="179BF338"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lastRenderedPageBreak/>
              <w:t>3</w:t>
            </w:r>
          </w:p>
        </w:tc>
        <w:tc>
          <w:tcPr>
            <w:tcW w:w="1360" w:type="dxa"/>
            <w:vAlign w:val="center"/>
            <w:tcBorders>
              <w:top w:val="nil" w:sz="0" w:space="0" w:color="000000"/>
              <w:left w:val="nil" w:sz="0" w:space="0" w:color="000000"/>
              <w:bottom w:val="nil" w:sz="0" w:space="0" w:color="000000"/>
              <w:right w:val="nil" w:sz="0" w:space="0" w:color="000000"/>
            </w:tcBorders>
          </w:tcPr>
          <w:p w14:paraId="54CE7599"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 xml:space="preserve">AI × </w:t>
            </w:r>
            <w:r>
              <w:rPr>
                <w:rFonts w:ascii="Times New Roman" w:hAnsi="Times New Roman" w:eastAsia="宋体" w:cs="Times New Roman"/>
                <w:b w:val="0"/>
                <w:noProof/>
                <w:sz w:val="18"/>
                <w:szCs w:val="18"/>
              </w:rPr>
              <w:t>方便</w:t>
            </w:r>
          </w:p>
        </w:tc>
        <w:tc>
          <w:tcPr>
            <w:tcW w:w="963" w:type="dxa"/>
            <w:vAlign w:val="center"/>
            <w:tcBorders>
              <w:top w:val="nil" w:sz="0" w:space="0" w:color="000000"/>
              <w:left w:val="nil" w:sz="0" w:space="0" w:color="000000"/>
              <w:bottom w:val="nil" w:sz="0" w:space="0" w:color="000000"/>
              <w:right w:val="nil" w:sz="0" w:space="0" w:color="000000"/>
            </w:tcBorders>
          </w:tcPr>
          <w:p w14:paraId="0F8248A6"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1,646</w:t>
            </w:r>
          </w:p>
        </w:tc>
        <w:tc>
          <w:tcPr>
            <w:tcW w:w="1360" w:type="dxa"/>
            <w:vAlign w:val="center"/>
            <w:tcBorders>
              <w:top w:val="nil" w:sz="0" w:space="0" w:color="000000"/>
              <w:left w:val="nil" w:sz="0" w:space="0" w:color="000000"/>
              <w:bottom w:val="nil" w:sz="0" w:space="0" w:color="000000"/>
              <w:right w:val="nil" w:sz="0" w:space="0" w:color="000000"/>
            </w:tcBorders>
          </w:tcPr>
          <w:p w14:paraId="1429C885"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 xml:space="preserve">AI × </w:t>
            </w:r>
            <w:r>
              <w:rPr>
                <w:rFonts w:ascii="Times New Roman" w:hAnsi="Times New Roman" w:eastAsia="宋体" w:cs="Times New Roman"/>
                <w:b w:val="0"/>
                <w:noProof/>
                <w:sz w:val="18"/>
                <w:szCs w:val="18"/>
              </w:rPr>
              <w:t>不能</w:t>
            </w:r>
          </w:p>
        </w:tc>
        <w:tc>
          <w:tcPr>
            <w:tcW w:w="963" w:type="dxa"/>
            <w:vAlign w:val="center"/>
            <w:tcBorders>
              <w:top w:val="nil" w:sz="0" w:space="0" w:color="000000"/>
              <w:left w:val="nil" w:sz="0" w:space="0" w:color="000000"/>
              <w:bottom w:val="nil" w:sz="0" w:space="0" w:color="000000"/>
              <w:right w:val="nil" w:sz="0" w:space="0" w:color="000000"/>
            </w:tcBorders>
          </w:tcPr>
          <w:p w14:paraId="21FE6358"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628</w:t>
            </w:r>
          </w:p>
        </w:tc>
        <w:tc>
          <w:tcPr>
            <w:tcW w:w="1360" w:type="dxa"/>
            <w:vAlign w:val="center"/>
            <w:tcBorders>
              <w:top w:val="nil" w:sz="0" w:space="0" w:color="000000"/>
              <w:left w:val="nil" w:sz="0" w:space="0" w:color="000000"/>
              <w:bottom w:val="nil" w:sz="0" w:space="0" w:color="000000"/>
              <w:right w:val="nil" w:sz="0" w:space="0" w:color="000000"/>
            </w:tcBorders>
          </w:tcPr>
          <w:p w14:paraId="3735F652"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 xml:space="preserve">AI × </w:t>
            </w:r>
            <w:r>
              <w:rPr>
                <w:rFonts w:ascii="Times New Roman" w:hAnsi="Times New Roman" w:eastAsia="宋体" w:cs="Times New Roman"/>
                <w:b w:val="0"/>
                <w:noProof/>
                <w:sz w:val="18"/>
                <w:szCs w:val="18"/>
              </w:rPr>
              <w:t>看病</w:t>
            </w:r>
          </w:p>
        </w:tc>
        <w:tc>
          <w:tcPr>
            <w:tcW w:w="963" w:type="dxa"/>
            <w:vAlign w:val="center"/>
            <w:tcBorders>
              <w:top w:val="nil" w:sz="0" w:space="0" w:color="000000"/>
              <w:left w:val="nil" w:sz="0" w:space="0" w:color="000000"/>
              <w:bottom w:val="nil" w:sz="0" w:space="0" w:color="000000"/>
              <w:right w:val="nil" w:sz="0" w:space="0" w:color="000000"/>
            </w:tcBorders>
          </w:tcPr>
          <w:p w14:paraId="2C3768FA"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239</w:t>
            </w:r>
          </w:p>
        </w:tc>
      </w:tr>
      <w:tr w:rsidR="001E30B5" w14:paraId="4A1AABFD" w14:textId="77777777">
        <w:trPr>
          <w:cantSplit/>
          <w:jc w:val="center"/>
        </w:trPr>
        <w:tc>
          <w:tcPr>
            <w:tcW w:w="737" w:type="dxa"/>
            <w:vAlign w:val="center"/>
            <w:tcBorders>
              <w:top w:val="nil" w:sz="0" w:space="0" w:color="000000"/>
              <w:left w:val="nil" w:sz="0" w:space="0" w:color="000000"/>
              <w:bottom w:val="nil" w:sz="0" w:space="0" w:color="000000"/>
              <w:right w:val="nil" w:sz="0" w:space="0" w:color="000000"/>
            </w:tcBorders>
          </w:tcPr>
          <w:p w14:paraId="2BBE1B42"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4</w:t>
            </w:r>
          </w:p>
        </w:tc>
        <w:tc>
          <w:tcPr>
            <w:tcW w:w="1360" w:type="dxa"/>
            <w:vAlign w:val="center"/>
            <w:tcBorders>
              <w:top w:val="nil" w:sz="0" w:space="0" w:color="000000"/>
              <w:left w:val="nil" w:sz="0" w:space="0" w:color="000000"/>
              <w:bottom w:val="nil" w:sz="0" w:space="0" w:color="000000"/>
              <w:right w:val="nil" w:sz="0" w:space="0" w:color="000000"/>
            </w:tcBorders>
          </w:tcPr>
          <w:p w14:paraId="37287909"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 xml:space="preserve">AI × </w:t>
            </w:r>
            <w:r>
              <w:rPr>
                <w:rFonts w:ascii="Times New Roman" w:hAnsi="Times New Roman" w:eastAsia="宋体" w:cs="Times New Roman"/>
                <w:b w:val="0"/>
                <w:noProof/>
                <w:sz w:val="18"/>
                <w:szCs w:val="18"/>
              </w:rPr>
              <w:t>医疗</w:t>
            </w:r>
          </w:p>
        </w:tc>
        <w:tc>
          <w:tcPr>
            <w:tcW w:w="963" w:type="dxa"/>
            <w:vAlign w:val="center"/>
            <w:tcBorders>
              <w:top w:val="nil" w:sz="0" w:space="0" w:color="000000"/>
              <w:left w:val="nil" w:sz="0" w:space="0" w:color="000000"/>
              <w:bottom w:val="nil" w:sz="0" w:space="0" w:color="000000"/>
              <w:right w:val="nil" w:sz="0" w:space="0" w:color="000000"/>
            </w:tcBorders>
          </w:tcPr>
          <w:p w14:paraId="26B821BE"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1,434</w:t>
            </w:r>
          </w:p>
        </w:tc>
        <w:tc>
          <w:tcPr>
            <w:tcW w:w="1360" w:type="dxa"/>
            <w:vAlign w:val="center"/>
            <w:tcBorders>
              <w:top w:val="nil" w:sz="0" w:space="0" w:color="000000"/>
              <w:left w:val="nil" w:sz="0" w:space="0" w:color="000000"/>
              <w:bottom w:val="nil" w:sz="0" w:space="0" w:color="000000"/>
              <w:right w:val="nil" w:sz="0" w:space="0" w:color="000000"/>
            </w:tcBorders>
          </w:tcPr>
          <w:p w14:paraId="00F336D7"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 xml:space="preserve">AI × </w:t>
            </w:r>
            <w:r>
              <w:rPr>
                <w:rFonts w:ascii="Times New Roman" w:hAnsi="Times New Roman" w:eastAsia="宋体" w:cs="Times New Roman"/>
                <w:b w:val="0"/>
                <w:noProof/>
                <w:sz w:val="18"/>
                <w:szCs w:val="18"/>
              </w:rPr>
              <w:t>医疗</w:t>
            </w:r>
          </w:p>
        </w:tc>
        <w:tc>
          <w:tcPr>
            <w:tcW w:w="963" w:type="dxa"/>
            <w:vAlign w:val="center"/>
            <w:tcBorders>
              <w:top w:val="nil" w:sz="0" w:space="0" w:color="000000"/>
              <w:left w:val="nil" w:sz="0" w:space="0" w:color="000000"/>
              <w:bottom w:val="nil" w:sz="0" w:space="0" w:color="000000"/>
              <w:right w:val="nil" w:sz="0" w:space="0" w:color="000000"/>
            </w:tcBorders>
          </w:tcPr>
          <w:p w14:paraId="0D8B8E28"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606</w:t>
            </w:r>
          </w:p>
        </w:tc>
        <w:tc>
          <w:tcPr>
            <w:tcW w:w="1360" w:type="dxa"/>
            <w:vAlign w:val="center"/>
            <w:tcBorders>
              <w:top w:val="nil" w:sz="0" w:space="0" w:color="000000"/>
              <w:left w:val="nil" w:sz="0" w:space="0" w:color="000000"/>
              <w:bottom w:val="nil" w:sz="0" w:space="0" w:color="000000"/>
              <w:right w:val="nil" w:sz="0" w:space="0" w:color="000000"/>
            </w:tcBorders>
          </w:tcPr>
          <w:p w14:paraId="3DD942EA"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 xml:space="preserve">AI × </w:t>
            </w:r>
            <w:r>
              <w:rPr>
                <w:rFonts w:ascii="Times New Roman" w:hAnsi="Times New Roman" w:eastAsia="宋体" w:cs="Times New Roman"/>
                <w:b w:val="0"/>
                <w:noProof/>
                <w:sz w:val="18"/>
                <w:szCs w:val="18"/>
              </w:rPr>
              <w:t>问题</w:t>
            </w:r>
          </w:p>
        </w:tc>
        <w:tc>
          <w:tcPr>
            <w:tcW w:w="963" w:type="dxa"/>
            <w:vAlign w:val="center"/>
            <w:tcBorders>
              <w:top w:val="nil" w:sz="0" w:space="0" w:color="000000"/>
              <w:left w:val="nil" w:sz="0" w:space="0" w:color="000000"/>
              <w:bottom w:val="nil" w:sz="0" w:space="0" w:color="000000"/>
              <w:right w:val="nil" w:sz="0" w:space="0" w:color="000000"/>
            </w:tcBorders>
          </w:tcPr>
          <w:p w14:paraId="52E8DAB1"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239</w:t>
            </w:r>
          </w:p>
        </w:tc>
      </w:tr>
      <w:tr w:rsidR="001E30B5" w14:paraId="67BEEE6D" w14:textId="77777777">
        <w:trPr>
          <w:cantSplit/>
          <w:jc w:val="center"/>
        </w:trPr>
        <w:tc>
          <w:tcPr>
            <w:tcW w:w="737" w:type="dxa"/>
            <w:vAlign w:val="center"/>
            <w:tcBorders>
              <w:top w:val="nil" w:sz="0" w:space="0" w:color="000000"/>
              <w:left w:val="nil" w:sz="0" w:space="0" w:color="000000"/>
              <w:bottom w:val="nil" w:sz="0" w:space="0" w:color="000000"/>
              <w:right w:val="nil" w:sz="0" w:space="0" w:color="000000"/>
            </w:tcBorders>
          </w:tcPr>
          <w:p w14:paraId="7C44F421"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5</w:t>
            </w:r>
          </w:p>
        </w:tc>
        <w:tc>
          <w:tcPr>
            <w:tcW w:w="1360" w:type="dxa"/>
            <w:vAlign w:val="center"/>
            <w:tcBorders>
              <w:top w:val="nil" w:sz="0" w:space="0" w:color="000000"/>
              <w:left w:val="nil" w:sz="0" w:space="0" w:color="000000"/>
              <w:bottom w:val="nil" w:sz="0" w:space="0" w:color="000000"/>
              <w:right w:val="nil" w:sz="0" w:space="0" w:color="000000"/>
            </w:tcBorders>
          </w:tcPr>
          <w:p w14:paraId="7C56936A"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买药</w:t>
            </w:r>
            <w:r>
              <w:rPr>
                <w:rFonts w:ascii="Times New Roman" w:hAnsi="Times New Roman" w:eastAsia="宋体" w:cs="Times New Roman"/>
                <w:b w:val="0"/>
                <w:noProof/>
                <w:sz w:val="18"/>
                <w:szCs w:val="18"/>
              </w:rPr>
              <w:t xml:space="preserve"> × </w:t>
            </w:r>
            <w:r>
              <w:rPr>
                <w:rFonts w:ascii="Times New Roman" w:hAnsi="Times New Roman" w:eastAsia="宋体" w:cs="Times New Roman"/>
                <w:b w:val="0"/>
                <w:noProof/>
                <w:sz w:val="18"/>
                <w:szCs w:val="18"/>
              </w:rPr>
              <w:t>方便</w:t>
            </w:r>
          </w:p>
        </w:tc>
        <w:tc>
          <w:tcPr>
            <w:tcW w:w="963" w:type="dxa"/>
            <w:vAlign w:val="center"/>
            <w:tcBorders>
              <w:top w:val="nil" w:sz="0" w:space="0" w:color="000000"/>
              <w:left w:val="nil" w:sz="0" w:space="0" w:color="000000"/>
              <w:bottom w:val="nil" w:sz="0" w:space="0" w:color="000000"/>
              <w:right w:val="nil" w:sz="0" w:space="0" w:color="000000"/>
            </w:tcBorders>
          </w:tcPr>
          <w:p w14:paraId="20624C69"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1,201</w:t>
            </w:r>
          </w:p>
        </w:tc>
        <w:tc>
          <w:tcPr>
            <w:tcW w:w="1360" w:type="dxa"/>
            <w:vAlign w:val="center"/>
            <w:tcBorders>
              <w:top w:val="nil" w:sz="0" w:space="0" w:color="000000"/>
              <w:left w:val="nil" w:sz="0" w:space="0" w:color="000000"/>
              <w:bottom w:val="nil" w:sz="0" w:space="0" w:color="000000"/>
              <w:right w:val="nil" w:sz="0" w:space="0" w:color="000000"/>
            </w:tcBorders>
          </w:tcPr>
          <w:p w14:paraId="761A1835"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 xml:space="preserve">AI × </w:t>
            </w:r>
            <w:r>
              <w:rPr>
                <w:rFonts w:ascii="Times New Roman" w:hAnsi="Times New Roman" w:eastAsia="宋体" w:cs="Times New Roman"/>
                <w:b w:val="0"/>
                <w:noProof/>
                <w:sz w:val="18"/>
                <w:szCs w:val="18"/>
              </w:rPr>
              <w:t>替代</w:t>
            </w:r>
          </w:p>
        </w:tc>
        <w:tc>
          <w:tcPr>
            <w:tcW w:w="963" w:type="dxa"/>
            <w:vAlign w:val="center"/>
            <w:tcBorders>
              <w:top w:val="nil" w:sz="0" w:space="0" w:color="000000"/>
              <w:left w:val="nil" w:sz="0" w:space="0" w:color="000000"/>
              <w:bottom w:val="nil" w:sz="0" w:space="0" w:color="000000"/>
              <w:right w:val="nil" w:sz="0" w:space="0" w:color="000000"/>
            </w:tcBorders>
          </w:tcPr>
          <w:p w14:paraId="621F8EB4"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545</w:t>
            </w:r>
          </w:p>
        </w:tc>
        <w:tc>
          <w:tcPr>
            <w:tcW w:w="1360" w:type="dxa"/>
            <w:vAlign w:val="center"/>
            <w:tcBorders>
              <w:top w:val="nil" w:sz="0" w:space="0" w:color="000000"/>
              <w:left w:val="nil" w:sz="0" w:space="0" w:color="000000"/>
              <w:bottom w:val="nil" w:sz="0" w:space="0" w:color="000000"/>
              <w:right w:val="nil" w:sz="0" w:space="0" w:color="000000"/>
            </w:tcBorders>
          </w:tcPr>
          <w:p w14:paraId="6FB28D7E"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 xml:space="preserve">AI × </w:t>
            </w:r>
            <w:r>
              <w:rPr>
                <w:rFonts w:ascii="Times New Roman" w:hAnsi="Times New Roman" w:eastAsia="宋体" w:cs="Times New Roman"/>
                <w:b w:val="0"/>
                <w:noProof/>
                <w:sz w:val="18"/>
                <w:szCs w:val="18"/>
              </w:rPr>
              <w:t>取代</w:t>
            </w:r>
          </w:p>
        </w:tc>
        <w:tc>
          <w:tcPr>
            <w:tcW w:w="963" w:type="dxa"/>
            <w:vAlign w:val="center"/>
            <w:tcBorders>
              <w:top w:val="nil" w:sz="0" w:space="0" w:color="000000"/>
              <w:left w:val="nil" w:sz="0" w:space="0" w:color="000000"/>
              <w:bottom w:val="nil" w:sz="0" w:space="0" w:color="000000"/>
              <w:right w:val="nil" w:sz="0" w:space="0" w:color="000000"/>
            </w:tcBorders>
          </w:tcPr>
          <w:p w14:paraId="2FEB0F83"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211</w:t>
            </w:r>
          </w:p>
        </w:tc>
      </w:tr>
      <w:tr w:rsidR="001E30B5" w14:paraId="59165B89" w14:textId="77777777">
        <w:trPr>
          <w:cantSplit/>
          <w:jc w:val="center"/>
        </w:trPr>
        <w:tc>
          <w:tcPr>
            <w:tcW w:w="737" w:type="dxa"/>
            <w:vAlign w:val="center"/>
            <w:tcBorders>
              <w:top w:val="nil" w:sz="0" w:space="0" w:color="000000"/>
              <w:left w:val="nil" w:sz="0" w:space="0" w:color="000000"/>
              <w:bottom w:val="nil" w:sz="0" w:space="0" w:color="000000"/>
              <w:right w:val="nil" w:sz="0" w:space="0" w:color="000000"/>
            </w:tcBorders>
          </w:tcPr>
          <w:p w14:paraId="22CDC3A3"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6</w:t>
            </w:r>
          </w:p>
        </w:tc>
        <w:tc>
          <w:tcPr>
            <w:tcW w:w="1360" w:type="dxa"/>
            <w:vAlign w:val="center"/>
            <w:tcBorders>
              <w:top w:val="nil" w:sz="0" w:space="0" w:color="000000"/>
              <w:left w:val="nil" w:sz="0" w:space="0" w:color="000000"/>
              <w:bottom w:val="nil" w:sz="0" w:space="0" w:color="000000"/>
              <w:right w:val="nil" w:sz="0" w:space="0" w:color="000000"/>
            </w:tcBorders>
          </w:tcPr>
          <w:p w14:paraId="4AD6F73E"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 xml:space="preserve">AI × </w:t>
            </w:r>
            <w:r>
              <w:rPr>
                <w:rFonts w:ascii="Times New Roman" w:hAnsi="Times New Roman" w:eastAsia="宋体" w:cs="Times New Roman"/>
                <w:b w:val="0"/>
                <w:noProof/>
                <w:sz w:val="18"/>
                <w:szCs w:val="18"/>
              </w:rPr>
              <w:t>看病</w:t>
            </w:r>
          </w:p>
        </w:tc>
        <w:tc>
          <w:tcPr>
            <w:tcW w:w="963" w:type="dxa"/>
            <w:vAlign w:val="center"/>
            <w:tcBorders>
              <w:top w:val="nil" w:sz="0" w:space="0" w:color="000000"/>
              <w:left w:val="nil" w:sz="0" w:space="0" w:color="000000"/>
              <w:bottom w:val="nil" w:sz="0" w:space="0" w:color="000000"/>
              <w:right w:val="nil" w:sz="0" w:space="0" w:color="000000"/>
            </w:tcBorders>
          </w:tcPr>
          <w:p w14:paraId="33D7D3C0"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856</w:t>
            </w:r>
          </w:p>
        </w:tc>
        <w:tc>
          <w:tcPr>
            <w:tcW w:w="1360" w:type="dxa"/>
            <w:vAlign w:val="center"/>
            <w:tcBorders>
              <w:top w:val="nil" w:sz="0" w:space="0" w:color="000000"/>
              <w:left w:val="nil" w:sz="0" w:space="0" w:color="000000"/>
              <w:bottom w:val="nil" w:sz="0" w:space="0" w:color="000000"/>
              <w:right w:val="nil" w:sz="0" w:space="0" w:color="000000"/>
            </w:tcBorders>
          </w:tcPr>
          <w:p w14:paraId="79E33880"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 xml:space="preserve">AI × </w:t>
            </w:r>
            <w:r>
              <w:rPr>
                <w:rFonts w:ascii="Times New Roman" w:hAnsi="Times New Roman" w:eastAsia="宋体" w:cs="Times New Roman"/>
                <w:b w:val="0"/>
                <w:noProof/>
                <w:sz w:val="18"/>
                <w:szCs w:val="18"/>
              </w:rPr>
              <w:t>取代</w:t>
            </w:r>
          </w:p>
        </w:tc>
        <w:tc>
          <w:tcPr>
            <w:tcW w:w="963" w:type="dxa"/>
            <w:vAlign w:val="center"/>
            <w:tcBorders>
              <w:top w:val="nil" w:sz="0" w:space="0" w:color="000000"/>
              <w:left w:val="nil" w:sz="0" w:space="0" w:color="000000"/>
              <w:bottom w:val="nil" w:sz="0" w:space="0" w:color="000000"/>
              <w:right w:val="nil" w:sz="0" w:space="0" w:color="000000"/>
            </w:tcBorders>
          </w:tcPr>
          <w:p w14:paraId="1CFB78D8"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445</w:t>
            </w:r>
          </w:p>
        </w:tc>
        <w:tc>
          <w:tcPr>
            <w:tcW w:w="1360" w:type="dxa"/>
            <w:vAlign w:val="center"/>
            <w:tcBorders>
              <w:top w:val="nil" w:sz="0" w:space="0" w:color="000000"/>
              <w:left w:val="nil" w:sz="0" w:space="0" w:color="000000"/>
              <w:bottom w:val="nil" w:sz="0" w:space="0" w:color="000000"/>
              <w:right w:val="nil" w:sz="0" w:space="0" w:color="000000"/>
            </w:tcBorders>
          </w:tcPr>
          <w:p w14:paraId="7657B122"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 xml:space="preserve">AI × </w:t>
            </w:r>
            <w:r>
              <w:rPr>
                <w:rFonts w:ascii="Times New Roman" w:hAnsi="Times New Roman" w:eastAsia="宋体" w:cs="Times New Roman"/>
                <w:b w:val="0"/>
                <w:noProof/>
                <w:sz w:val="18"/>
                <w:szCs w:val="18"/>
              </w:rPr>
              <w:t>不能</w:t>
            </w:r>
          </w:p>
        </w:tc>
        <w:tc>
          <w:tcPr>
            <w:tcW w:w="963" w:type="dxa"/>
            <w:vAlign w:val="center"/>
            <w:tcBorders>
              <w:top w:val="nil" w:sz="0" w:space="0" w:color="000000"/>
              <w:left w:val="nil" w:sz="0" w:space="0" w:color="000000"/>
              <w:bottom w:val="nil" w:sz="0" w:space="0" w:color="000000"/>
              <w:right w:val="nil" w:sz="0" w:space="0" w:color="000000"/>
            </w:tcBorders>
          </w:tcPr>
          <w:p w14:paraId="1D336E2C"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208</w:t>
            </w:r>
          </w:p>
        </w:tc>
      </w:tr>
      <w:tr w:rsidR="001E30B5" w14:paraId="69E0317B" w14:textId="77777777">
        <w:trPr>
          <w:cantSplit/>
          <w:jc w:val="center"/>
        </w:trPr>
        <w:tc>
          <w:tcPr>
            <w:tcW w:w="737" w:type="dxa"/>
            <w:vAlign w:val="center"/>
            <w:tcBorders>
              <w:top w:val="nil" w:sz="0" w:space="0" w:color="000000"/>
              <w:left w:val="nil" w:sz="0" w:space="0" w:color="000000"/>
              <w:bottom w:val="nil" w:sz="0" w:space="0" w:color="000000"/>
              <w:right w:val="nil" w:sz="0" w:space="0" w:color="000000"/>
            </w:tcBorders>
          </w:tcPr>
          <w:p w14:paraId="49C27089"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7</w:t>
            </w:r>
          </w:p>
        </w:tc>
        <w:tc>
          <w:tcPr>
            <w:tcW w:w="1360" w:type="dxa"/>
            <w:vAlign w:val="center"/>
            <w:tcBorders>
              <w:top w:val="nil" w:sz="0" w:space="0" w:color="000000"/>
              <w:left w:val="nil" w:sz="0" w:space="0" w:color="000000"/>
              <w:bottom w:val="nil" w:sz="0" w:space="0" w:color="000000"/>
              <w:right w:val="nil" w:sz="0" w:space="0" w:color="000000"/>
            </w:tcBorders>
          </w:tcPr>
          <w:p w14:paraId="43640279"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方便</w:t>
            </w:r>
            <w:r>
              <w:rPr>
                <w:rFonts w:ascii="Times New Roman" w:hAnsi="Times New Roman" w:eastAsia="宋体" w:cs="Times New Roman"/>
                <w:b w:val="0"/>
                <w:noProof/>
                <w:sz w:val="18"/>
                <w:szCs w:val="18"/>
              </w:rPr>
              <w:t xml:space="preserve"> × </w:t>
            </w:r>
            <w:r>
              <w:rPr>
                <w:rFonts w:ascii="Times New Roman" w:hAnsi="Times New Roman" w:eastAsia="宋体" w:cs="Times New Roman"/>
                <w:b w:val="0"/>
                <w:noProof/>
                <w:sz w:val="18"/>
                <w:szCs w:val="18"/>
              </w:rPr>
              <w:t>问诊</w:t>
            </w:r>
          </w:p>
        </w:tc>
        <w:tc>
          <w:tcPr>
            <w:tcW w:w="963" w:type="dxa"/>
            <w:vAlign w:val="center"/>
            <w:tcBorders>
              <w:top w:val="nil" w:sz="0" w:space="0" w:color="000000"/>
              <w:left w:val="nil" w:sz="0" w:space="0" w:color="000000"/>
              <w:bottom w:val="nil" w:sz="0" w:space="0" w:color="000000"/>
              <w:right w:val="nil" w:sz="0" w:space="0" w:color="000000"/>
            </w:tcBorders>
          </w:tcPr>
          <w:p w14:paraId="6EBFB977"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700</w:t>
            </w:r>
          </w:p>
        </w:tc>
        <w:tc>
          <w:tcPr>
            <w:tcW w:w="1360" w:type="dxa"/>
            <w:vAlign w:val="center"/>
            <w:tcBorders>
              <w:top w:val="nil" w:sz="0" w:space="0" w:color="000000"/>
              <w:left w:val="nil" w:sz="0" w:space="0" w:color="000000"/>
              <w:bottom w:val="nil" w:sz="0" w:space="0" w:color="000000"/>
              <w:right w:val="nil" w:sz="0" w:space="0" w:color="000000"/>
            </w:tcBorders>
          </w:tcPr>
          <w:p w14:paraId="4C3AFE72"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医生</w:t>
            </w:r>
            <w:r>
              <w:rPr>
                <w:rFonts w:ascii="Times New Roman" w:hAnsi="Times New Roman" w:eastAsia="宋体" w:cs="Times New Roman"/>
                <w:b w:val="0"/>
                <w:noProof/>
                <w:sz w:val="18"/>
                <w:szCs w:val="18"/>
              </w:rPr>
              <w:t xml:space="preserve"> × </w:t>
            </w:r>
            <w:r>
              <w:rPr>
                <w:rFonts w:ascii="Times New Roman" w:hAnsi="Times New Roman" w:eastAsia="宋体" w:cs="Times New Roman"/>
                <w:b w:val="0"/>
                <w:noProof/>
                <w:sz w:val="18"/>
                <w:szCs w:val="18"/>
              </w:rPr>
              <w:t>辅助</w:t>
            </w:r>
          </w:p>
        </w:tc>
        <w:tc>
          <w:tcPr>
            <w:tcW w:w="963" w:type="dxa"/>
            <w:vAlign w:val="center"/>
            <w:tcBorders>
              <w:top w:val="nil" w:sz="0" w:space="0" w:color="000000"/>
              <w:left w:val="nil" w:sz="0" w:space="0" w:color="000000"/>
              <w:bottom w:val="nil" w:sz="0" w:space="0" w:color="000000"/>
              <w:right w:val="nil" w:sz="0" w:space="0" w:color="000000"/>
            </w:tcBorders>
          </w:tcPr>
          <w:p w14:paraId="0E402AC4"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439</w:t>
            </w:r>
          </w:p>
        </w:tc>
        <w:tc>
          <w:tcPr>
            <w:tcW w:w="1360" w:type="dxa"/>
            <w:vAlign w:val="center"/>
            <w:tcBorders>
              <w:top w:val="nil" w:sz="0" w:space="0" w:color="000000"/>
              <w:left w:val="nil" w:sz="0" w:space="0" w:color="000000"/>
              <w:bottom w:val="nil" w:sz="0" w:space="0" w:color="000000"/>
              <w:right w:val="nil" w:sz="0" w:space="0" w:color="000000"/>
            </w:tcBorders>
          </w:tcPr>
          <w:p w14:paraId="4EB56264"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 xml:space="preserve">AI × </w:t>
            </w:r>
            <w:r>
              <w:rPr>
                <w:rFonts w:ascii="Times New Roman" w:hAnsi="Times New Roman" w:eastAsia="宋体" w:cs="Times New Roman"/>
                <w:b w:val="0"/>
                <w:noProof/>
                <w:sz w:val="18"/>
                <w:szCs w:val="18"/>
              </w:rPr>
              <w:t>不会</w:t>
            </w:r>
          </w:p>
        </w:tc>
        <w:tc>
          <w:tcPr>
            <w:tcW w:w="963" w:type="dxa"/>
            <w:vAlign w:val="center"/>
            <w:tcBorders>
              <w:top w:val="nil" w:sz="0" w:space="0" w:color="000000"/>
              <w:left w:val="nil" w:sz="0" w:space="0" w:color="000000"/>
              <w:bottom w:val="nil" w:sz="0" w:space="0" w:color="000000"/>
              <w:right w:val="nil" w:sz="0" w:space="0" w:color="000000"/>
            </w:tcBorders>
          </w:tcPr>
          <w:p w14:paraId="1F8C7138"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190</w:t>
            </w:r>
          </w:p>
        </w:tc>
      </w:tr>
      <w:tr w:rsidR="001E30B5" w14:paraId="7368D053" w14:textId="77777777">
        <w:trPr>
          <w:cantSplit/>
          <w:jc w:val="center"/>
        </w:trPr>
        <w:tc>
          <w:tcPr>
            <w:tcW w:w="737" w:type="dxa"/>
            <w:vAlign w:val="center"/>
            <w:tcBorders>
              <w:top w:val="nil" w:sz="0" w:space="0" w:color="000000"/>
              <w:left w:val="nil" w:sz="0" w:space="0" w:color="000000"/>
              <w:bottom w:val="nil" w:sz="0" w:space="0" w:color="000000"/>
              <w:right w:val="nil" w:sz="0" w:space="0" w:color="000000"/>
            </w:tcBorders>
          </w:tcPr>
          <w:p w14:paraId="58D7281B"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8</w:t>
            </w:r>
          </w:p>
        </w:tc>
        <w:tc>
          <w:tcPr>
            <w:tcW w:w="1360" w:type="dxa"/>
            <w:vAlign w:val="center"/>
            <w:tcBorders>
              <w:top w:val="nil" w:sz="0" w:space="0" w:color="000000"/>
              <w:left w:val="nil" w:sz="0" w:space="0" w:color="000000"/>
              <w:bottom w:val="nil" w:sz="0" w:space="0" w:color="000000"/>
              <w:right w:val="nil" w:sz="0" w:space="0" w:color="000000"/>
            </w:tcBorders>
          </w:tcPr>
          <w:p w14:paraId="512A6747"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 xml:space="preserve">AI × </w:t>
            </w:r>
            <w:r>
              <w:rPr>
                <w:rFonts w:ascii="Times New Roman" w:hAnsi="Times New Roman" w:eastAsia="宋体" w:cs="Times New Roman"/>
                <w:b w:val="0"/>
                <w:noProof/>
                <w:sz w:val="18"/>
                <w:szCs w:val="18"/>
              </w:rPr>
              <w:t>问诊</w:t>
            </w:r>
          </w:p>
        </w:tc>
        <w:tc>
          <w:tcPr>
            <w:tcW w:w="963" w:type="dxa"/>
            <w:vAlign w:val="center"/>
            <w:tcBorders>
              <w:top w:val="nil" w:sz="0" w:space="0" w:color="000000"/>
              <w:left w:val="nil" w:sz="0" w:space="0" w:color="000000"/>
              <w:bottom w:val="nil" w:sz="0" w:space="0" w:color="000000"/>
              <w:right w:val="nil" w:sz="0" w:space="0" w:color="000000"/>
            </w:tcBorders>
          </w:tcPr>
          <w:p w14:paraId="62C8F5F8"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678</w:t>
            </w:r>
          </w:p>
        </w:tc>
        <w:tc>
          <w:tcPr>
            <w:tcW w:w="1360" w:type="dxa"/>
            <w:vAlign w:val="center"/>
            <w:tcBorders>
              <w:top w:val="nil" w:sz="0" w:space="0" w:color="000000"/>
              <w:left w:val="nil" w:sz="0" w:space="0" w:color="000000"/>
              <w:bottom w:val="nil" w:sz="0" w:space="0" w:color="000000"/>
              <w:right w:val="nil" w:sz="0" w:space="0" w:color="000000"/>
            </w:tcBorders>
          </w:tcPr>
          <w:p w14:paraId="52910981"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医生</w:t>
            </w:r>
            <w:r>
              <w:rPr>
                <w:rFonts w:ascii="Times New Roman" w:hAnsi="Times New Roman" w:eastAsia="宋体" w:cs="Times New Roman"/>
                <w:b w:val="0"/>
                <w:noProof/>
                <w:sz w:val="18"/>
                <w:szCs w:val="18"/>
              </w:rPr>
              <w:t xml:space="preserve"> × </w:t>
            </w:r>
            <w:r>
              <w:rPr>
                <w:rFonts w:ascii="Times New Roman" w:hAnsi="Times New Roman" w:eastAsia="宋体" w:cs="Times New Roman"/>
                <w:b w:val="0"/>
                <w:noProof/>
                <w:sz w:val="18"/>
                <w:szCs w:val="18"/>
              </w:rPr>
              <w:t>替代</w:t>
            </w:r>
          </w:p>
        </w:tc>
        <w:tc>
          <w:tcPr>
            <w:tcW w:w="963" w:type="dxa"/>
            <w:vAlign w:val="center"/>
            <w:tcBorders>
              <w:top w:val="nil" w:sz="0" w:space="0" w:color="000000"/>
              <w:left w:val="nil" w:sz="0" w:space="0" w:color="000000"/>
              <w:bottom w:val="nil" w:sz="0" w:space="0" w:color="000000"/>
              <w:right w:val="nil" w:sz="0" w:space="0" w:color="000000"/>
            </w:tcBorders>
          </w:tcPr>
          <w:p w14:paraId="21266E9C"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419</w:t>
            </w:r>
          </w:p>
        </w:tc>
        <w:tc>
          <w:tcPr>
            <w:tcW w:w="1360" w:type="dxa"/>
            <w:vAlign w:val="center"/>
            <w:tcBorders>
              <w:top w:val="nil" w:sz="0" w:space="0" w:color="000000"/>
              <w:left w:val="nil" w:sz="0" w:space="0" w:color="000000"/>
              <w:bottom w:val="nil" w:sz="0" w:space="0" w:color="000000"/>
              <w:right w:val="nil" w:sz="0" w:space="0" w:color="000000"/>
            </w:tcBorders>
          </w:tcPr>
          <w:p w14:paraId="5A6E1ADB"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 xml:space="preserve">AI × </w:t>
            </w:r>
            <w:r>
              <w:rPr>
                <w:rFonts w:ascii="Times New Roman" w:hAnsi="Times New Roman" w:eastAsia="宋体" w:cs="Times New Roman"/>
                <w:b w:val="0"/>
                <w:noProof/>
                <w:sz w:val="18"/>
                <w:szCs w:val="18"/>
              </w:rPr>
              <w:t>医疗</w:t>
            </w:r>
          </w:p>
        </w:tc>
        <w:tc>
          <w:tcPr>
            <w:tcW w:w="963" w:type="dxa"/>
            <w:vAlign w:val="center"/>
            <w:tcBorders>
              <w:top w:val="nil" w:sz="0" w:space="0" w:color="000000"/>
              <w:left w:val="nil" w:sz="0" w:space="0" w:color="000000"/>
              <w:bottom w:val="nil" w:sz="0" w:space="0" w:color="000000"/>
              <w:right w:val="nil" w:sz="0" w:space="0" w:color="000000"/>
            </w:tcBorders>
          </w:tcPr>
          <w:p w14:paraId="4D0928A3"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189</w:t>
            </w:r>
          </w:p>
        </w:tc>
      </w:tr>
    </w:tbl>
    <w:p w14:paraId="170CFB90" w14:textId="77777777" w:rsidR="001E30B5" w:rsidRDefault="00000000">
      <w:pPr>
        <w:keepNext/>
        <w:keepLines/>
        <w:spacing w:before="120" w:after="0" w:line="240" w:lineRule="auto"/>
        <w:ind w:firstLine="0" w:left="0" w:right="0"/>
        <w:jc w:val="center"/>
        <w:pageBreakBefore/>
      </w:pPr>
      <w:r>
        <w:drawing>
          <wp:inline xmlns:a="http://schemas.openxmlformats.org/drawingml/2006/main" xmlns:pic="http://schemas.openxmlformats.org/drawingml/2006/picture">
            <wp:extent cx="5580000" cy="4176226"/>
            <wp:docPr id="4" name="Picture 4"/>
            <wp:cNvGraphicFramePr>
              <a:graphicFrameLocks noChangeAspect="1"/>
            </wp:cNvGraphicFramePr>
            <a:graphic>
              <a:graphicData uri="http://schemas.openxmlformats.org/drawingml/2006/picture">
                <pic:pic>
                  <pic:nvPicPr>
                    <pic:cNvPr id="0" name="图4_积极组网络.png"/>
                    <pic:cNvPicPr/>
                  </pic:nvPicPr>
                  <pic:blipFill>
                    <a:blip r:embed="rId23"/>
                    <a:stretch>
                      <a:fillRect/>
                    </a:stretch>
                  </pic:blipFill>
                  <pic:spPr>
                    <a:xfrm>
                      <a:off x="0" y="0"/>
                      <a:ext cx="5580000" cy="4176226"/>
                    </a:xfrm>
                    <a:prstGeom prst="rect"/>
                  </pic:spPr>
                </pic:pic>
              </a:graphicData>
            </a:graphic>
          </wp:inline>
        </w:drawing>
      </w:r>
    </w:p>
    <w:p w14:paraId="681B7D15" w14:textId="77777777" w:rsidR="001E30B5" w:rsidRDefault="00000000">
      <w:pPr>
        <w:keepNext/>
        <w:keepLines/>
        <w:spacing w:before="80" w:after="0" w:line="240" w:lineRule="auto"/>
        <w:ind w:firstLine="0" w:left="0" w:right="0"/>
        <w:jc w:val="center"/>
      </w:pPr>
      <w:r>
        <w:rPr>
          <w:rFonts w:ascii="Times New Roman" w:hAnsi="Times New Roman" w:eastAsia="黑体" w:cs="Times New Roman"/>
          <w:b w:val="0"/>
          <w:sz w:val="18"/>
          <w:szCs w:val="18"/>
        </w:rPr>
        <w:t>图4　积极看待组的词共现网络（加权度最高的40个节点，颜色为Louvain社区）</w:t>
      </w:r>
    </w:p>
    <w:p w14:paraId="019A6A32" w14:textId="77777777" w:rsidR="00C27996" w:rsidRDefault="00000000">
      <w:pPr>
        <w:spacing w:after="160" w:before="0" w:line="240" w:lineRule="auto"/>
        <w:ind w:firstLine="0" w:left="0" w:right="0"/>
        <w:jc w:val="center"/>
        <w:keepLines/>
      </w:pPr>
      <w:r>
        <w:rPr>
          <w:rFonts w:ascii="Times New Roman" w:hAnsi="Times New Roman" w:eastAsia="Times New Roman" w:cs="Times New Roman"/>
          <w:b w:val="0"/>
          <w:sz w:val="18"/>
          <w:szCs w:val="18"/>
        </w:rPr>
        <w:t>Fig. 4　Word co-occurrence network of the positive group (top 40 nodes by weighted degree; colors denote Louvain communities)</w:t>
      </w:r>
    </w:p>
    <w:p w14:paraId="1BE8B24B" w14:textId="77777777" w:rsidR="001E30B5" w:rsidRDefault="00000000">
      <w:pPr>
        <w:keepNext/>
        <w:keepLines/>
        <w:spacing w:before="120" w:after="0" w:line="240" w:lineRule="auto"/>
        <w:ind w:firstLine="0" w:left="0" w:right="0"/>
        <w:jc w:val="center"/>
        <w:pageBreakBefore/>
      </w:pPr>
      <w:r>
        <w:drawing>
          <wp:inline xmlns:a="http://schemas.openxmlformats.org/drawingml/2006/main" xmlns:pic="http://schemas.openxmlformats.org/drawingml/2006/picture">
            <wp:extent cx="5580000" cy="4176226"/>
            <wp:docPr id="5" name="Picture 5"/>
            <wp:cNvGraphicFramePr>
              <a:graphicFrameLocks noChangeAspect="1"/>
            </wp:cNvGraphicFramePr>
            <a:graphic>
              <a:graphicData uri="http://schemas.openxmlformats.org/drawingml/2006/picture">
                <pic:pic>
                  <pic:nvPicPr>
                    <pic:cNvPr id="0" name="图5_中立组网络.png"/>
                    <pic:cNvPicPr/>
                  </pic:nvPicPr>
                  <pic:blipFill>
                    <a:blip r:embed="rId24"/>
                    <a:stretch>
                      <a:fillRect/>
                    </a:stretch>
                  </pic:blipFill>
                  <pic:spPr>
                    <a:xfrm>
                      <a:off x="0" y="0"/>
                      <a:ext cx="5580000" cy="4176226"/>
                    </a:xfrm>
                    <a:prstGeom prst="rect"/>
                  </pic:spPr>
                </pic:pic>
              </a:graphicData>
            </a:graphic>
          </wp:inline>
        </w:drawing>
      </w:r>
    </w:p>
    <w:p w14:paraId="490CAE94" w14:textId="77777777" w:rsidR="001E30B5" w:rsidRDefault="00000000">
      <w:pPr>
        <w:keepNext/>
        <w:keepLines/>
        <w:spacing w:before="80" w:after="0" w:line="240" w:lineRule="auto"/>
        <w:ind w:firstLine="0" w:left="0" w:right="0"/>
        <w:jc w:val="center"/>
      </w:pPr>
      <w:r>
        <w:rPr>
          <w:rFonts w:ascii="Times New Roman" w:hAnsi="Times New Roman" w:eastAsia="黑体" w:cs="Times New Roman"/>
          <w:b w:val="0"/>
          <w:sz w:val="18"/>
          <w:szCs w:val="18"/>
        </w:rPr>
        <w:t>图5　中立看待组的词共现网络（加权度最高的40个节点，颜色为Louvain社区）</w:t>
      </w:r>
    </w:p>
    <w:p w14:paraId="0692461D" w14:textId="77777777" w:rsidR="00C27996" w:rsidRDefault="00000000">
      <w:pPr>
        <w:spacing w:after="160" w:before="0" w:line="240" w:lineRule="auto"/>
        <w:ind w:firstLine="0" w:left="0" w:right="0"/>
        <w:jc w:val="center"/>
        <w:keepLines/>
      </w:pPr>
      <w:r>
        <w:rPr>
          <w:rFonts w:ascii="Times New Roman" w:hAnsi="Times New Roman" w:eastAsia="Times New Roman" w:cs="Times New Roman"/>
          <w:b w:val="0"/>
          <w:sz w:val="18"/>
          <w:szCs w:val="18"/>
        </w:rPr>
        <w:t>Fig. 5　Word co-occurrence network of the neutral group (top 40 nodes by weighted degree; colors denote Louvain communities)</w:t>
      </w:r>
    </w:p>
    <w:p w14:paraId="34987657" w14:textId="77777777" w:rsidR="001E30B5" w:rsidRDefault="00000000">
      <w:pPr>
        <w:keepNext/>
        <w:keepLines/>
        <w:spacing w:before="120" w:after="0" w:line="240" w:lineRule="auto"/>
        <w:ind w:firstLine="0" w:left="0" w:right="0"/>
        <w:jc w:val="center"/>
        <w:pageBreakBefore/>
      </w:pPr>
      <w:r>
        <w:drawing>
          <wp:inline xmlns:a="http://schemas.openxmlformats.org/drawingml/2006/main" xmlns:pic="http://schemas.openxmlformats.org/drawingml/2006/picture">
            <wp:extent cx="5580000" cy="4176226"/>
            <wp:docPr id="6" name="Picture 6"/>
            <wp:cNvGraphicFramePr>
              <a:graphicFrameLocks noChangeAspect="1"/>
            </wp:cNvGraphicFramePr>
            <a:graphic>
              <a:graphicData uri="http://schemas.openxmlformats.org/drawingml/2006/picture">
                <pic:pic>
                  <pic:nvPicPr>
                    <pic:cNvPr id="0" name="图6_消极组网络.png"/>
                    <pic:cNvPicPr/>
                  </pic:nvPicPr>
                  <pic:blipFill>
                    <a:blip r:embed="rId25"/>
                    <a:stretch>
                      <a:fillRect/>
                    </a:stretch>
                  </pic:blipFill>
                  <pic:spPr>
                    <a:xfrm>
                      <a:off x="0" y="0"/>
                      <a:ext cx="5580000" cy="4176226"/>
                    </a:xfrm>
                    <a:prstGeom prst="rect"/>
                  </pic:spPr>
                </pic:pic>
              </a:graphicData>
            </a:graphic>
          </wp:inline>
        </w:drawing>
      </w:r>
    </w:p>
    <w:p w14:paraId="5800BD19" w14:textId="77777777" w:rsidR="001E30B5" w:rsidRDefault="00000000">
      <w:pPr>
        <w:keepNext/>
        <w:keepLines/>
        <w:spacing w:before="80" w:after="0" w:line="240" w:lineRule="auto"/>
        <w:ind w:firstLine="0" w:left="0" w:right="0"/>
        <w:jc w:val="center"/>
      </w:pPr>
      <w:r>
        <w:rPr>
          <w:rFonts w:ascii="Times New Roman" w:hAnsi="Times New Roman" w:eastAsia="黑体" w:cs="Times New Roman"/>
          <w:b w:val="0"/>
          <w:sz w:val="18"/>
          <w:szCs w:val="18"/>
        </w:rPr>
        <w:t>图6　消极看待组的词共现网络（加权度最高的40个节点，颜色为Louvain社区）</w:t>
      </w:r>
    </w:p>
    <w:p w14:paraId="2F634B97" w14:textId="77777777" w:rsidR="00C27996" w:rsidRDefault="00000000">
      <w:pPr>
        <w:spacing w:after="160" w:before="0" w:line="240" w:lineRule="auto"/>
        <w:ind w:firstLine="0" w:left="0" w:right="0"/>
        <w:jc w:val="center"/>
        <w:keepLines/>
      </w:pPr>
      <w:r>
        <w:rPr>
          <w:rFonts w:ascii="Times New Roman" w:hAnsi="Times New Roman" w:eastAsia="Times New Roman" w:cs="Times New Roman"/>
          <w:b w:val="0"/>
          <w:sz w:val="18"/>
          <w:szCs w:val="18"/>
        </w:rPr>
        <w:t>Fig. 6　Word co-occurrence network of the negative group (top 40 nodes by weighted degree; colors denote Louvain communities)</w:t>
      </w:r>
    </w:p>
    <w:p w14:paraId="0F579BBA" w14:textId="77777777" w:rsidR="001E30B5" w:rsidRDefault="00000000">
      <w:pPr>
        <w:spacing w:before="0" w:after="0" w:line="360" w:lineRule="auto"/>
        <w:ind w:firstLine="420" w:left="0" w:right="0"/>
        <w:jc w:val="both"/>
      </w:pPr>
      <w:r>
        <w:rPr>
          <w:rFonts w:ascii="Times New Roman" w:hAnsi="Times New Roman" w:eastAsia="宋体" w:cs="Times New Roman"/>
          <w:b w:val="0"/>
          <w:sz w:val="21"/>
          <w:szCs w:val="21"/>
        </w:rPr>
        <w:t>图4–图6为各组加权度最高的40个节点。积极组中AI与方便、健康、医生同处中心，购药问诊与技术便利分成不同社区；中立组AI与医生贴近，一侧接辅助、参考、工具，一侧接替代、不能、人类；消极组仍以AI—医生为中心，医院看病、替代机器人和误诊负责分成局部结构。</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2EFDE711" w14:textId="77777777" w:rsidR="001E30B5" w:rsidRDefault="00000000">
      <w:pPr>
        <w:spacing w:before="0" w:after="0" w:line="360" w:lineRule="auto"/>
        <w:ind w:firstLine="420" w:left="0" w:right="0"/>
        <w:jc w:val="both"/>
      </w:pPr>
      <w:r>
        <w:rPr>
          <w:rFonts w:ascii="Times New Roman" w:hAnsi="Times New Roman" w:eastAsia="宋体" w:cs="Times New Roman"/>
          <w:b w:val="0"/>
          <w:sz w:val="21"/>
          <w:szCs w:val="21"/>
        </w:rPr>
        <w:t>Louvain得到14个规模不低于10词的词簇：积极5、中立5、消极4（表8）。积极组为AI能力赞叹、便利就医、实用功能认可、技术前景乐观和健康咨询。赞叹簇以“靠谱、专业、厉害、全面、诊断”为主，如“随时可以得到最专业的诊断”；便利就医连接“方便、买药、问诊、不用出门”，如“京东在线问诊方便不用出门解决流感问题”；其余三簇分别落在助手功能、技术前景和报告解读。</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5D964F5D" w14:textId="77777777" w:rsidR="001E30B5" w:rsidRDefault="00000000">
      <w:pPr>
        <w:spacing w:before="0" w:after="0" w:line="360" w:lineRule="auto"/>
        <w:ind w:firstLine="420" w:left="0" w:right="0"/>
        <w:jc w:val="both"/>
      </w:pPr>
      <w:r>
        <w:rPr>
          <w:rFonts w:ascii="Times New Roman" w:hAnsi="Times New Roman" w:eastAsia="宋体" w:cs="Times New Roman"/>
          <w:b w:val="0"/>
          <w:sz w:val="21"/>
          <w:szCs w:val="21"/>
        </w:rPr>
        <w:t>中立组为AI辅助应用、诊断场景、能力边界、技术应用效率和辅助参考。主题词不同，共同语义是承认技术价值并限定范围：最大簇写“AI是助手真医生才是关键”；复杂病情仍要专业判断；“数据交给AI，人文关怀还得靠医生”；AI被写成助手、参考或工具。</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6A6F9AF8" w14:textId="77777777" w:rsidR="001E30B5" w:rsidRDefault="00000000">
      <w:pPr>
        <w:spacing w:before="0" w:after="0" w:line="360" w:lineRule="auto"/>
        <w:ind w:firstLine="420" w:left="0" w:right="0"/>
        <w:jc w:val="both"/>
        <w:rPr>
          <w:noProof/>
        </w:rPr>
      </w:pPr>
      <w:r>
        <w:rPr>
          <w:rFonts w:ascii="Times New Roman" w:hAnsi="Times New Roman" w:eastAsia="宋体" w:cs="Times New Roman"/>
          <w:b w:val="0"/>
          <w:sz w:val="21"/>
          <w:szCs w:val="21"/>
        </w:rPr>
        <w:t>消极组为AI能力质疑、医生不可替代、风险责任和替代焦虑。分别围绕“不行、不敢、瞎编”，“医院、网上、正规就诊”，“误诊、背锅、负责”，以及“取代、机器人、无法”。风险责任簇仅28词，但已有“误诊了算谁的？AI能负责吗？”。责任追问不同于一般能力否定；簇的词数不是评论规模，不据此估计人群比例。</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5699036B" w14:textId="77777777" w:rsidR="00900220" w:rsidRDefault="00900220">
      <w:pPr>
        <w:spacing w:line="240" w:lineRule="auto" w:before="0" w:after="0"/>
        <w:ind w:firstLine="0" w:left="0" w:right="0"/>
      </w:pPr>
      <w:r/>
    </w:p>
    <w:p w14:paraId="47250C38" w14:textId="77777777" w:rsidR="001E30B5" w:rsidRPr="00CF675D" w:rsidRDefault="00000000" w:rsidP="00CF675D">
      <w:pPr>
        <w:keepNext/>
        <w:keepLines/>
        <w:spacing w:before="160" w:after="0" w:line="240" w:lineRule="auto"/>
        <w:ind w:firstLine="0" w:left="0" w:right="0"/>
        <w:jc w:val="center"/>
        <w:pageBreakBefore/>
      </w:pPr>
      <w:r>
        <w:rPr>
          <w:rFonts w:ascii="Times New Roman" w:hAnsi="Times New Roman" w:eastAsia="黑体" w:cs="Times New Roman"/>
          <w:b w:val="0"/>
          <w:sz w:val="18"/>
          <w:szCs w:val="18"/>
        </w:rPr>
        <w:t>表8　态度组内认知词簇（簇规模≥10词）</w:t>
      </w:r>
    </w:p>
    <w:p w14:paraId="73528CD8" w14:textId="77777777" w:rsidR="00C27996" w:rsidRDefault="00000000">
      <w:pPr>
        <w:keepNext/>
        <w:spacing w:after="80" w:before="0" w:line="240" w:lineRule="auto"/>
        <w:ind w:firstLine="0" w:left="0" w:right="0"/>
        <w:jc w:val="center"/>
        <w:keepLines/>
      </w:pPr>
      <w:r>
        <w:rPr>
          <w:rFonts w:ascii="Times New Roman" w:hAnsi="Times New Roman" w:eastAsia="Times New Roman" w:cs="Times New Roman"/>
          <w:b w:val="0"/>
          <w:sz w:val="18"/>
          <w:szCs w:val="18"/>
        </w:rPr>
        <w:t>Table 8　Cognitive word clusters within attitude groups (cluster size ≥ 10)</w:t>
      </w:r>
    </w:p>
    <w:tbl>
      <w:tblPr>
        <w:tblW w:w="5000" w:type="pct"/>
        <w:jc w:val="center"/>
        <w:tblLayout w:type="fixed"/>
        <w:tblCellMar>
          <w:top w:w="40" w:type="dxa"/>
          <w:left w:w="60" w:type="dxa"/>
          <w:bottom w:w="40" w:type="dxa"/>
          <w:right w:w="60" w:type="dxa"/>
        </w:tblCellMar>
        <w:tblLook w:val="04A0" w:firstRow="1" w:lastRow="0" w:firstColumn="1" w:lastColumn="0" w:noHBand="0" w:noVBand="1"/>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1425"/>
        <w:gridCol w:w="772"/>
        <w:gridCol w:w="2019"/>
        <w:gridCol w:w="891"/>
        <w:gridCol w:w="4039"/>
      </w:tblGrid>
      <w:tr w:rsidR="001E30B5" w14:paraId="0627AB59" w14:textId="77777777">
        <w:trPr>
          <w:cantSplit/>
          <w:tblHeader/>
          <w:jc w:val="center"/>
        </w:trPr>
        <w:tc>
          <w:tcPr>
            <w:tcW w:w="1360" w:type="dxa"/>
            <w:vAlign w:val="center"/>
            <w:tcBorders>
              <w:top w:val="nil" w:sz="0" w:space="0" w:color="000000"/>
              <w:left w:val="nil" w:sz="0" w:space="0" w:color="000000"/>
              <w:bottom w:val="single" w:sz="6" w:space="0" w:color="000000"/>
              <w:right w:val="nil" w:sz="0" w:space="0" w:color="000000"/>
            </w:tcBorders>
          </w:tcPr>
          <w:p w14:paraId="40F225C4" w14:textId="77777777" w:rsidR="001E30B5" w:rsidRDefault="00000000">
            <w:pPr>
              <w:spacing w:before="20" w:after="20" w:line="240" w:lineRule="auto"/>
              <w:ind w:firstLine="0" w:left="0"/>
              <w:jc w:val="center"/>
            </w:pPr>
            <w:r>
              <w:rPr>
                <w:rFonts w:eastAsia="宋体" w:ascii="Times New Roman" w:hAnsi="Times New Roman" w:cs="Times New Roman"/>
                <w:b/>
                <w:noProof/>
                <w:sz w:val="18"/>
                <w:szCs w:val="18"/>
              </w:rPr>
              <w:t>态度组</w:t>
            </w:r>
          </w:p>
        </w:tc>
        <w:tc>
          <w:tcPr>
            <w:tcW w:w="737" w:type="dxa"/>
            <w:vAlign w:val="center"/>
            <w:tcBorders>
              <w:top w:val="nil" w:sz="0" w:space="0" w:color="000000"/>
              <w:left w:val="nil" w:sz="0" w:space="0" w:color="000000"/>
              <w:bottom w:val="single" w:sz="6" w:space="0" w:color="000000"/>
              <w:right w:val="nil" w:sz="0" w:space="0" w:color="000000"/>
            </w:tcBorders>
          </w:tcPr>
          <w:p w14:paraId="249FAE3D" w14:textId="77777777" w:rsidR="001E30B5" w:rsidRDefault="00000000">
            <w:pPr>
              <w:spacing w:before="20" w:after="20" w:line="240" w:lineRule="auto"/>
              <w:ind w:firstLine="0" w:left="0"/>
              <w:jc w:val="center"/>
            </w:pPr>
            <w:r>
              <w:rPr>
                <w:rFonts w:eastAsia="宋体" w:ascii="Times New Roman" w:hAnsi="Times New Roman" w:cs="Times New Roman"/>
                <w:b/>
                <w:noProof/>
                <w:sz w:val="18"/>
                <w:szCs w:val="18"/>
              </w:rPr>
              <w:t>簇号</w:t>
            </w:r>
          </w:p>
        </w:tc>
        <w:tc>
          <w:tcPr>
            <w:tcW w:w="1927" w:type="dxa"/>
            <w:vAlign w:val="center"/>
            <w:tcBorders>
              <w:top w:val="nil" w:sz="0" w:space="0" w:color="000000"/>
              <w:left w:val="nil" w:sz="0" w:space="0" w:color="000000"/>
              <w:bottom w:val="single" w:sz="6" w:space="0" w:color="000000"/>
              <w:right w:val="nil" w:sz="0" w:space="0" w:color="000000"/>
            </w:tcBorders>
          </w:tcPr>
          <w:p w14:paraId="1CEC326E" w14:textId="77777777" w:rsidR="001E30B5" w:rsidRDefault="00000000">
            <w:pPr>
              <w:spacing w:before="20" w:after="20" w:line="240" w:lineRule="auto"/>
              <w:ind w:firstLine="0" w:left="0"/>
              <w:jc w:val="center"/>
            </w:pPr>
            <w:r>
              <w:rPr>
                <w:rFonts w:eastAsia="宋体" w:ascii="Times New Roman" w:hAnsi="Times New Roman" w:cs="Times New Roman"/>
                <w:b/>
                <w:noProof/>
                <w:sz w:val="18"/>
                <w:szCs w:val="18"/>
              </w:rPr>
              <w:t>簇名</w:t>
            </w:r>
          </w:p>
        </w:tc>
        <w:tc>
          <w:tcPr>
            <w:tcW w:w="850" w:type="dxa"/>
            <w:vAlign w:val="center"/>
            <w:tcBorders>
              <w:top w:val="nil" w:sz="0" w:space="0" w:color="000000"/>
              <w:left w:val="nil" w:sz="0" w:space="0" w:color="000000"/>
              <w:bottom w:val="single" w:sz="6" w:space="0" w:color="000000"/>
              <w:right w:val="nil" w:sz="0" w:space="0" w:color="000000"/>
            </w:tcBorders>
          </w:tcPr>
          <w:p w14:paraId="2C575864" w14:textId="77777777" w:rsidR="001E30B5" w:rsidRDefault="00000000">
            <w:pPr>
              <w:spacing w:before="20" w:after="20" w:line="240" w:lineRule="auto"/>
              <w:ind w:firstLine="0" w:left="0"/>
              <w:jc w:val="center"/>
            </w:pPr>
            <w:r>
              <w:rPr>
                <w:rFonts w:eastAsia="宋体" w:ascii="Times New Roman" w:hAnsi="Times New Roman" w:cs="Times New Roman"/>
                <w:b/>
                <w:noProof/>
                <w:sz w:val="18"/>
                <w:szCs w:val="18"/>
              </w:rPr>
              <w:t>词数</w:t>
            </w:r>
          </w:p>
        </w:tc>
        <w:tc>
          <w:tcPr>
            <w:tcW w:w="3855" w:type="dxa"/>
            <w:vAlign w:val="center"/>
            <w:tcBorders>
              <w:top w:val="nil" w:sz="0" w:space="0" w:color="000000"/>
              <w:left w:val="nil" w:sz="0" w:space="0" w:color="000000"/>
              <w:bottom w:val="single" w:sz="6" w:space="0" w:color="000000"/>
              <w:right w:val="nil" w:sz="0" w:space="0" w:color="000000"/>
            </w:tcBorders>
          </w:tcPr>
          <w:p w14:paraId="2DE6B12C" w14:textId="77777777" w:rsidR="001E30B5" w:rsidRDefault="00000000">
            <w:pPr>
              <w:spacing w:before="20" w:after="20" w:line="240" w:lineRule="auto"/>
              <w:ind w:firstLine="0" w:left="0"/>
              <w:jc w:val="center"/>
            </w:pPr>
            <w:r>
              <w:rPr>
                <w:rFonts w:eastAsia="宋体" w:ascii="Times New Roman" w:hAnsi="Times New Roman" w:cs="Times New Roman"/>
                <w:b/>
                <w:noProof/>
                <w:sz w:val="18"/>
                <w:szCs w:val="18"/>
              </w:rPr>
              <w:t>主导用语</w:t>
            </w:r>
          </w:p>
        </w:tc>
      </w:tr>
      <w:tr w:rsidR="001E30B5" w14:paraId="5ABE6B10" w14:textId="77777777">
        <w:trPr>
          <w:cantSplit/>
          <w:jc w:val="center"/>
        </w:trPr>
        <w:tc>
          <w:tcPr>
            <w:tcW w:w="1360" w:type="dxa"/>
            <w:vAlign w:val="center"/>
            <w:tcBorders>
              <w:top w:val="nil" w:sz="0" w:space="0" w:color="000000"/>
              <w:left w:val="nil" w:sz="0" w:space="0" w:color="000000"/>
              <w:bottom w:val="nil" w:sz="0" w:space="0" w:color="000000"/>
              <w:right w:val="nil" w:sz="0" w:space="0" w:color="000000"/>
            </w:tcBorders>
            <w:vMerge w:val="restart"/>
          </w:tcPr>
          <w:p w14:paraId="3AE517F3"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积极看待</w:t>
            </w:r>
          </w:p>
        </w:tc>
        <w:tc>
          <w:tcPr>
            <w:tcW w:w="737" w:type="dxa"/>
            <w:vAlign w:val="center"/>
            <w:tcBorders>
              <w:top w:val="nil" w:sz="0" w:space="0" w:color="000000"/>
              <w:left w:val="nil" w:sz="0" w:space="0" w:color="000000"/>
              <w:bottom w:val="nil" w:sz="0" w:space="0" w:color="000000"/>
              <w:right w:val="nil" w:sz="0" w:space="0" w:color="000000"/>
            </w:tcBorders>
          </w:tcPr>
          <w:p w14:paraId="01D49BF9"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1</w:t>
            </w:r>
          </w:p>
        </w:tc>
        <w:tc>
          <w:tcPr>
            <w:tcW w:w="1927" w:type="dxa"/>
            <w:vAlign w:val="center"/>
            <w:tcBorders>
              <w:top w:val="nil" w:sz="0" w:space="0" w:color="000000"/>
              <w:left w:val="nil" w:sz="0" w:space="0" w:color="000000"/>
              <w:bottom w:val="nil" w:sz="0" w:space="0" w:color="000000"/>
              <w:right w:val="nil" w:sz="0" w:space="0" w:color="000000"/>
            </w:tcBorders>
          </w:tcPr>
          <w:p w14:paraId="54705900"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AI</w:t>
            </w:r>
            <w:r>
              <w:rPr>
                <w:rFonts w:ascii="Times New Roman" w:hAnsi="Times New Roman" w:eastAsia="宋体" w:cs="Times New Roman"/>
                <w:b w:val="0"/>
                <w:noProof/>
                <w:sz w:val="18"/>
                <w:szCs w:val="18"/>
              </w:rPr>
              <w:t>能力赞叹型</w:t>
            </w:r>
          </w:p>
        </w:tc>
        <w:tc>
          <w:tcPr>
            <w:tcW w:w="850" w:type="dxa"/>
            <w:vAlign w:val="center"/>
            <w:tcBorders>
              <w:top w:val="nil" w:sz="0" w:space="0" w:color="000000"/>
              <w:left w:val="nil" w:sz="0" w:space="0" w:color="000000"/>
              <w:bottom w:val="nil" w:sz="0" w:space="0" w:color="000000"/>
              <w:right w:val="nil" w:sz="0" w:space="0" w:color="000000"/>
            </w:tcBorders>
          </w:tcPr>
          <w:p w14:paraId="75134205"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583</w:t>
            </w:r>
          </w:p>
        </w:tc>
        <w:tc>
          <w:tcPr>
            <w:tcW w:w="3855" w:type="dxa"/>
            <w:vAlign w:val="center"/>
            <w:tcBorders>
              <w:top w:val="nil" w:sz="0" w:space="0" w:color="000000"/>
              <w:left w:val="nil" w:sz="0" w:space="0" w:color="000000"/>
              <w:bottom w:val="nil" w:sz="0" w:space="0" w:color="000000"/>
              <w:right w:val="nil" w:sz="0" w:space="0" w:color="000000"/>
            </w:tcBorders>
          </w:tcPr>
          <w:p w14:paraId="7ED8B5AB" w14:textId="77777777" w:rsidR="001E30B5" w:rsidRDefault="00000000">
            <w:pPr>
              <w:spacing w:before="20" w:after="20" w:line="240" w:lineRule="auto"/>
              <w:ind w:left="0" w:firstLine="0"/>
              <w:jc w:val="left"/>
            </w:pPr>
            <w:r>
              <w:rPr>
                <w:rFonts w:ascii="Times New Roman" w:hAnsi="Times New Roman" w:eastAsia="宋体" w:cs="Times New Roman"/>
                <w:b w:val="0"/>
                <w:noProof/>
                <w:sz w:val="18"/>
                <w:szCs w:val="18"/>
              </w:rPr>
              <w:t>靠谱、专业、厉害、全面、诊断</w:t>
            </w:r>
          </w:p>
        </w:tc>
      </w:tr>
      <w:tr w:rsidR="001E30B5" w14:paraId="348CD057" w14:textId="77777777">
        <w:trPr>
          <w:cantSplit/>
          <w:jc w:val="center"/>
        </w:trPr>
        <w:tc>
          <w:tcPr>
            <w:tcW w:w="1360" w:type="dxa"/>
            <w:vAlign w:val="center"/>
            <w:tcBorders>
              <w:top w:val="nil" w:sz="0" w:space="0" w:color="000000"/>
              <w:left w:val="nil" w:sz="0" w:space="0" w:color="000000"/>
              <w:bottom w:val="nil" w:sz="0" w:space="0" w:color="000000"/>
              <w:right w:val="nil" w:sz="0" w:space="0" w:color="000000"/>
            </w:tcBorders>
            <w:vMerge/>
          </w:tcPr>
          <w:p w14:paraId="561E2E16"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积极看待</w:t>
            </w:r>
          </w:p>
        </w:tc>
        <w:tc>
          <w:tcPr>
            <w:tcW w:w="737" w:type="dxa"/>
            <w:vAlign w:val="center"/>
            <w:tcBorders>
              <w:top w:val="nil" w:sz="0" w:space="0" w:color="000000"/>
              <w:left w:val="nil" w:sz="0" w:space="0" w:color="000000"/>
              <w:bottom w:val="nil" w:sz="0" w:space="0" w:color="000000"/>
              <w:right w:val="nil" w:sz="0" w:space="0" w:color="000000"/>
            </w:tcBorders>
          </w:tcPr>
          <w:p w14:paraId="5EDAE3B2"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2</w:t>
            </w:r>
          </w:p>
        </w:tc>
        <w:tc>
          <w:tcPr>
            <w:tcW w:w="1927" w:type="dxa"/>
            <w:vAlign w:val="center"/>
            <w:tcBorders>
              <w:top w:val="nil" w:sz="0" w:space="0" w:color="000000"/>
              <w:left w:val="nil" w:sz="0" w:space="0" w:color="000000"/>
              <w:bottom w:val="nil" w:sz="0" w:space="0" w:color="000000"/>
              <w:right w:val="nil" w:sz="0" w:space="0" w:color="000000"/>
            </w:tcBorders>
          </w:tcPr>
          <w:p w14:paraId="0E5E1E7A"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便利就医型</w:t>
            </w:r>
          </w:p>
        </w:tc>
        <w:tc>
          <w:tcPr>
            <w:tcW w:w="850" w:type="dxa"/>
            <w:vAlign w:val="center"/>
            <w:tcBorders>
              <w:top w:val="nil" w:sz="0" w:space="0" w:color="000000"/>
              <w:left w:val="nil" w:sz="0" w:space="0" w:color="000000"/>
              <w:bottom w:val="nil" w:sz="0" w:space="0" w:color="000000"/>
              <w:right w:val="nil" w:sz="0" w:space="0" w:color="000000"/>
            </w:tcBorders>
          </w:tcPr>
          <w:p w14:paraId="4BC3D6A2"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279</w:t>
            </w:r>
          </w:p>
        </w:tc>
        <w:tc>
          <w:tcPr>
            <w:tcW w:w="3855" w:type="dxa"/>
            <w:vAlign w:val="center"/>
            <w:tcBorders>
              <w:top w:val="nil" w:sz="0" w:space="0" w:color="000000"/>
              <w:left w:val="nil" w:sz="0" w:space="0" w:color="000000"/>
              <w:bottom w:val="nil" w:sz="0" w:space="0" w:color="000000"/>
              <w:right w:val="nil" w:sz="0" w:space="0" w:color="000000"/>
            </w:tcBorders>
          </w:tcPr>
          <w:p w14:paraId="330DD40D" w14:textId="77777777" w:rsidR="001E30B5" w:rsidRDefault="00000000">
            <w:pPr>
              <w:spacing w:before="20" w:after="20" w:line="240" w:lineRule="auto"/>
              <w:ind w:left="0" w:firstLine="0"/>
              <w:jc w:val="left"/>
            </w:pPr>
            <w:r>
              <w:rPr>
                <w:rFonts w:ascii="Times New Roman" w:hAnsi="Times New Roman" w:eastAsia="宋体" w:cs="Times New Roman"/>
                <w:b w:val="0"/>
                <w:noProof/>
                <w:sz w:val="18"/>
                <w:szCs w:val="18"/>
              </w:rPr>
              <w:t>方便、买药、问诊、不用出门</w:t>
            </w:r>
          </w:p>
        </w:tc>
      </w:tr>
      <w:tr w:rsidR="001E30B5" w14:paraId="609A25EB" w14:textId="77777777">
        <w:trPr>
          <w:cantSplit/>
          <w:jc w:val="center"/>
        </w:trPr>
        <w:tc>
          <w:tcPr>
            <w:tcW w:w="1360" w:type="dxa"/>
            <w:vAlign w:val="center"/>
            <w:tcBorders>
              <w:top w:val="nil" w:sz="0" w:space="0" w:color="000000"/>
              <w:left w:val="nil" w:sz="0" w:space="0" w:color="000000"/>
              <w:bottom w:val="nil" w:sz="0" w:space="0" w:color="000000"/>
              <w:right w:val="nil" w:sz="0" w:space="0" w:color="000000"/>
            </w:tcBorders>
            <w:vMerge/>
          </w:tcPr>
          <w:p w14:paraId="19215660"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积极看待</w:t>
            </w:r>
          </w:p>
        </w:tc>
        <w:tc>
          <w:tcPr>
            <w:tcW w:w="737" w:type="dxa"/>
            <w:vAlign w:val="center"/>
            <w:tcBorders>
              <w:top w:val="nil" w:sz="0" w:space="0" w:color="000000"/>
              <w:left w:val="nil" w:sz="0" w:space="0" w:color="000000"/>
              <w:bottom w:val="nil" w:sz="0" w:space="0" w:color="000000"/>
              <w:right w:val="nil" w:sz="0" w:space="0" w:color="000000"/>
            </w:tcBorders>
          </w:tcPr>
          <w:p w14:paraId="2EFB6044"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3</w:t>
            </w:r>
          </w:p>
        </w:tc>
        <w:tc>
          <w:tcPr>
            <w:tcW w:w="1927" w:type="dxa"/>
            <w:vAlign w:val="center"/>
            <w:tcBorders>
              <w:top w:val="nil" w:sz="0" w:space="0" w:color="000000"/>
              <w:left w:val="nil" w:sz="0" w:space="0" w:color="000000"/>
              <w:bottom w:val="nil" w:sz="0" w:space="0" w:color="000000"/>
              <w:right w:val="nil" w:sz="0" w:space="0" w:color="000000"/>
            </w:tcBorders>
          </w:tcPr>
          <w:p w14:paraId="7CA8DDCD"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实用功能认可型</w:t>
            </w:r>
          </w:p>
        </w:tc>
        <w:tc>
          <w:tcPr>
            <w:tcW w:w="850" w:type="dxa"/>
            <w:vAlign w:val="center"/>
            <w:tcBorders>
              <w:top w:val="nil" w:sz="0" w:space="0" w:color="000000"/>
              <w:left w:val="nil" w:sz="0" w:space="0" w:color="000000"/>
              <w:bottom w:val="nil" w:sz="0" w:space="0" w:color="000000"/>
              <w:right w:val="nil" w:sz="0" w:space="0" w:color="000000"/>
            </w:tcBorders>
          </w:tcPr>
          <w:p w14:paraId="7551FE27"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177</w:t>
            </w:r>
          </w:p>
        </w:tc>
        <w:tc>
          <w:tcPr>
            <w:tcW w:w="3855" w:type="dxa"/>
            <w:vAlign w:val="center"/>
            <w:tcBorders>
              <w:top w:val="nil" w:sz="0" w:space="0" w:color="000000"/>
              <w:left w:val="nil" w:sz="0" w:space="0" w:color="000000"/>
              <w:bottom w:val="nil" w:sz="0" w:space="0" w:color="000000"/>
              <w:right w:val="nil" w:sz="0" w:space="0" w:color="000000"/>
            </w:tcBorders>
          </w:tcPr>
          <w:p w14:paraId="65900199" w14:textId="77777777" w:rsidR="001E30B5" w:rsidRDefault="00000000">
            <w:pPr>
              <w:spacing w:before="20" w:after="20" w:line="240" w:lineRule="auto"/>
              <w:ind w:left="0" w:firstLine="0"/>
              <w:jc w:val="left"/>
            </w:pPr>
            <w:r>
              <w:rPr>
                <w:rFonts w:ascii="Times New Roman" w:hAnsi="Times New Roman" w:eastAsia="宋体" w:cs="Times New Roman"/>
                <w:b w:val="0"/>
                <w:noProof/>
                <w:sz w:val="18"/>
                <w:szCs w:val="18"/>
              </w:rPr>
              <w:t>助手、贴心、实用</w:t>
            </w:r>
          </w:p>
        </w:tc>
      </w:tr>
      <w:tr w:rsidR="001E30B5" w14:paraId="723639D3" w14:textId="77777777">
        <w:trPr>
          <w:cantSplit/>
          <w:jc w:val="center"/>
        </w:trPr>
        <w:tc>
          <w:tcPr>
            <w:tcW w:w="1360" w:type="dxa"/>
            <w:vAlign w:val="center"/>
            <w:tcBorders>
              <w:top w:val="nil" w:sz="0" w:space="0" w:color="000000"/>
              <w:left w:val="nil" w:sz="0" w:space="0" w:color="000000"/>
              <w:bottom w:val="nil" w:sz="0" w:space="0" w:color="000000"/>
              <w:right w:val="nil" w:sz="0" w:space="0" w:color="000000"/>
            </w:tcBorders>
            <w:vMerge/>
          </w:tcPr>
          <w:p w14:paraId="14AD9253"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积极看待</w:t>
            </w:r>
          </w:p>
        </w:tc>
        <w:tc>
          <w:tcPr>
            <w:tcW w:w="737" w:type="dxa"/>
            <w:vAlign w:val="center"/>
            <w:tcBorders>
              <w:top w:val="nil" w:sz="0" w:space="0" w:color="000000"/>
              <w:left w:val="nil" w:sz="0" w:space="0" w:color="000000"/>
              <w:bottom w:val="nil" w:sz="0" w:space="0" w:color="000000"/>
              <w:right w:val="nil" w:sz="0" w:space="0" w:color="000000"/>
            </w:tcBorders>
          </w:tcPr>
          <w:p w14:paraId="61D3277B"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4</w:t>
            </w:r>
          </w:p>
        </w:tc>
        <w:tc>
          <w:tcPr>
            <w:tcW w:w="1927" w:type="dxa"/>
            <w:vAlign w:val="center"/>
            <w:tcBorders>
              <w:top w:val="nil" w:sz="0" w:space="0" w:color="000000"/>
              <w:left w:val="nil" w:sz="0" w:space="0" w:color="000000"/>
              <w:bottom w:val="nil" w:sz="0" w:space="0" w:color="000000"/>
              <w:right w:val="nil" w:sz="0" w:space="0" w:color="000000"/>
            </w:tcBorders>
          </w:tcPr>
          <w:p w14:paraId="7C9E95C3"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技术前景乐观型</w:t>
            </w:r>
          </w:p>
        </w:tc>
        <w:tc>
          <w:tcPr>
            <w:tcW w:w="850" w:type="dxa"/>
            <w:vAlign w:val="center"/>
            <w:tcBorders>
              <w:top w:val="nil" w:sz="0" w:space="0" w:color="000000"/>
              <w:left w:val="nil" w:sz="0" w:space="0" w:color="000000"/>
              <w:bottom w:val="nil" w:sz="0" w:space="0" w:color="000000"/>
              <w:right w:val="nil" w:sz="0" w:space="0" w:color="000000"/>
            </w:tcBorders>
          </w:tcPr>
          <w:p w14:paraId="6AE4523F"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156</w:t>
            </w:r>
          </w:p>
        </w:tc>
        <w:tc>
          <w:tcPr>
            <w:tcW w:w="3855" w:type="dxa"/>
            <w:vAlign w:val="center"/>
            <w:tcBorders>
              <w:top w:val="nil" w:sz="0" w:space="0" w:color="000000"/>
              <w:left w:val="nil" w:sz="0" w:space="0" w:color="000000"/>
              <w:bottom w:val="nil" w:sz="0" w:space="0" w:color="000000"/>
              <w:right w:val="nil" w:sz="0" w:space="0" w:color="000000"/>
            </w:tcBorders>
          </w:tcPr>
          <w:p w14:paraId="54343731" w14:textId="77777777" w:rsidR="001E30B5" w:rsidRDefault="00000000">
            <w:pPr>
              <w:spacing w:before="20" w:after="20" w:line="240" w:lineRule="auto"/>
              <w:ind w:left="0" w:firstLine="0"/>
              <w:jc w:val="left"/>
            </w:pPr>
            <w:r>
              <w:rPr>
                <w:rFonts w:ascii="Times New Roman" w:hAnsi="Times New Roman" w:eastAsia="宋体" w:cs="Times New Roman"/>
                <w:b w:val="0"/>
                <w:noProof/>
                <w:sz w:val="18"/>
                <w:szCs w:val="18"/>
              </w:rPr>
              <w:t>科技、希望、便利</w:t>
            </w:r>
          </w:p>
        </w:tc>
      </w:tr>
      <w:tr w:rsidR="001E30B5" w14:paraId="641C6E2F" w14:textId="77777777">
        <w:trPr>
          <w:cantSplit/>
          <w:jc w:val="center"/>
        </w:trPr>
        <w:tc>
          <w:tcPr>
            <w:tcW w:w="1360" w:type="dxa"/>
            <w:vAlign w:val="center"/>
            <w:tcBorders>
              <w:top w:val="nil" w:sz="0" w:space="0" w:color="000000"/>
              <w:left w:val="nil" w:sz="0" w:space="0" w:color="000000"/>
              <w:bottom w:val="nil" w:sz="0" w:space="0" w:color="000000"/>
              <w:right w:val="nil" w:sz="0" w:space="0" w:color="000000"/>
            </w:tcBorders>
            <w:vMerge/>
          </w:tcPr>
          <w:p w14:paraId="25554A7E"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积极看待</w:t>
            </w:r>
          </w:p>
        </w:tc>
        <w:tc>
          <w:tcPr>
            <w:tcW w:w="737" w:type="dxa"/>
            <w:vAlign w:val="center"/>
            <w:tcBorders>
              <w:top w:val="nil" w:sz="0" w:space="0" w:color="000000"/>
              <w:left w:val="nil" w:sz="0" w:space="0" w:color="000000"/>
              <w:bottom w:val="nil" w:sz="0" w:space="0" w:color="000000"/>
              <w:right w:val="nil" w:sz="0" w:space="0" w:color="000000"/>
            </w:tcBorders>
          </w:tcPr>
          <w:p w14:paraId="54177A8C"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5</w:t>
            </w:r>
          </w:p>
        </w:tc>
        <w:tc>
          <w:tcPr>
            <w:tcW w:w="1927" w:type="dxa"/>
            <w:vAlign w:val="center"/>
            <w:tcBorders>
              <w:top w:val="nil" w:sz="0" w:space="0" w:color="000000"/>
              <w:left w:val="nil" w:sz="0" w:space="0" w:color="000000"/>
              <w:bottom w:val="nil" w:sz="0" w:space="0" w:color="000000"/>
              <w:right w:val="nil" w:sz="0" w:space="0" w:color="000000"/>
            </w:tcBorders>
          </w:tcPr>
          <w:p w14:paraId="23C51E3C"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健康咨询型</w:t>
            </w:r>
          </w:p>
        </w:tc>
        <w:tc>
          <w:tcPr>
            <w:tcW w:w="850" w:type="dxa"/>
            <w:vAlign w:val="center"/>
            <w:tcBorders>
              <w:top w:val="nil" w:sz="0" w:space="0" w:color="000000"/>
              <w:left w:val="nil" w:sz="0" w:space="0" w:color="000000"/>
              <w:bottom w:val="nil" w:sz="0" w:space="0" w:color="000000"/>
              <w:right w:val="nil" w:sz="0" w:space="0" w:color="000000"/>
            </w:tcBorders>
          </w:tcPr>
          <w:p w14:paraId="5C25A150"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37</w:t>
            </w:r>
          </w:p>
        </w:tc>
        <w:tc>
          <w:tcPr>
            <w:tcW w:w="3855" w:type="dxa"/>
            <w:vAlign w:val="center"/>
            <w:tcBorders>
              <w:top w:val="nil" w:sz="0" w:space="0" w:color="000000"/>
              <w:left w:val="nil" w:sz="0" w:space="0" w:color="000000"/>
              <w:bottom w:val="nil" w:sz="0" w:space="0" w:color="000000"/>
              <w:right w:val="nil" w:sz="0" w:space="0" w:color="000000"/>
            </w:tcBorders>
          </w:tcPr>
          <w:p w14:paraId="2AAA58C6" w14:textId="77777777" w:rsidR="001E30B5" w:rsidRDefault="00000000">
            <w:pPr>
              <w:spacing w:before="20" w:after="20" w:line="240" w:lineRule="auto"/>
              <w:ind w:left="0" w:firstLine="0"/>
              <w:jc w:val="left"/>
            </w:pPr>
            <w:r>
              <w:rPr>
                <w:rFonts w:ascii="Times New Roman" w:hAnsi="Times New Roman" w:eastAsia="宋体" w:cs="Times New Roman"/>
                <w:b w:val="0"/>
                <w:noProof/>
                <w:sz w:val="18"/>
                <w:szCs w:val="18"/>
              </w:rPr>
              <w:t>报告、解读、追问</w:t>
            </w:r>
          </w:p>
        </w:tc>
      </w:tr>
      <w:tr w:rsidR="001E30B5" w14:paraId="6B48405B" w14:textId="77777777">
        <w:trPr>
          <w:cantSplit/>
          <w:jc w:val="center"/>
        </w:trPr>
        <w:tc>
          <w:tcPr>
            <w:tcW w:w="1360" w:type="dxa"/>
            <w:vAlign w:val="center"/>
            <w:tcBorders>
              <w:top w:val="nil" w:sz="0" w:space="0" w:color="000000"/>
              <w:left w:val="nil" w:sz="0" w:space="0" w:color="000000"/>
              <w:bottom w:val="nil" w:sz="0" w:space="0" w:color="000000"/>
              <w:right w:val="nil" w:sz="0" w:space="0" w:color="000000"/>
            </w:tcBorders>
            <w:vMerge w:val="restart"/>
          </w:tcPr>
          <w:p w14:paraId="31BBDB24"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中立看待</w:t>
            </w:r>
          </w:p>
        </w:tc>
        <w:tc>
          <w:tcPr>
            <w:tcW w:w="737" w:type="dxa"/>
            <w:vAlign w:val="center"/>
            <w:tcBorders>
              <w:top w:val="nil" w:sz="0" w:space="0" w:color="000000"/>
              <w:left w:val="nil" w:sz="0" w:space="0" w:color="000000"/>
              <w:bottom w:val="nil" w:sz="0" w:space="0" w:color="000000"/>
              <w:right w:val="nil" w:sz="0" w:space="0" w:color="000000"/>
            </w:tcBorders>
          </w:tcPr>
          <w:p w14:paraId="0ED2B44C"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1</w:t>
            </w:r>
          </w:p>
        </w:tc>
        <w:tc>
          <w:tcPr>
            <w:tcW w:w="1927" w:type="dxa"/>
            <w:vAlign w:val="center"/>
            <w:tcBorders>
              <w:top w:val="nil" w:sz="0" w:space="0" w:color="000000"/>
              <w:left w:val="nil" w:sz="0" w:space="0" w:color="000000"/>
              <w:bottom w:val="nil" w:sz="0" w:space="0" w:color="000000"/>
              <w:right w:val="nil" w:sz="0" w:space="0" w:color="000000"/>
            </w:tcBorders>
          </w:tcPr>
          <w:p w14:paraId="445B6E46"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AI</w:t>
            </w:r>
            <w:r>
              <w:rPr>
                <w:rFonts w:ascii="Times New Roman" w:hAnsi="Times New Roman" w:eastAsia="宋体" w:cs="Times New Roman"/>
                <w:b w:val="0"/>
                <w:noProof/>
                <w:sz w:val="18"/>
                <w:szCs w:val="18"/>
              </w:rPr>
              <w:t>辅助应用型</w:t>
            </w:r>
          </w:p>
        </w:tc>
        <w:tc>
          <w:tcPr>
            <w:tcW w:w="850" w:type="dxa"/>
            <w:vAlign w:val="center"/>
            <w:tcBorders>
              <w:top w:val="nil" w:sz="0" w:space="0" w:color="000000"/>
              <w:left w:val="nil" w:sz="0" w:space="0" w:color="000000"/>
              <w:bottom w:val="nil" w:sz="0" w:space="0" w:color="000000"/>
              <w:right w:val="nil" w:sz="0" w:space="0" w:color="000000"/>
            </w:tcBorders>
          </w:tcPr>
          <w:p w14:paraId="02A242C8"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472</w:t>
            </w:r>
          </w:p>
        </w:tc>
        <w:tc>
          <w:tcPr>
            <w:tcW w:w="3855" w:type="dxa"/>
            <w:vAlign w:val="center"/>
            <w:tcBorders>
              <w:top w:val="nil" w:sz="0" w:space="0" w:color="000000"/>
              <w:left w:val="nil" w:sz="0" w:space="0" w:color="000000"/>
              <w:bottom w:val="nil" w:sz="0" w:space="0" w:color="000000"/>
              <w:right w:val="nil" w:sz="0" w:space="0" w:color="000000"/>
            </w:tcBorders>
          </w:tcPr>
          <w:p w14:paraId="25E8B3D9" w14:textId="77777777" w:rsidR="001E30B5" w:rsidRDefault="00000000">
            <w:pPr>
              <w:spacing w:before="20" w:after="20" w:line="240" w:lineRule="auto"/>
              <w:ind w:left="0" w:firstLine="0"/>
              <w:jc w:val="left"/>
            </w:pPr>
            <w:r>
              <w:rPr>
                <w:rFonts w:ascii="Times New Roman" w:hAnsi="Times New Roman" w:eastAsia="宋体" w:cs="Times New Roman"/>
                <w:b w:val="0"/>
                <w:noProof/>
                <w:sz w:val="18"/>
                <w:szCs w:val="18"/>
              </w:rPr>
              <w:t>助手、真人、关键</w:t>
            </w:r>
          </w:p>
        </w:tc>
      </w:tr>
      <w:tr w:rsidR="001E30B5" w14:paraId="45C1FCC5" w14:textId="77777777">
        <w:trPr>
          <w:cantSplit/>
          <w:jc w:val="center"/>
        </w:trPr>
        <w:tc>
          <w:tcPr>
            <w:tcW w:w="1360" w:type="dxa"/>
            <w:vAlign w:val="center"/>
            <w:tcBorders>
              <w:top w:val="nil" w:sz="0" w:space="0" w:color="000000"/>
              <w:left w:val="nil" w:sz="0" w:space="0" w:color="000000"/>
              <w:bottom w:val="nil" w:sz="0" w:space="0" w:color="000000"/>
              <w:right w:val="nil" w:sz="0" w:space="0" w:color="000000"/>
            </w:tcBorders>
            <w:vMerge/>
          </w:tcPr>
          <w:p w14:paraId="4DD9E090"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中立看待</w:t>
            </w:r>
          </w:p>
        </w:tc>
        <w:tc>
          <w:tcPr>
            <w:tcW w:w="737" w:type="dxa"/>
            <w:vAlign w:val="center"/>
            <w:tcBorders>
              <w:top w:val="nil" w:sz="0" w:space="0" w:color="000000"/>
              <w:left w:val="nil" w:sz="0" w:space="0" w:color="000000"/>
              <w:bottom w:val="nil" w:sz="0" w:space="0" w:color="000000"/>
              <w:right w:val="nil" w:sz="0" w:space="0" w:color="000000"/>
            </w:tcBorders>
          </w:tcPr>
          <w:p w14:paraId="3A88D7BE"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2</w:t>
            </w:r>
          </w:p>
        </w:tc>
        <w:tc>
          <w:tcPr>
            <w:tcW w:w="1927" w:type="dxa"/>
            <w:vAlign w:val="center"/>
            <w:tcBorders>
              <w:top w:val="nil" w:sz="0" w:space="0" w:color="000000"/>
              <w:left w:val="nil" w:sz="0" w:space="0" w:color="000000"/>
              <w:bottom w:val="nil" w:sz="0" w:space="0" w:color="000000"/>
              <w:right w:val="nil" w:sz="0" w:space="0" w:color="000000"/>
            </w:tcBorders>
          </w:tcPr>
          <w:p w14:paraId="2EC96F4A"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诊断场景型</w:t>
            </w:r>
          </w:p>
        </w:tc>
        <w:tc>
          <w:tcPr>
            <w:tcW w:w="850" w:type="dxa"/>
            <w:vAlign w:val="center"/>
            <w:tcBorders>
              <w:top w:val="nil" w:sz="0" w:space="0" w:color="000000"/>
              <w:left w:val="nil" w:sz="0" w:space="0" w:color="000000"/>
              <w:bottom w:val="nil" w:sz="0" w:space="0" w:color="000000"/>
              <w:right w:val="nil" w:sz="0" w:space="0" w:color="000000"/>
            </w:tcBorders>
          </w:tcPr>
          <w:p w14:paraId="00BF2681"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67</w:t>
            </w:r>
          </w:p>
        </w:tc>
        <w:tc>
          <w:tcPr>
            <w:tcW w:w="3855" w:type="dxa"/>
            <w:vAlign w:val="center"/>
            <w:tcBorders>
              <w:top w:val="nil" w:sz="0" w:space="0" w:color="000000"/>
              <w:left w:val="nil" w:sz="0" w:space="0" w:color="000000"/>
              <w:bottom w:val="nil" w:sz="0" w:space="0" w:color="000000"/>
              <w:right w:val="nil" w:sz="0" w:space="0" w:color="000000"/>
            </w:tcBorders>
          </w:tcPr>
          <w:p w14:paraId="4034D451" w14:textId="77777777" w:rsidR="001E30B5" w:rsidRDefault="00000000">
            <w:pPr>
              <w:spacing w:before="20" w:after="20" w:line="240" w:lineRule="auto"/>
              <w:ind w:left="0" w:firstLine="0"/>
              <w:jc w:val="left"/>
            </w:pPr>
            <w:r>
              <w:rPr>
                <w:rFonts w:ascii="Times New Roman" w:hAnsi="Times New Roman" w:eastAsia="宋体" w:cs="Times New Roman"/>
                <w:b w:val="0"/>
                <w:noProof/>
                <w:sz w:val="18"/>
                <w:szCs w:val="18"/>
              </w:rPr>
              <w:t>复杂病情、专业判断</w:t>
            </w:r>
          </w:p>
        </w:tc>
      </w:tr>
      <w:tr w:rsidR="001E30B5" w14:paraId="61615B4D" w14:textId="77777777">
        <w:trPr>
          <w:cantSplit/>
          <w:jc w:val="center"/>
        </w:trPr>
        <w:tc>
          <w:tcPr>
            <w:tcW w:w="1360" w:type="dxa"/>
            <w:vAlign w:val="center"/>
            <w:tcBorders>
              <w:top w:val="nil" w:sz="0" w:space="0" w:color="000000"/>
              <w:left w:val="nil" w:sz="0" w:space="0" w:color="000000"/>
              <w:bottom w:val="nil" w:sz="0" w:space="0" w:color="000000"/>
              <w:right w:val="nil" w:sz="0" w:space="0" w:color="000000"/>
            </w:tcBorders>
            <w:vMerge/>
          </w:tcPr>
          <w:p w14:paraId="3E0AF299"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中立看待</w:t>
            </w:r>
          </w:p>
        </w:tc>
        <w:tc>
          <w:tcPr>
            <w:tcW w:w="737" w:type="dxa"/>
            <w:vAlign w:val="center"/>
            <w:tcBorders>
              <w:top w:val="nil" w:sz="0" w:space="0" w:color="000000"/>
              <w:left w:val="nil" w:sz="0" w:space="0" w:color="000000"/>
              <w:bottom w:val="nil" w:sz="0" w:space="0" w:color="000000"/>
              <w:right w:val="nil" w:sz="0" w:space="0" w:color="000000"/>
            </w:tcBorders>
          </w:tcPr>
          <w:p w14:paraId="4509BA0A"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3</w:t>
            </w:r>
          </w:p>
        </w:tc>
        <w:tc>
          <w:tcPr>
            <w:tcW w:w="1927" w:type="dxa"/>
            <w:vAlign w:val="center"/>
            <w:tcBorders>
              <w:top w:val="nil" w:sz="0" w:space="0" w:color="000000"/>
              <w:left w:val="nil" w:sz="0" w:space="0" w:color="000000"/>
              <w:bottom w:val="nil" w:sz="0" w:space="0" w:color="000000"/>
              <w:right w:val="nil" w:sz="0" w:space="0" w:color="000000"/>
            </w:tcBorders>
          </w:tcPr>
          <w:p w14:paraId="2132DF09"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能力边界型</w:t>
            </w:r>
          </w:p>
        </w:tc>
        <w:tc>
          <w:tcPr>
            <w:tcW w:w="850" w:type="dxa"/>
            <w:vAlign w:val="center"/>
            <w:tcBorders>
              <w:top w:val="nil" w:sz="0" w:space="0" w:color="000000"/>
              <w:left w:val="nil" w:sz="0" w:space="0" w:color="000000"/>
              <w:bottom w:val="nil" w:sz="0" w:space="0" w:color="000000"/>
              <w:right w:val="nil" w:sz="0" w:space="0" w:color="000000"/>
            </w:tcBorders>
          </w:tcPr>
          <w:p w14:paraId="37A32819"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57</w:t>
            </w:r>
          </w:p>
        </w:tc>
        <w:tc>
          <w:tcPr>
            <w:tcW w:w="3855" w:type="dxa"/>
            <w:vAlign w:val="center"/>
            <w:tcBorders>
              <w:top w:val="nil" w:sz="0" w:space="0" w:color="000000"/>
              <w:left w:val="nil" w:sz="0" w:space="0" w:color="000000"/>
              <w:bottom w:val="nil" w:sz="0" w:space="0" w:color="000000"/>
              <w:right w:val="nil" w:sz="0" w:space="0" w:color="000000"/>
            </w:tcBorders>
          </w:tcPr>
          <w:p w14:paraId="09461A08" w14:textId="77777777" w:rsidR="001E30B5" w:rsidRDefault="00000000">
            <w:pPr>
              <w:spacing w:before="20" w:after="20" w:line="240" w:lineRule="auto"/>
              <w:ind w:left="0" w:firstLine="0"/>
              <w:jc w:val="left"/>
            </w:pPr>
            <w:r>
              <w:rPr>
                <w:rFonts w:ascii="Times New Roman" w:hAnsi="Times New Roman" w:eastAsia="宋体" w:cs="Times New Roman"/>
                <w:b w:val="0"/>
                <w:noProof/>
                <w:sz w:val="18"/>
                <w:szCs w:val="18"/>
              </w:rPr>
              <w:t>不能、替代、人类</w:t>
            </w:r>
          </w:p>
        </w:tc>
      </w:tr>
      <w:tr w:rsidR="001E30B5" w14:paraId="09378FD8" w14:textId="77777777">
        <w:trPr>
          <w:cantSplit/>
          <w:jc w:val="center"/>
        </w:trPr>
        <w:tc>
          <w:tcPr>
            <w:tcW w:w="1360" w:type="dxa"/>
            <w:vAlign w:val="center"/>
            <w:tcBorders>
              <w:top w:val="nil" w:sz="0" w:space="0" w:color="000000"/>
              <w:left w:val="nil" w:sz="0" w:space="0" w:color="000000"/>
              <w:bottom w:val="nil" w:sz="0" w:space="0" w:color="000000"/>
              <w:right w:val="nil" w:sz="0" w:space="0" w:color="000000"/>
            </w:tcBorders>
            <w:vMerge/>
          </w:tcPr>
          <w:p w14:paraId="6EF8943A"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中立看待</w:t>
            </w:r>
          </w:p>
        </w:tc>
        <w:tc>
          <w:tcPr>
            <w:tcW w:w="737" w:type="dxa"/>
            <w:vAlign w:val="center"/>
            <w:tcBorders>
              <w:top w:val="nil" w:sz="0" w:space="0" w:color="000000"/>
              <w:left w:val="nil" w:sz="0" w:space="0" w:color="000000"/>
              <w:bottom w:val="nil" w:sz="0" w:space="0" w:color="000000"/>
              <w:right w:val="nil" w:sz="0" w:space="0" w:color="000000"/>
            </w:tcBorders>
          </w:tcPr>
          <w:p w14:paraId="515B6D8E"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4</w:t>
            </w:r>
          </w:p>
        </w:tc>
        <w:tc>
          <w:tcPr>
            <w:tcW w:w="1927" w:type="dxa"/>
            <w:vAlign w:val="center"/>
            <w:tcBorders>
              <w:top w:val="nil" w:sz="0" w:space="0" w:color="000000"/>
              <w:left w:val="nil" w:sz="0" w:space="0" w:color="000000"/>
              <w:bottom w:val="nil" w:sz="0" w:space="0" w:color="000000"/>
              <w:right w:val="nil" w:sz="0" w:space="0" w:color="000000"/>
            </w:tcBorders>
          </w:tcPr>
          <w:p w14:paraId="3B86BD6C"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技术应用效率型</w:t>
            </w:r>
          </w:p>
        </w:tc>
        <w:tc>
          <w:tcPr>
            <w:tcW w:w="850" w:type="dxa"/>
            <w:vAlign w:val="center"/>
            <w:tcBorders>
              <w:top w:val="nil" w:sz="0" w:space="0" w:color="000000"/>
              <w:left w:val="nil" w:sz="0" w:space="0" w:color="000000"/>
              <w:bottom w:val="nil" w:sz="0" w:space="0" w:color="000000"/>
              <w:right w:val="nil" w:sz="0" w:space="0" w:color="000000"/>
            </w:tcBorders>
          </w:tcPr>
          <w:p w14:paraId="3B1DB419"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45</w:t>
            </w:r>
          </w:p>
        </w:tc>
        <w:tc>
          <w:tcPr>
            <w:tcW w:w="3855" w:type="dxa"/>
            <w:vAlign w:val="center"/>
            <w:tcBorders>
              <w:top w:val="nil" w:sz="0" w:space="0" w:color="000000"/>
              <w:left w:val="nil" w:sz="0" w:space="0" w:color="000000"/>
              <w:bottom w:val="nil" w:sz="0" w:space="0" w:color="000000"/>
              <w:right w:val="nil" w:sz="0" w:space="0" w:color="000000"/>
            </w:tcBorders>
          </w:tcPr>
          <w:p w14:paraId="7D92F114" w14:textId="77777777" w:rsidR="001E30B5" w:rsidRDefault="00000000">
            <w:pPr>
              <w:spacing w:before="20" w:after="20" w:line="240" w:lineRule="auto"/>
              <w:ind w:left="0" w:firstLine="0"/>
              <w:jc w:val="left"/>
            </w:pPr>
            <w:r>
              <w:rPr>
                <w:rFonts w:ascii="Times New Roman" w:hAnsi="Times New Roman" w:eastAsia="宋体" w:cs="Times New Roman"/>
                <w:b w:val="0"/>
                <w:noProof/>
                <w:sz w:val="18"/>
                <w:szCs w:val="18"/>
              </w:rPr>
              <w:t>数据、人文</w:t>
            </w:r>
          </w:p>
        </w:tc>
      </w:tr>
      <w:tr w:rsidR="001E30B5" w14:paraId="715F06EA" w14:textId="77777777">
        <w:trPr>
          <w:cantSplit/>
          <w:jc w:val="center"/>
        </w:trPr>
        <w:tc>
          <w:tcPr>
            <w:tcW w:w="1360" w:type="dxa"/>
            <w:vAlign w:val="center"/>
            <w:tcBorders>
              <w:top w:val="nil" w:sz="0" w:space="0" w:color="000000"/>
              <w:left w:val="nil" w:sz="0" w:space="0" w:color="000000"/>
              <w:bottom w:val="nil" w:sz="0" w:space="0" w:color="000000"/>
              <w:right w:val="nil" w:sz="0" w:space="0" w:color="000000"/>
            </w:tcBorders>
            <w:vMerge/>
          </w:tcPr>
          <w:p w14:paraId="33960372"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中立看待</w:t>
            </w:r>
          </w:p>
        </w:tc>
        <w:tc>
          <w:tcPr>
            <w:tcW w:w="737" w:type="dxa"/>
            <w:vAlign w:val="center"/>
            <w:tcBorders>
              <w:top w:val="nil" w:sz="0" w:space="0" w:color="000000"/>
              <w:left w:val="nil" w:sz="0" w:space="0" w:color="000000"/>
              <w:bottom w:val="nil" w:sz="0" w:space="0" w:color="000000"/>
              <w:right w:val="nil" w:sz="0" w:space="0" w:color="000000"/>
            </w:tcBorders>
          </w:tcPr>
          <w:p w14:paraId="1D0F0C2D"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5</w:t>
            </w:r>
          </w:p>
        </w:tc>
        <w:tc>
          <w:tcPr>
            <w:tcW w:w="1927" w:type="dxa"/>
            <w:vAlign w:val="center"/>
            <w:tcBorders>
              <w:top w:val="nil" w:sz="0" w:space="0" w:color="000000"/>
              <w:left w:val="nil" w:sz="0" w:space="0" w:color="000000"/>
              <w:bottom w:val="nil" w:sz="0" w:space="0" w:color="000000"/>
              <w:right w:val="nil" w:sz="0" w:space="0" w:color="000000"/>
            </w:tcBorders>
          </w:tcPr>
          <w:p w14:paraId="6552D311"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辅助参考型</w:t>
            </w:r>
          </w:p>
        </w:tc>
        <w:tc>
          <w:tcPr>
            <w:tcW w:w="850" w:type="dxa"/>
            <w:vAlign w:val="center"/>
            <w:tcBorders>
              <w:top w:val="nil" w:sz="0" w:space="0" w:color="000000"/>
              <w:left w:val="nil" w:sz="0" w:space="0" w:color="000000"/>
              <w:bottom w:val="nil" w:sz="0" w:space="0" w:color="000000"/>
              <w:right w:val="nil" w:sz="0" w:space="0" w:color="000000"/>
            </w:tcBorders>
          </w:tcPr>
          <w:p w14:paraId="35782046"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16</w:t>
            </w:r>
          </w:p>
        </w:tc>
        <w:tc>
          <w:tcPr>
            <w:tcW w:w="3855" w:type="dxa"/>
            <w:vAlign w:val="center"/>
            <w:tcBorders>
              <w:top w:val="nil" w:sz="0" w:space="0" w:color="000000"/>
              <w:left w:val="nil" w:sz="0" w:space="0" w:color="000000"/>
              <w:bottom w:val="nil" w:sz="0" w:space="0" w:color="000000"/>
              <w:right w:val="nil" w:sz="0" w:space="0" w:color="000000"/>
            </w:tcBorders>
          </w:tcPr>
          <w:p w14:paraId="5C7AE2E3" w14:textId="77777777" w:rsidR="001E30B5" w:rsidRDefault="00000000">
            <w:pPr>
              <w:spacing w:before="20" w:after="20" w:line="240" w:lineRule="auto"/>
              <w:ind w:left="0" w:firstLine="0"/>
              <w:jc w:val="left"/>
            </w:pPr>
            <w:r>
              <w:rPr>
                <w:rFonts w:ascii="Times New Roman" w:hAnsi="Times New Roman" w:eastAsia="宋体" w:cs="Times New Roman"/>
                <w:b w:val="0"/>
                <w:noProof/>
                <w:sz w:val="18"/>
                <w:szCs w:val="18"/>
              </w:rPr>
              <w:t>只是、参考、工具</w:t>
            </w:r>
          </w:p>
        </w:tc>
      </w:tr>
      <w:tr w:rsidR="001E30B5" w14:paraId="57CDDD5A" w14:textId="77777777">
        <w:trPr>
          <w:cantSplit/>
          <w:jc w:val="center"/>
        </w:trPr>
        <w:tc>
          <w:tcPr>
            <w:tcW w:w="1360" w:type="dxa"/>
            <w:vAlign w:val="center"/>
            <w:tcBorders>
              <w:top w:val="nil" w:sz="0" w:space="0" w:color="000000"/>
              <w:left w:val="nil" w:sz="0" w:space="0" w:color="000000"/>
              <w:bottom w:val="nil" w:sz="0" w:space="0" w:color="000000"/>
              <w:right w:val="nil" w:sz="0" w:space="0" w:color="000000"/>
            </w:tcBorders>
            <w:vMerge w:val="restart"/>
          </w:tcPr>
          <w:p w14:paraId="659920CA"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消极看待</w:t>
            </w:r>
          </w:p>
        </w:tc>
        <w:tc>
          <w:tcPr>
            <w:tcW w:w="737" w:type="dxa"/>
            <w:vAlign w:val="center"/>
            <w:tcBorders>
              <w:top w:val="nil" w:sz="0" w:space="0" w:color="000000"/>
              <w:left w:val="nil" w:sz="0" w:space="0" w:color="000000"/>
              <w:bottom w:val="nil" w:sz="0" w:space="0" w:color="000000"/>
              <w:right w:val="nil" w:sz="0" w:space="0" w:color="000000"/>
            </w:tcBorders>
          </w:tcPr>
          <w:p w14:paraId="3E8BC0DF"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1</w:t>
            </w:r>
          </w:p>
        </w:tc>
        <w:tc>
          <w:tcPr>
            <w:tcW w:w="1927" w:type="dxa"/>
            <w:vAlign w:val="center"/>
            <w:tcBorders>
              <w:top w:val="nil" w:sz="0" w:space="0" w:color="000000"/>
              <w:left w:val="nil" w:sz="0" w:space="0" w:color="000000"/>
              <w:bottom w:val="nil" w:sz="0" w:space="0" w:color="000000"/>
              <w:right w:val="nil" w:sz="0" w:space="0" w:color="000000"/>
            </w:tcBorders>
          </w:tcPr>
          <w:p w14:paraId="1272FC89"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AI</w:t>
            </w:r>
            <w:r>
              <w:rPr>
                <w:rFonts w:ascii="Times New Roman" w:hAnsi="Times New Roman" w:eastAsia="宋体" w:cs="Times New Roman"/>
                <w:b w:val="0"/>
                <w:noProof/>
                <w:sz w:val="18"/>
                <w:szCs w:val="18"/>
              </w:rPr>
              <w:t>能力质疑型</w:t>
            </w:r>
          </w:p>
        </w:tc>
        <w:tc>
          <w:tcPr>
            <w:tcW w:w="850" w:type="dxa"/>
            <w:vAlign w:val="center"/>
            <w:tcBorders>
              <w:top w:val="nil" w:sz="0" w:space="0" w:color="000000"/>
              <w:left w:val="nil" w:sz="0" w:space="0" w:color="000000"/>
              <w:bottom w:val="nil" w:sz="0" w:space="0" w:color="000000"/>
              <w:right w:val="nil" w:sz="0" w:space="0" w:color="000000"/>
            </w:tcBorders>
          </w:tcPr>
          <w:p w14:paraId="604EDF38"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211</w:t>
            </w:r>
          </w:p>
        </w:tc>
        <w:tc>
          <w:tcPr>
            <w:tcW w:w="3855" w:type="dxa"/>
            <w:vAlign w:val="center"/>
            <w:tcBorders>
              <w:top w:val="nil" w:sz="0" w:space="0" w:color="000000"/>
              <w:left w:val="nil" w:sz="0" w:space="0" w:color="000000"/>
              <w:bottom w:val="nil" w:sz="0" w:space="0" w:color="000000"/>
              <w:right w:val="nil" w:sz="0" w:space="0" w:color="000000"/>
            </w:tcBorders>
          </w:tcPr>
          <w:p w14:paraId="4CD6642C" w14:textId="77777777" w:rsidR="001E30B5" w:rsidRDefault="00000000">
            <w:pPr>
              <w:spacing w:before="20" w:after="20" w:line="240" w:lineRule="auto"/>
              <w:ind w:left="0" w:firstLine="0"/>
              <w:jc w:val="left"/>
            </w:pPr>
            <w:r>
              <w:rPr>
                <w:rFonts w:ascii="Times New Roman" w:hAnsi="Times New Roman" w:eastAsia="宋体" w:cs="Times New Roman"/>
                <w:b w:val="0"/>
                <w:noProof/>
                <w:sz w:val="18"/>
                <w:szCs w:val="18"/>
              </w:rPr>
              <w:t>不行、不敢、瞎编</w:t>
            </w:r>
          </w:p>
        </w:tc>
      </w:tr>
      <w:tr w:rsidR="001E30B5" w14:paraId="51B97A5A" w14:textId="77777777">
        <w:trPr>
          <w:cantSplit/>
          <w:jc w:val="center"/>
        </w:trPr>
        <w:tc>
          <w:tcPr>
            <w:tcW w:w="1360" w:type="dxa"/>
            <w:vAlign w:val="center"/>
            <w:tcBorders>
              <w:top w:val="nil" w:sz="0" w:space="0" w:color="000000"/>
              <w:left w:val="nil" w:sz="0" w:space="0" w:color="000000"/>
              <w:bottom w:val="nil" w:sz="0" w:space="0" w:color="000000"/>
              <w:right w:val="nil" w:sz="0" w:space="0" w:color="000000"/>
            </w:tcBorders>
            <w:vMerge/>
          </w:tcPr>
          <w:p w14:paraId="0FB198B8"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消极看待</w:t>
            </w:r>
          </w:p>
        </w:tc>
        <w:tc>
          <w:tcPr>
            <w:tcW w:w="737" w:type="dxa"/>
            <w:vAlign w:val="center"/>
            <w:tcBorders>
              <w:top w:val="nil" w:sz="0" w:space="0" w:color="000000"/>
              <w:left w:val="nil" w:sz="0" w:space="0" w:color="000000"/>
              <w:bottom w:val="nil" w:sz="0" w:space="0" w:color="000000"/>
              <w:right w:val="nil" w:sz="0" w:space="0" w:color="000000"/>
            </w:tcBorders>
          </w:tcPr>
          <w:p w14:paraId="2B3C8836"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2</w:t>
            </w:r>
          </w:p>
        </w:tc>
        <w:tc>
          <w:tcPr>
            <w:tcW w:w="1927" w:type="dxa"/>
            <w:vAlign w:val="center"/>
            <w:tcBorders>
              <w:top w:val="nil" w:sz="0" w:space="0" w:color="000000"/>
              <w:left w:val="nil" w:sz="0" w:space="0" w:color="000000"/>
              <w:bottom w:val="nil" w:sz="0" w:space="0" w:color="000000"/>
              <w:right w:val="nil" w:sz="0" w:space="0" w:color="000000"/>
            </w:tcBorders>
          </w:tcPr>
          <w:p w14:paraId="4C425064"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医生不可替代型</w:t>
            </w:r>
          </w:p>
        </w:tc>
        <w:tc>
          <w:tcPr>
            <w:tcW w:w="850" w:type="dxa"/>
            <w:vAlign w:val="center"/>
            <w:tcBorders>
              <w:top w:val="nil" w:sz="0" w:space="0" w:color="000000"/>
              <w:left w:val="nil" w:sz="0" w:space="0" w:color="000000"/>
              <w:bottom w:val="nil" w:sz="0" w:space="0" w:color="000000"/>
              <w:right w:val="nil" w:sz="0" w:space="0" w:color="000000"/>
            </w:tcBorders>
          </w:tcPr>
          <w:p w14:paraId="2712DED3"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87</w:t>
            </w:r>
          </w:p>
        </w:tc>
        <w:tc>
          <w:tcPr>
            <w:tcW w:w="3855" w:type="dxa"/>
            <w:vAlign w:val="center"/>
            <w:tcBorders>
              <w:top w:val="nil" w:sz="0" w:space="0" w:color="000000"/>
              <w:left w:val="nil" w:sz="0" w:space="0" w:color="000000"/>
              <w:bottom w:val="nil" w:sz="0" w:space="0" w:color="000000"/>
              <w:right w:val="nil" w:sz="0" w:space="0" w:color="000000"/>
            </w:tcBorders>
          </w:tcPr>
          <w:p w14:paraId="19FB1DF8" w14:textId="77777777" w:rsidR="001E30B5" w:rsidRDefault="00000000">
            <w:pPr>
              <w:spacing w:before="20" w:after="20" w:line="240" w:lineRule="auto"/>
              <w:ind w:left="0" w:firstLine="0"/>
              <w:jc w:val="left"/>
            </w:pPr>
            <w:r>
              <w:rPr>
                <w:rFonts w:ascii="Times New Roman" w:hAnsi="Times New Roman" w:eastAsia="宋体" w:cs="Times New Roman"/>
                <w:b w:val="0"/>
                <w:noProof/>
                <w:sz w:val="18"/>
                <w:szCs w:val="18"/>
              </w:rPr>
              <w:t>医院、网上、正规就诊</w:t>
            </w:r>
          </w:p>
        </w:tc>
      </w:tr>
      <w:tr w:rsidR="001E30B5" w14:paraId="5984D547" w14:textId="77777777">
        <w:trPr>
          <w:cantSplit/>
          <w:jc w:val="center"/>
        </w:trPr>
        <w:tc>
          <w:tcPr>
            <w:tcW w:w="1360" w:type="dxa"/>
            <w:vAlign w:val="center"/>
            <w:tcBorders>
              <w:top w:val="nil" w:sz="0" w:space="0" w:color="000000"/>
              <w:left w:val="nil" w:sz="0" w:space="0" w:color="000000"/>
              <w:bottom w:val="nil" w:sz="0" w:space="0" w:color="000000"/>
              <w:right w:val="nil" w:sz="0" w:space="0" w:color="000000"/>
            </w:tcBorders>
            <w:vMerge/>
          </w:tcPr>
          <w:p w14:paraId="53979E91"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消极看待</w:t>
            </w:r>
          </w:p>
        </w:tc>
        <w:tc>
          <w:tcPr>
            <w:tcW w:w="737" w:type="dxa"/>
            <w:vAlign w:val="center"/>
            <w:tcBorders>
              <w:top w:val="nil" w:sz="0" w:space="0" w:color="000000"/>
              <w:left w:val="nil" w:sz="0" w:space="0" w:color="000000"/>
              <w:bottom w:val="nil" w:sz="0" w:space="0" w:color="000000"/>
              <w:right w:val="nil" w:sz="0" w:space="0" w:color="000000"/>
            </w:tcBorders>
          </w:tcPr>
          <w:p w14:paraId="7AAB12A3"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3</w:t>
            </w:r>
          </w:p>
        </w:tc>
        <w:tc>
          <w:tcPr>
            <w:tcW w:w="1927" w:type="dxa"/>
            <w:vAlign w:val="center"/>
            <w:tcBorders>
              <w:top w:val="nil" w:sz="0" w:space="0" w:color="000000"/>
              <w:left w:val="nil" w:sz="0" w:space="0" w:color="000000"/>
              <w:bottom w:val="nil" w:sz="0" w:space="0" w:color="000000"/>
              <w:right w:val="nil" w:sz="0" w:space="0" w:color="000000"/>
            </w:tcBorders>
          </w:tcPr>
          <w:p w14:paraId="0FF701FC"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风险责任型</w:t>
            </w:r>
          </w:p>
        </w:tc>
        <w:tc>
          <w:tcPr>
            <w:tcW w:w="850" w:type="dxa"/>
            <w:vAlign w:val="center"/>
            <w:tcBorders>
              <w:top w:val="nil" w:sz="0" w:space="0" w:color="000000"/>
              <w:left w:val="nil" w:sz="0" w:space="0" w:color="000000"/>
              <w:bottom w:val="nil" w:sz="0" w:space="0" w:color="000000"/>
              <w:right w:val="nil" w:sz="0" w:space="0" w:color="000000"/>
            </w:tcBorders>
          </w:tcPr>
          <w:p w14:paraId="1213E350"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28</w:t>
            </w:r>
          </w:p>
        </w:tc>
        <w:tc>
          <w:tcPr>
            <w:tcW w:w="3855" w:type="dxa"/>
            <w:vAlign w:val="center"/>
            <w:tcBorders>
              <w:top w:val="nil" w:sz="0" w:space="0" w:color="000000"/>
              <w:left w:val="nil" w:sz="0" w:space="0" w:color="000000"/>
              <w:bottom w:val="nil" w:sz="0" w:space="0" w:color="000000"/>
              <w:right w:val="nil" w:sz="0" w:space="0" w:color="000000"/>
            </w:tcBorders>
          </w:tcPr>
          <w:p w14:paraId="20042179" w14:textId="77777777" w:rsidR="001E30B5" w:rsidRDefault="00000000">
            <w:pPr>
              <w:spacing w:before="20" w:after="20" w:line="240" w:lineRule="auto"/>
              <w:ind w:left="0" w:firstLine="0"/>
              <w:jc w:val="left"/>
            </w:pPr>
            <w:r>
              <w:rPr>
                <w:rFonts w:ascii="Times New Roman" w:hAnsi="Times New Roman" w:eastAsia="宋体" w:cs="Times New Roman"/>
                <w:b w:val="0"/>
                <w:noProof/>
                <w:sz w:val="18"/>
                <w:szCs w:val="18"/>
              </w:rPr>
              <w:t>误诊、背锅、负责</w:t>
            </w:r>
          </w:p>
        </w:tc>
      </w:tr>
      <w:tr w:rsidR="001E30B5" w14:paraId="61882AD3" w14:textId="77777777">
        <w:trPr>
          <w:cantSplit/>
          <w:jc w:val="center"/>
        </w:trPr>
        <w:tc>
          <w:tcPr>
            <w:tcW w:w="1360" w:type="dxa"/>
            <w:vAlign w:val="center"/>
            <w:tcBorders>
              <w:top w:val="nil" w:sz="0" w:space="0" w:color="000000"/>
              <w:left w:val="nil" w:sz="0" w:space="0" w:color="000000"/>
              <w:bottom w:val="nil" w:sz="0" w:space="0" w:color="000000"/>
              <w:right w:val="nil" w:sz="0" w:space="0" w:color="000000"/>
            </w:tcBorders>
            <w:vMerge/>
          </w:tcPr>
          <w:p w14:paraId="57F6F915"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消极看待</w:t>
            </w:r>
          </w:p>
        </w:tc>
        <w:tc>
          <w:tcPr>
            <w:tcW w:w="737" w:type="dxa"/>
            <w:vAlign w:val="center"/>
            <w:tcBorders>
              <w:top w:val="nil" w:sz="0" w:space="0" w:color="000000"/>
              <w:left w:val="nil" w:sz="0" w:space="0" w:color="000000"/>
              <w:bottom w:val="nil" w:sz="0" w:space="0" w:color="000000"/>
              <w:right w:val="nil" w:sz="0" w:space="0" w:color="000000"/>
            </w:tcBorders>
          </w:tcPr>
          <w:p w14:paraId="38BE70DF"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4</w:t>
            </w:r>
          </w:p>
        </w:tc>
        <w:tc>
          <w:tcPr>
            <w:tcW w:w="1927" w:type="dxa"/>
            <w:vAlign w:val="center"/>
            <w:tcBorders>
              <w:top w:val="nil" w:sz="0" w:space="0" w:color="000000"/>
              <w:left w:val="nil" w:sz="0" w:space="0" w:color="000000"/>
              <w:bottom w:val="nil" w:sz="0" w:space="0" w:color="000000"/>
              <w:right w:val="nil" w:sz="0" w:space="0" w:color="000000"/>
            </w:tcBorders>
          </w:tcPr>
          <w:p w14:paraId="7CFCF778"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替代焦虑型</w:t>
            </w:r>
          </w:p>
        </w:tc>
        <w:tc>
          <w:tcPr>
            <w:tcW w:w="850" w:type="dxa"/>
            <w:vAlign w:val="center"/>
            <w:tcBorders>
              <w:top w:val="nil" w:sz="0" w:space="0" w:color="000000"/>
              <w:left w:val="nil" w:sz="0" w:space="0" w:color="000000"/>
              <w:bottom w:val="nil" w:sz="0" w:space="0" w:color="000000"/>
              <w:right w:val="nil" w:sz="0" w:space="0" w:color="000000"/>
            </w:tcBorders>
          </w:tcPr>
          <w:p w14:paraId="0FAEBC58"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24</w:t>
            </w:r>
          </w:p>
        </w:tc>
        <w:tc>
          <w:tcPr>
            <w:tcW w:w="3855" w:type="dxa"/>
            <w:vAlign w:val="center"/>
            <w:tcBorders>
              <w:top w:val="nil" w:sz="0" w:space="0" w:color="000000"/>
              <w:left w:val="nil" w:sz="0" w:space="0" w:color="000000"/>
              <w:bottom w:val="nil" w:sz="0" w:space="0" w:color="000000"/>
              <w:right w:val="nil" w:sz="0" w:space="0" w:color="000000"/>
            </w:tcBorders>
          </w:tcPr>
          <w:p w14:paraId="3D7C3849" w14:textId="77777777" w:rsidR="001E30B5" w:rsidRDefault="00000000">
            <w:pPr>
              <w:spacing w:before="20" w:after="20" w:line="240" w:lineRule="auto"/>
              <w:ind w:left="0" w:firstLine="0"/>
              <w:jc w:val="left"/>
            </w:pPr>
            <w:r>
              <w:rPr>
                <w:rFonts w:ascii="Times New Roman" w:hAnsi="Times New Roman" w:eastAsia="宋体" w:cs="Times New Roman"/>
                <w:b w:val="0"/>
                <w:noProof/>
                <w:sz w:val="18"/>
                <w:szCs w:val="18"/>
              </w:rPr>
              <w:t>取代、机器人、无法</w:t>
            </w:r>
          </w:p>
        </w:tc>
      </w:tr>
    </w:tbl>
    <w:p w14:paraId="3FDFC67B" w14:textId="77777777" w:rsidR="00CF675D" w:rsidRDefault="00CF675D">
      <w:pPr>
        <w:spacing w:line="240" w:lineRule="auto" w:before="0" w:after="0"/>
        <w:ind w:firstLine="0" w:left="0" w:right="0"/>
        <w:rPr>
          <w:rFonts w:eastAsia="黑体"/>
          <w:b/>
        </w:rPr>
      </w:pPr>
      <w:r/>
    </w:p>
    <w:p w14:paraId="06CE30C2" w14:textId="77777777" w:rsidR="001E30B5" w:rsidRDefault="00000000">
      <w:pPr>
        <w:pStyle w:val="21"/>
        <w:spacing w:before="160" w:after="80" w:line="312" w:lineRule="auto"/>
        <w:ind w:firstLine="0" w:left="0" w:right="0"/>
        <w:jc w:val="left"/>
      </w:pPr>
      <w:r>
        <w:rPr>
          <w:rFonts w:ascii="Times New Roman" w:hAnsi="Times New Roman" w:eastAsia="黑体" w:cs="Times New Roman"/>
          <w:b/>
          <w:sz w:val="24"/>
          <w:szCs w:val="24"/>
        </w:rPr>
        <w:t>4.4　认知模式识别及其推导</w:t>
      </w:r>
    </w:p>
    <w:p w14:paraId="2F312E50" w14:textId="77777777" w:rsidR="001E30B5" w:rsidRDefault="00000000">
      <w:pPr>
        <w:spacing w:before="0" w:after="0" w:line="360" w:lineRule="auto"/>
        <w:ind w:firstLine="420" w:left="0" w:right="0"/>
        <w:jc w:val="both"/>
      </w:pPr>
      <w:r>
        <w:rPr>
          <w:rFonts w:ascii="Times New Roman" w:hAnsi="Times New Roman" w:eastAsia="宋体" w:cs="Times New Roman"/>
          <w:b w:val="0"/>
          <w:sz w:val="21"/>
          <w:szCs w:val="21"/>
        </w:rPr>
        <w:t>两名编码者依据14个词簇的代表词、共现和原评论独立完成四维编码与模式归属，12簇一致，一致率85.7%，κ为0.797（表9）。分歧在积极簇4“技术前景乐观”和积极簇5“健康咨询”：前者主导表达是技术带来便利而非取代医生，归入务实认可；后者以助手、报告解读和追问为主，归入人机协同。四维编码见图7。</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0CCA7082" w14:textId="77777777" w:rsidR="001E30B5" w:rsidRPr="00CF675D" w:rsidRDefault="00000000" w:rsidP="00CF675D">
      <w:pPr>
        <w:keepNext/>
        <w:keepLines/>
        <w:spacing w:before="160" w:after="0" w:line="240" w:lineRule="auto"/>
        <w:ind w:firstLine="0" w:left="0" w:right="0"/>
        <w:jc w:val="center"/>
      </w:pPr>
      <w:r>
        <w:rPr>
          <w:rFonts w:ascii="Times New Roman" w:hAnsi="Times New Roman" w:eastAsia="黑体" w:cs="Times New Roman"/>
          <w:b w:val="0"/>
          <w:sz w:val="18"/>
          <w:szCs w:val="18"/>
        </w:rPr>
        <w:t>表9　认知模式的编码者间一致性</w:t>
      </w:r>
    </w:p>
    <w:p w14:paraId="4D4ADC9B" w14:textId="77777777" w:rsidR="00C27996" w:rsidRDefault="00000000">
      <w:pPr>
        <w:keepNext/>
        <w:spacing w:after="80" w:before="0" w:line="240" w:lineRule="auto"/>
        <w:ind w:firstLine="0" w:left="0" w:right="0"/>
        <w:jc w:val="center"/>
        <w:keepLines/>
      </w:pPr>
      <w:r>
        <w:rPr>
          <w:rFonts w:ascii="Times New Roman" w:hAnsi="Times New Roman" w:eastAsia="Times New Roman" w:cs="Times New Roman"/>
          <w:b w:val="0"/>
          <w:sz w:val="18"/>
          <w:szCs w:val="18"/>
        </w:rPr>
        <w:t>Table 9　Inter-coder agreement for cognitive patterns</w:t>
      </w:r>
    </w:p>
    <w:tbl>
      <w:tblPr>
        <w:tblW w:w="5000" w:type="pct"/>
        <w:jc w:val="center"/>
        <w:tblLayout w:type="fixed"/>
        <w:tblCellMar>
          <w:top w:w="40" w:type="dxa"/>
          <w:left w:w="60" w:type="dxa"/>
          <w:bottom w:w="40" w:type="dxa"/>
          <w:right w:w="60" w:type="dxa"/>
        </w:tblCellMar>
        <w:tblLook w:val="04A0" w:firstRow="1" w:lastRow="0" w:firstColumn="1" w:lastColumn="0" w:noHBand="0" w:noVBand="1"/>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1900"/>
        <w:gridCol w:w="1663"/>
        <w:gridCol w:w="1663"/>
        <w:gridCol w:w="1901"/>
        <w:gridCol w:w="2019"/>
      </w:tblGrid>
      <w:tr w:rsidR="001E30B5" w14:paraId="3A56E35F" w14:textId="77777777">
        <w:trPr>
          <w:cantSplit/>
          <w:tblHeader/>
          <w:jc w:val="center"/>
        </w:trPr>
        <w:tc>
          <w:tcPr>
            <w:tcW w:w="1814" w:type="dxa"/>
            <w:vAlign w:val="center"/>
            <w:tcBorders>
              <w:top w:val="nil" w:sz="0" w:space="0" w:color="000000"/>
              <w:left w:val="nil" w:sz="0" w:space="0" w:color="000000"/>
              <w:bottom w:val="single" w:sz="6" w:space="0" w:color="000000"/>
              <w:right w:val="nil" w:sz="0" w:space="0" w:color="000000"/>
            </w:tcBorders>
          </w:tcPr>
          <w:p w14:paraId="4BFDF4AF" w14:textId="77777777" w:rsidR="001E30B5" w:rsidRDefault="00000000">
            <w:pPr>
              <w:spacing w:before="20" w:after="20" w:line="240" w:lineRule="auto"/>
              <w:ind w:firstLine="0" w:left="0"/>
              <w:jc w:val="center"/>
            </w:pPr>
            <w:r>
              <w:rPr>
                <w:rFonts w:eastAsia="宋体" w:ascii="Times New Roman" w:hAnsi="Times New Roman" w:cs="Times New Roman"/>
                <w:b/>
                <w:noProof/>
                <w:sz w:val="18"/>
                <w:szCs w:val="18"/>
              </w:rPr>
              <w:t>项目</w:t>
            </w:r>
          </w:p>
        </w:tc>
        <w:tc>
          <w:tcPr>
            <w:tcW w:w="1587" w:type="dxa"/>
            <w:vAlign w:val="center"/>
            <w:tcBorders>
              <w:top w:val="nil" w:sz="0" w:space="0" w:color="000000"/>
              <w:left w:val="nil" w:sz="0" w:space="0" w:color="000000"/>
              <w:bottom w:val="single" w:sz="6" w:space="0" w:color="000000"/>
              <w:right w:val="nil" w:sz="0" w:space="0" w:color="000000"/>
            </w:tcBorders>
          </w:tcPr>
          <w:p w14:paraId="68A0B743" w14:textId="77777777" w:rsidR="001E30B5" w:rsidRDefault="00000000">
            <w:pPr>
              <w:spacing w:before="20" w:after="20" w:line="240" w:lineRule="auto"/>
              <w:ind w:firstLine="0" w:left="0"/>
              <w:jc w:val="center"/>
            </w:pPr>
            <w:r>
              <w:rPr>
                <w:rFonts w:eastAsia="宋体" w:ascii="Times New Roman" w:hAnsi="Times New Roman" w:cs="Times New Roman"/>
                <w:b/>
                <w:noProof/>
                <w:sz w:val="18"/>
                <w:szCs w:val="18"/>
              </w:rPr>
              <w:t>一致数</w:t>
            </w:r>
          </w:p>
        </w:tc>
        <w:tc>
          <w:tcPr>
            <w:tcW w:w="1587" w:type="dxa"/>
            <w:vAlign w:val="center"/>
            <w:tcBorders>
              <w:top w:val="nil" w:sz="0" w:space="0" w:color="000000"/>
              <w:left w:val="nil" w:sz="0" w:space="0" w:color="000000"/>
              <w:bottom w:val="single" w:sz="6" w:space="0" w:color="000000"/>
              <w:right w:val="nil" w:sz="0" w:space="0" w:color="000000"/>
            </w:tcBorders>
          </w:tcPr>
          <w:p w14:paraId="78A36F6F" w14:textId="77777777" w:rsidR="001E30B5" w:rsidRDefault="00000000">
            <w:pPr>
              <w:spacing w:before="20" w:after="20" w:line="240" w:lineRule="auto"/>
              <w:ind w:firstLine="0" w:left="0"/>
              <w:jc w:val="center"/>
            </w:pPr>
            <w:r>
              <w:rPr>
                <w:rFonts w:eastAsia="宋体" w:ascii="Times New Roman" w:hAnsi="Times New Roman" w:cs="Times New Roman"/>
                <w:b/>
                <w:noProof/>
                <w:sz w:val="18"/>
                <w:szCs w:val="18"/>
              </w:rPr>
              <w:t>总数</w:t>
            </w:r>
          </w:p>
        </w:tc>
        <w:tc>
          <w:tcPr>
            <w:tcW w:w="1814" w:type="dxa"/>
            <w:vAlign w:val="center"/>
            <w:tcBorders>
              <w:top w:val="nil" w:sz="0" w:space="0" w:color="000000"/>
              <w:left w:val="nil" w:sz="0" w:space="0" w:color="000000"/>
              <w:bottom w:val="single" w:sz="6" w:space="0" w:color="000000"/>
              <w:right w:val="nil" w:sz="0" w:space="0" w:color="000000"/>
            </w:tcBorders>
          </w:tcPr>
          <w:p w14:paraId="30F6FD52" w14:textId="77777777" w:rsidR="001E30B5" w:rsidRDefault="00000000">
            <w:pPr>
              <w:spacing w:before="20" w:after="20" w:line="240" w:lineRule="auto"/>
              <w:ind w:firstLine="0" w:left="0"/>
              <w:jc w:val="center"/>
            </w:pPr>
            <w:r>
              <w:rPr>
                <w:rFonts w:eastAsia="宋体" w:ascii="Times New Roman" w:hAnsi="Times New Roman" w:cs="Times New Roman"/>
                <w:b/>
                <w:noProof/>
                <w:sz w:val="18"/>
                <w:szCs w:val="18"/>
              </w:rPr>
              <w:t>一致率</w:t>
            </w:r>
            <w:r>
              <w:rPr>
                <w:rFonts w:eastAsia="宋体" w:ascii="Times New Roman" w:hAnsi="Times New Roman" w:cs="Times New Roman"/>
                <w:b/>
                <w:noProof/>
                <w:sz w:val="18"/>
                <w:szCs w:val="18"/>
              </w:rPr>
              <w:t>/%</w:t>
            </w:r>
          </w:p>
        </w:tc>
        <w:tc>
          <w:tcPr>
            <w:tcW w:w="1927" w:type="dxa"/>
            <w:vAlign w:val="center"/>
            <w:tcBorders>
              <w:top w:val="nil" w:sz="0" w:space="0" w:color="000000"/>
              <w:left w:val="nil" w:sz="0" w:space="0" w:color="000000"/>
              <w:bottom w:val="single" w:sz="6" w:space="0" w:color="000000"/>
              <w:right w:val="nil" w:sz="0" w:space="0" w:color="000000"/>
            </w:tcBorders>
          </w:tcPr>
          <w:p w14:paraId="0E610058" w14:textId="77777777" w:rsidR="001E30B5" w:rsidRDefault="00000000">
            <w:pPr>
              <w:spacing w:before="20" w:after="20" w:line="240" w:lineRule="auto"/>
              <w:ind w:firstLine="0" w:left="0"/>
              <w:jc w:val="center"/>
            </w:pPr>
            <w:r>
              <w:rPr>
                <w:rFonts w:eastAsia="宋体" w:ascii="Times New Roman" w:hAnsi="Times New Roman" w:cs="Times New Roman"/>
                <w:b/>
                <w:noProof/>
                <w:sz w:val="18"/>
                <w:szCs w:val="18"/>
              </w:rPr>
              <w:t>Cohen’s κ</w:t>
            </w:r>
          </w:p>
        </w:tc>
      </w:tr>
      <w:tr w:rsidR="001E30B5" w14:paraId="7E411E38" w14:textId="77777777">
        <w:trPr>
          <w:cantSplit/>
          <w:jc w:val="center"/>
        </w:trPr>
        <w:tc>
          <w:tcPr>
            <w:tcW w:w="1814" w:type="dxa"/>
            <w:vAlign w:val="center"/>
            <w:tcBorders>
              <w:top w:val="nil" w:sz="0" w:space="0" w:color="000000"/>
              <w:left w:val="nil" w:sz="0" w:space="0" w:color="000000"/>
              <w:bottom w:val="nil" w:sz="0" w:space="0" w:color="000000"/>
              <w:right w:val="nil" w:sz="0" w:space="0" w:color="000000"/>
            </w:tcBorders>
          </w:tcPr>
          <w:p w14:paraId="325D7E37"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认知模式</w:t>
            </w:r>
          </w:p>
        </w:tc>
        <w:tc>
          <w:tcPr>
            <w:tcW w:w="1587" w:type="dxa"/>
            <w:vAlign w:val="center"/>
            <w:tcBorders>
              <w:top w:val="nil" w:sz="0" w:space="0" w:color="000000"/>
              <w:left w:val="nil" w:sz="0" w:space="0" w:color="000000"/>
              <w:bottom w:val="nil" w:sz="0" w:space="0" w:color="000000"/>
              <w:right w:val="nil" w:sz="0" w:space="0" w:color="000000"/>
            </w:tcBorders>
          </w:tcPr>
          <w:p w14:paraId="47BFE17E"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12</w:t>
            </w:r>
          </w:p>
        </w:tc>
        <w:tc>
          <w:tcPr>
            <w:tcW w:w="1587" w:type="dxa"/>
            <w:vAlign w:val="center"/>
            <w:tcBorders>
              <w:top w:val="nil" w:sz="0" w:space="0" w:color="000000"/>
              <w:left w:val="nil" w:sz="0" w:space="0" w:color="000000"/>
              <w:bottom w:val="nil" w:sz="0" w:space="0" w:color="000000"/>
              <w:right w:val="nil" w:sz="0" w:space="0" w:color="000000"/>
            </w:tcBorders>
          </w:tcPr>
          <w:p w14:paraId="273A6CA0"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14</w:t>
            </w:r>
          </w:p>
        </w:tc>
        <w:tc>
          <w:tcPr>
            <w:tcW w:w="1814" w:type="dxa"/>
            <w:vAlign w:val="center"/>
            <w:tcBorders>
              <w:top w:val="nil" w:sz="0" w:space="0" w:color="000000"/>
              <w:left w:val="nil" w:sz="0" w:space="0" w:color="000000"/>
              <w:bottom w:val="nil" w:sz="0" w:space="0" w:color="000000"/>
              <w:right w:val="nil" w:sz="0" w:space="0" w:color="000000"/>
            </w:tcBorders>
          </w:tcPr>
          <w:p w14:paraId="07660567"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85.7</w:t>
            </w:r>
          </w:p>
        </w:tc>
        <w:tc>
          <w:tcPr>
            <w:tcW w:w="1927" w:type="dxa"/>
            <w:vAlign w:val="center"/>
            <w:tcBorders>
              <w:top w:val="nil" w:sz="0" w:space="0" w:color="000000"/>
              <w:left w:val="nil" w:sz="0" w:space="0" w:color="000000"/>
              <w:bottom w:val="nil" w:sz="0" w:space="0" w:color="000000"/>
              <w:right w:val="nil" w:sz="0" w:space="0" w:color="000000"/>
            </w:tcBorders>
          </w:tcPr>
          <w:p w14:paraId="6FE9FAA2"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0.797</w:t>
            </w:r>
          </w:p>
        </w:tc>
      </w:tr>
    </w:tbl>
    <w:p w14:paraId="233156D6" w14:textId="77777777" w:rsidR="001E30B5" w:rsidRDefault="00000000">
      <w:pPr>
        <w:keepNext/>
        <w:keepLines/>
        <w:spacing w:before="120" w:after="0" w:line="240" w:lineRule="auto"/>
        <w:ind w:firstLine="0" w:left="0" w:right="0"/>
        <w:jc w:val="center"/>
        <w:pageBreakBefore/>
      </w:pPr>
      <w:r>
        <w:drawing>
          <wp:inline xmlns:a="http://schemas.openxmlformats.org/drawingml/2006/main" xmlns:pic="http://schemas.openxmlformats.org/drawingml/2006/picture">
            <wp:extent cx="5580000" cy="5214605"/>
            <wp:docPr id="7" name="Picture 7"/>
            <wp:cNvGraphicFramePr>
              <a:graphicFrameLocks noChangeAspect="1"/>
            </wp:cNvGraphicFramePr>
            <a:graphic>
              <a:graphicData uri="http://schemas.openxmlformats.org/drawingml/2006/picture">
                <pic:pic>
                  <pic:nvPicPr>
                    <pic:cNvPr id="0" name="图7_四维编码热图.png"/>
                    <pic:cNvPicPr/>
                  </pic:nvPicPr>
                  <pic:blipFill>
                    <a:blip r:embed="rId26"/>
                    <a:stretch>
                      <a:fillRect/>
                    </a:stretch>
                  </pic:blipFill>
                  <pic:spPr>
                    <a:xfrm>
                      <a:off x="0" y="0"/>
                      <a:ext cx="5580000" cy="5214605"/>
                    </a:xfrm>
                    <a:prstGeom prst="rect"/>
                  </pic:spPr>
                </pic:pic>
              </a:graphicData>
            </a:graphic>
          </wp:inline>
        </w:drawing>
      </w:r>
    </w:p>
    <w:p w14:paraId="36DD1966" w14:textId="77777777" w:rsidR="001E30B5" w:rsidRDefault="00000000">
      <w:pPr>
        <w:keepNext/>
        <w:keepLines/>
        <w:spacing w:before="80" w:after="0" w:line="240" w:lineRule="auto"/>
        <w:ind w:firstLine="0" w:left="0" w:right="0"/>
        <w:jc w:val="center"/>
      </w:pPr>
      <w:r>
        <w:rPr>
          <w:rFonts w:ascii="Times New Roman" w:hAnsi="Times New Roman" w:eastAsia="黑体" w:cs="Times New Roman"/>
          <w:b w:val="0"/>
          <w:sz w:val="18"/>
          <w:szCs w:val="18"/>
        </w:rPr>
        <w:t>图7　14个词簇的四维认知编码</w:t>
      </w:r>
    </w:p>
    <w:p w14:paraId="5B2426BC" w14:textId="77777777" w:rsidR="00C27996" w:rsidRDefault="00000000">
      <w:pPr>
        <w:spacing w:after="160" w:before="0" w:line="240" w:lineRule="auto"/>
        <w:ind w:firstLine="0" w:left="0" w:right="0"/>
        <w:jc w:val="center"/>
        <w:keepLines/>
      </w:pPr>
      <w:proofErr w:type="gramStart"/>
      <w:proofErr w:type="gramEnd"/>
      <w:r>
        <w:rPr>
          <w:rFonts w:ascii="Times New Roman" w:hAnsi="Times New Roman" w:eastAsia="Times New Roman" w:cs="Times New Roman"/>
          <w:b w:val="0"/>
          <w:sz w:val="18"/>
          <w:szCs w:val="18"/>
        </w:rPr>
        <w:t>Fig. 7　Four-dimensional cognitive coding of 14 word clusters</w:t>
      </w:r>
    </w:p>
    <w:p w14:paraId="14EEDB7B" w14:textId="77777777" w:rsidR="001E30B5" w:rsidRDefault="00000000">
      <w:pPr>
        <w:spacing w:before="0" w:after="0" w:line="360" w:lineRule="auto"/>
        <w:ind w:firstLine="420" w:left="0" w:right="0"/>
        <w:jc w:val="both"/>
      </w:pPr>
      <w:r>
        <w:rPr>
          <w:rFonts w:ascii="Times New Roman" w:hAnsi="Times New Roman" w:eastAsia="宋体" w:cs="Times New Roman"/>
          <w:b w:val="0"/>
          <w:sz w:val="21"/>
          <w:szCs w:val="21"/>
        </w:rPr>
        <w:t>五种模式并非由态度类别直接命名，而是把词簇的四维配置对照算法欣赏、算法厌恶与人机互补归纳（表10）。积极簇1同时呈现能力高估、医生弱化、风险忽视和人机替代，流畅输出被写成独立胜任，对应未校准的算法欣赏，构成技术崇拜型。积极簇2和簇4聚焦问诊购药便利及技术前景，共同弱化医生、较少讨论风险，按现实功能与发展收益评价技术，故归为务实认可型。积极簇3、簇5与中立组五个词簇均将AI写成助手、参考或信息处理工具，并保留医生判断，与人机互补更为接近，构成人机协同型；积极簇较少写风险，中立簇把边界写得更清楚。</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2A66C7B7" w14:textId="77777777" w:rsidR="001E30B5" w:rsidRDefault="00000000">
      <w:pPr>
        <w:spacing w:before="0" w:after="0" w:line="360" w:lineRule="auto"/>
        <w:ind w:firstLine="420" w:left="0" w:right="0"/>
        <w:jc w:val="both"/>
      </w:pPr>
      <w:r>
        <w:rPr>
          <w:rFonts w:ascii="Times New Roman" w:hAnsi="Times New Roman" w:eastAsia="宋体" w:cs="Times New Roman"/>
          <w:b w:val="0"/>
          <w:sz w:val="21"/>
          <w:szCs w:val="21"/>
        </w:rPr>
        <w:t>消极簇1、簇2和簇4以能力低估、医生强化或人机排斥为主，核心是不敢用、不能用或担心被替代，对应算法厌恶，归为技术恐惧型。消极簇3同样低估能力、强化医生、排斥使用，但风险被编码为正视，话语集中于误诊责任和可追溯性，故单列为风险责任型。人机协同型含7个词簇，簇数不是评论占比。五种模式用来比较典型配置，不估计人群规模。</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44087CA4" w14:textId="77777777" w:rsidR="001E30B5" w:rsidRPr="00CF675D" w:rsidRDefault="00000000" w:rsidP="00CF675D">
      <w:pPr>
        <w:keepNext/>
        <w:keepLines/>
        <w:spacing w:before="160" w:after="0" w:line="240" w:lineRule="auto"/>
        <w:ind w:firstLine="0" w:left="0" w:right="0"/>
        <w:jc w:val="center"/>
        <w:pageBreakBefore/>
      </w:pPr>
      <w:r>
        <w:rPr>
          <w:rFonts w:ascii="Times New Roman" w:hAnsi="Times New Roman" w:eastAsia="黑体" w:cs="Times New Roman"/>
          <w:b w:val="0"/>
          <w:sz w:val="18"/>
          <w:szCs w:val="18"/>
        </w:rPr>
        <w:t>表10　五种认知模式</w:t>
      </w:r>
    </w:p>
    <w:p w14:paraId="14A26C28" w14:textId="77777777" w:rsidR="00C27996" w:rsidRDefault="00000000">
      <w:pPr>
        <w:keepNext/>
        <w:spacing w:after="80" w:before="0" w:line="240" w:lineRule="auto"/>
        <w:ind w:firstLine="0" w:left="0" w:right="0"/>
        <w:jc w:val="center"/>
        <w:keepLines/>
      </w:pPr>
      <w:r>
        <w:rPr>
          <w:rFonts w:ascii="Times New Roman" w:hAnsi="Times New Roman" w:eastAsia="Times New Roman" w:cs="Times New Roman"/>
          <w:b w:val="0"/>
          <w:sz w:val="18"/>
          <w:szCs w:val="18"/>
        </w:rPr>
        <w:t>Table 10　Five cognitive patterns</w:t>
      </w:r>
    </w:p>
    <w:tbl>
      <w:tblPr>
        <w:tblW w:w="5000" w:type="pct"/>
        <w:jc w:val="center"/>
        <w:tblLayout w:type="fixed"/>
        <w:tblCellMar>
          <w:top w:w="40" w:type="dxa"/>
          <w:left w:w="60" w:type="dxa"/>
          <w:bottom w:w="40" w:type="dxa"/>
          <w:right w:w="60" w:type="dxa"/>
        </w:tblCellMar>
        <w:tblLook w:val="04A0" w:firstRow="1" w:lastRow="0" w:firstColumn="1" w:lastColumn="0" w:noHBand="0" w:noVBand="1"/>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1352"/>
        <w:gridCol w:w="846"/>
        <w:gridCol w:w="3521"/>
        <w:gridCol w:w="1497"/>
        <w:gridCol w:w="1930"/>
      </w:tblGrid>
      <w:tr w:rsidR="001E30B5" w14:paraId="5FDF421E" w14:textId="77777777">
        <w:trPr>
          <w:cantSplit/>
          <w:tblHeader/>
          <w:jc w:val="center"/>
        </w:trPr>
        <w:tc>
          <w:tcPr>
            <w:tcW w:w="2041" w:type="dxa"/>
            <w:vAlign w:val="center"/>
            <w:tcBorders>
              <w:top w:val="nil" w:sz="0" w:space="0" w:color="000000"/>
              <w:left w:val="nil" w:sz="0" w:space="0" w:color="000000"/>
              <w:bottom w:val="single" w:sz="6" w:space="0" w:color="000000"/>
              <w:right w:val="nil" w:sz="0" w:space="0" w:color="000000"/>
            </w:tcBorders>
          </w:tcPr>
          <w:p w14:paraId="361C066F" w14:textId="77777777" w:rsidR="00C27996" w:rsidRDefault="00000000">
            <w:pPr>
              <w:spacing w:before="20" w:after="20" w:line="240" w:lineRule="auto"/>
              <w:ind w:firstLine="0" w:left="0"/>
              <w:jc w:val="center"/>
            </w:pPr>
            <w:r>
              <w:rPr>
                <w:rFonts w:eastAsia="宋体" w:ascii="Times New Roman" w:hAnsi="Times New Roman" w:cs="Times New Roman"/>
                <w:b/>
                <w:sz w:val="18"/>
                <w:szCs w:val="18"/>
              </w:rPr>
              <w:t>认知模式</w:t>
            </w:r>
          </w:p>
        </w:tc>
        <w:tc>
          <w:tcPr>
            <w:tcW w:w="1247" w:type="dxa"/>
            <w:vAlign w:val="center"/>
            <w:tcBorders>
              <w:top w:val="nil" w:sz="0" w:space="0" w:color="000000"/>
              <w:left w:val="nil" w:sz="0" w:space="0" w:color="000000"/>
              <w:bottom w:val="single" w:sz="6" w:space="0" w:color="000000"/>
              <w:right w:val="nil" w:sz="0" w:space="0" w:color="000000"/>
            </w:tcBorders>
          </w:tcPr>
          <w:p w14:paraId="6C2FAA3C" w14:textId="77777777" w:rsidR="00C27996" w:rsidRDefault="00000000">
            <w:pPr>
              <w:spacing w:before="20" w:after="20" w:line="240" w:lineRule="auto"/>
              <w:ind w:firstLine="0" w:left="0"/>
              <w:jc w:val="center"/>
            </w:pPr>
            <w:r>
              <w:rPr>
                <w:rFonts w:eastAsia="宋体" w:ascii="Times New Roman" w:hAnsi="Times New Roman" w:cs="Times New Roman"/>
                <w:b/>
                <w:sz w:val="18"/>
                <w:szCs w:val="18"/>
              </w:rPr>
              <w:t>簇数</w:t>
            </w:r>
          </w:p>
        </w:tc>
        <w:tc>
          <w:tcPr>
            <w:tcW w:w="5443" w:type="dxa"/>
            <w:vAlign w:val="center"/>
            <w:tcBorders>
              <w:top w:val="nil" w:sz="0" w:space="0" w:color="000000"/>
              <w:left w:val="nil" w:sz="0" w:space="0" w:color="000000"/>
              <w:bottom w:val="single" w:sz="6" w:space="0" w:color="000000"/>
              <w:right w:val="nil" w:sz="0" w:space="0" w:color="000000"/>
            </w:tcBorders>
          </w:tcPr>
          <w:p w14:paraId="7BA2BECC" w14:textId="77777777" w:rsidR="00C27996" w:rsidRDefault="00000000">
            <w:pPr>
              <w:spacing w:before="20" w:after="20" w:line="240" w:lineRule="auto"/>
              <w:ind w:firstLine="0" w:left="0"/>
              <w:jc w:val="center"/>
            </w:pPr>
            <w:r>
              <w:rPr>
                <w:rFonts w:eastAsia="宋体" w:ascii="Times New Roman" w:hAnsi="Times New Roman" w:cs="Times New Roman"/>
                <w:b/>
                <w:sz w:val="18"/>
                <w:szCs w:val="18"/>
              </w:rPr>
              <w:t>来源词簇</w:t>
            </w:r>
          </w:p>
        </w:tc>
        <w:tc>
          <w:tcPr>
            <w:tcW w:w="2268" w:type="dxa"/>
            <w:vAlign w:val="center"/>
            <w:tcBorders>
              <w:top w:val="nil" w:sz="0" w:space="0" w:color="000000"/>
              <w:left w:val="nil" w:sz="0" w:space="0" w:color="000000"/>
              <w:bottom w:val="single" w:sz="6" w:space="0" w:color="000000"/>
              <w:right w:val="nil" w:sz="0" w:space="0" w:color="000000"/>
            </w:tcBorders>
          </w:tcPr>
          <w:p w14:paraId="2D7E93D1" w14:textId="77777777" w:rsidR="00C27996" w:rsidRDefault="00000000">
            <w:pPr>
              <w:spacing w:before="20" w:after="20" w:line="240" w:lineRule="auto"/>
              <w:ind w:firstLine="0" w:left="0"/>
              <w:jc w:val="center"/>
            </w:pPr>
            <w:r>
              <w:rPr>
                <w:rFonts w:eastAsia="宋体" w:ascii="Times New Roman" w:hAnsi="Times New Roman" w:cs="Times New Roman"/>
                <w:b/>
                <w:sz w:val="18"/>
                <w:szCs w:val="18"/>
              </w:rPr>
              <w:t>主导四维配置</w:t>
            </w:r>
          </w:p>
        </w:tc>
        <w:tc>
          <w:tcPr>
            <w:tcW w:w="2948" w:type="dxa"/>
            <w:vAlign w:val="center"/>
            <w:tcBorders>
              <w:top w:val="nil" w:sz="0" w:space="0" w:color="000000"/>
              <w:left w:val="nil" w:sz="0" w:space="0" w:color="000000"/>
              <w:bottom w:val="single" w:sz="6" w:space="0" w:color="000000"/>
              <w:right w:val="nil" w:sz="0" w:space="0" w:color="000000"/>
            </w:tcBorders>
          </w:tcPr>
          <w:p w14:paraId="6BF98E91" w14:textId="77777777" w:rsidR="00C27996" w:rsidRDefault="00000000">
            <w:pPr>
              <w:spacing w:before="20" w:after="20" w:line="240" w:lineRule="auto"/>
              <w:ind w:firstLine="0" w:left="0"/>
              <w:jc w:val="center"/>
            </w:pPr>
            <w:r>
              <w:rPr>
                <w:rFonts w:eastAsia="宋体" w:ascii="Times New Roman" w:hAnsi="Times New Roman" w:cs="Times New Roman"/>
                <w:b/>
                <w:sz w:val="18"/>
                <w:szCs w:val="18"/>
              </w:rPr>
              <w:t>识别逻辑</w:t>
            </w:r>
          </w:p>
        </w:tc>
      </w:tr>
      <w:tr w:rsidR="001E30B5" w14:paraId="2512659B" w14:textId="77777777">
        <w:trPr>
          <w:cantSplit/>
          <w:jc w:val="center"/>
        </w:trPr>
        <w:tc>
          <w:tcPr>
            <w:tcW w:w="2041" w:type="dxa"/>
            <w:vAlign w:val="center"/>
            <w:tcBorders>
              <w:top w:val="nil" w:sz="0" w:space="0" w:color="000000"/>
              <w:left w:val="nil" w:sz="0" w:space="0" w:color="000000"/>
              <w:bottom w:val="nil" w:sz="0" w:space="0" w:color="000000"/>
              <w:right w:val="nil" w:sz="0" w:space="0" w:color="000000"/>
            </w:tcBorders>
          </w:tcPr>
          <w:p w14:paraId="12F8530A" w14:textId="77777777" w:rsidR="00C27996" w:rsidRDefault="00000000">
            <w:pPr>
              <w:spacing w:before="20" w:after="20" w:line="240" w:lineRule="auto"/>
              <w:ind w:firstLine="0" w:left="0"/>
              <w:jc w:val="center"/>
            </w:pPr>
            <w:r>
              <w:rPr>
                <w:rFonts w:ascii="Times New Roman" w:hAnsi="Times New Roman" w:eastAsia="宋体" w:cs="Times New Roman"/>
                <w:b w:val="0"/>
                <w:sz w:val="18"/>
                <w:szCs w:val="18"/>
              </w:rPr>
              <w:t>技术崇拜型</w:t>
            </w:r>
          </w:p>
        </w:tc>
        <w:tc>
          <w:tcPr>
            <w:tcW w:w="1247" w:type="dxa"/>
            <w:vAlign w:val="center"/>
            <w:tcBorders>
              <w:top w:val="nil" w:sz="0" w:space="0" w:color="000000"/>
              <w:left w:val="nil" w:sz="0" w:space="0" w:color="000000"/>
              <w:bottom w:val="nil" w:sz="0" w:space="0" w:color="000000"/>
              <w:right w:val="nil" w:sz="0" w:space="0" w:color="000000"/>
            </w:tcBorders>
          </w:tcPr>
          <w:p w14:paraId="5B966DD0" w14:textId="77777777" w:rsidR="00C27996" w:rsidRDefault="00000000">
            <w:pPr>
              <w:spacing w:before="20" w:after="20" w:line="240" w:lineRule="auto"/>
              <w:ind w:firstLine="0" w:left="0"/>
              <w:jc w:val="center"/>
            </w:pPr>
            <w:r>
              <w:rPr>
                <w:rFonts w:ascii="Times New Roman" w:hAnsi="Times New Roman" w:eastAsia="宋体" w:cs="Times New Roman"/>
                <w:b w:val="0"/>
                <w:sz w:val="18"/>
                <w:szCs w:val="18"/>
              </w:rPr>
              <w:t>1</w:t>
            </w:r>
          </w:p>
        </w:tc>
        <w:tc>
          <w:tcPr>
            <w:tcW w:w="5443" w:type="dxa"/>
            <w:vAlign w:val="center"/>
            <w:tcBorders>
              <w:top w:val="nil" w:sz="0" w:space="0" w:color="000000"/>
              <w:left w:val="nil" w:sz="0" w:space="0" w:color="000000"/>
              <w:bottom w:val="nil" w:sz="0" w:space="0" w:color="000000"/>
              <w:right w:val="nil" w:sz="0" w:space="0" w:color="000000"/>
            </w:tcBorders>
          </w:tcPr>
          <w:p w14:paraId="34FFB3D5" w14:textId="77777777" w:rsidR="00C27996" w:rsidRDefault="00000000">
            <w:pPr>
              <w:spacing w:before="20" w:after="20" w:line="240" w:lineRule="auto"/>
              <w:ind w:left="0" w:firstLine="0"/>
              <w:jc w:val="left"/>
            </w:pPr>
            <w:r>
              <w:rPr>
                <w:rFonts w:ascii="Times New Roman" w:hAnsi="Times New Roman" w:eastAsia="宋体" w:cs="Times New Roman"/>
                <w:b w:val="0"/>
                <w:sz w:val="17"/>
                <w:szCs w:val="17"/>
              </w:rPr>
              <w:t>积极簇</w:t>
            </w:r>
            <w:r>
              <w:rPr>
                <w:rFonts w:ascii="Times New Roman" w:hAnsi="Times New Roman" w:eastAsia="宋体" w:cs="Times New Roman"/>
                <w:b w:val="0"/>
                <w:sz w:val="17"/>
                <w:szCs w:val="17"/>
              </w:rPr>
              <w:t>1</w:t>
            </w:r>
          </w:p>
        </w:tc>
        <w:tc>
          <w:tcPr>
            <w:tcW w:w="2268" w:type="dxa"/>
            <w:vAlign w:val="center"/>
            <w:tcBorders>
              <w:top w:val="nil" w:sz="0" w:space="0" w:color="000000"/>
              <w:left w:val="nil" w:sz="0" w:space="0" w:color="000000"/>
              <w:bottom w:val="nil" w:sz="0" w:space="0" w:color="000000"/>
              <w:right w:val="nil" w:sz="0" w:space="0" w:color="000000"/>
            </w:tcBorders>
          </w:tcPr>
          <w:p w14:paraId="50A2C21A" w14:textId="77777777" w:rsidR="00C27996" w:rsidRDefault="00000000">
            <w:pPr>
              <w:spacing w:before="20" w:after="20" w:line="240" w:lineRule="auto"/>
              <w:ind w:left="0" w:firstLine="0"/>
              <w:jc w:val="left"/>
            </w:pPr>
            <w:r>
              <w:rPr>
                <w:rFonts w:ascii="Times New Roman" w:hAnsi="Times New Roman" w:eastAsia="宋体" w:cs="Times New Roman"/>
                <w:b w:val="0"/>
                <w:sz w:val="17"/>
                <w:szCs w:val="17"/>
              </w:rPr>
              <w:t>高估</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弱化</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忽视</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替代</w:t>
            </w:r>
          </w:p>
        </w:tc>
        <w:tc>
          <w:tcPr>
            <w:tcW w:w="2948" w:type="dxa"/>
            <w:vAlign w:val="center"/>
            <w:tcBorders>
              <w:top w:val="nil" w:sz="0" w:space="0" w:color="000000"/>
              <w:left w:val="nil" w:sz="0" w:space="0" w:color="000000"/>
              <w:bottom w:val="nil" w:sz="0" w:space="0" w:color="000000"/>
              <w:right w:val="nil" w:sz="0" w:space="0" w:color="000000"/>
            </w:tcBorders>
          </w:tcPr>
          <w:p w14:paraId="0EFD437A" w14:textId="77777777" w:rsidR="00C27996" w:rsidRDefault="00000000">
            <w:pPr>
              <w:spacing w:before="20" w:after="20" w:line="240" w:lineRule="auto"/>
              <w:ind w:left="0" w:firstLine="0"/>
              <w:jc w:val="left"/>
            </w:pPr>
            <w:r>
              <w:rPr>
                <w:rFonts w:ascii="Times New Roman" w:hAnsi="Times New Roman" w:eastAsia="宋体" w:cs="Times New Roman"/>
                <w:b w:val="0"/>
                <w:sz w:val="17"/>
                <w:szCs w:val="17"/>
              </w:rPr>
              <w:t>将专业、流畅等体验外推为独立诊疗能力</w:t>
            </w:r>
          </w:p>
        </w:tc>
      </w:tr>
      <w:tr w:rsidR="001E30B5" w14:paraId="6F3744EF" w14:textId="77777777">
        <w:trPr>
          <w:cantSplit/>
          <w:jc w:val="center"/>
        </w:trPr>
        <w:tc>
          <w:tcPr>
            <w:tcW w:w="2041" w:type="dxa"/>
            <w:vAlign w:val="center"/>
            <w:tcBorders>
              <w:top w:val="nil" w:sz="0" w:space="0" w:color="000000"/>
              <w:left w:val="nil" w:sz="0" w:space="0" w:color="000000"/>
              <w:bottom w:val="nil" w:sz="0" w:space="0" w:color="000000"/>
              <w:right w:val="nil" w:sz="0" w:space="0" w:color="000000"/>
            </w:tcBorders>
          </w:tcPr>
          <w:p w14:paraId="4DD0AD52" w14:textId="77777777" w:rsidR="00C27996" w:rsidRDefault="00000000">
            <w:pPr>
              <w:spacing w:before="20" w:after="20" w:line="240" w:lineRule="auto"/>
              <w:ind w:firstLine="0" w:left="0"/>
              <w:jc w:val="center"/>
            </w:pPr>
            <w:r>
              <w:rPr>
                <w:rFonts w:ascii="Times New Roman" w:hAnsi="Times New Roman" w:eastAsia="宋体" w:cs="Times New Roman"/>
                <w:b w:val="0"/>
                <w:sz w:val="18"/>
                <w:szCs w:val="18"/>
              </w:rPr>
              <w:t>务实认可型</w:t>
            </w:r>
          </w:p>
        </w:tc>
        <w:tc>
          <w:tcPr>
            <w:tcW w:w="1247" w:type="dxa"/>
            <w:vAlign w:val="center"/>
            <w:tcBorders>
              <w:top w:val="nil" w:sz="0" w:space="0" w:color="000000"/>
              <w:left w:val="nil" w:sz="0" w:space="0" w:color="000000"/>
              <w:bottom w:val="nil" w:sz="0" w:space="0" w:color="000000"/>
              <w:right w:val="nil" w:sz="0" w:space="0" w:color="000000"/>
            </w:tcBorders>
          </w:tcPr>
          <w:p w14:paraId="5995FD9A" w14:textId="77777777" w:rsidR="00C27996" w:rsidRDefault="00000000">
            <w:pPr>
              <w:spacing w:before="20" w:after="20" w:line="240" w:lineRule="auto"/>
              <w:ind w:firstLine="0" w:left="0"/>
              <w:jc w:val="center"/>
            </w:pPr>
            <w:r>
              <w:rPr>
                <w:rFonts w:ascii="Times New Roman" w:hAnsi="Times New Roman" w:eastAsia="宋体" w:cs="Times New Roman"/>
                <w:b w:val="0"/>
                <w:sz w:val="18"/>
                <w:szCs w:val="18"/>
              </w:rPr>
              <w:t>2</w:t>
            </w:r>
          </w:p>
        </w:tc>
        <w:tc>
          <w:tcPr>
            <w:tcW w:w="5443" w:type="dxa"/>
            <w:vAlign w:val="center"/>
            <w:tcBorders>
              <w:top w:val="nil" w:sz="0" w:space="0" w:color="000000"/>
              <w:left w:val="nil" w:sz="0" w:space="0" w:color="000000"/>
              <w:bottom w:val="nil" w:sz="0" w:space="0" w:color="000000"/>
              <w:right w:val="nil" w:sz="0" w:space="0" w:color="000000"/>
            </w:tcBorders>
          </w:tcPr>
          <w:p w14:paraId="6A2EDC7A" w14:textId="77777777" w:rsidR="00C27996" w:rsidRDefault="00000000">
            <w:pPr>
              <w:spacing w:before="20" w:after="20" w:line="240" w:lineRule="auto"/>
              <w:ind w:left="0" w:firstLine="0"/>
              <w:jc w:val="left"/>
            </w:pPr>
            <w:r>
              <w:rPr>
                <w:rFonts w:ascii="Times New Roman" w:hAnsi="Times New Roman" w:eastAsia="宋体" w:cs="Times New Roman"/>
                <w:b w:val="0"/>
                <w:sz w:val="17"/>
                <w:szCs w:val="17"/>
              </w:rPr>
              <w:t>积极簇</w:t>
            </w:r>
            <w:r>
              <w:rPr>
                <w:rFonts w:ascii="Times New Roman" w:hAnsi="Times New Roman" w:eastAsia="宋体" w:cs="Times New Roman"/>
                <w:b w:val="0"/>
                <w:sz w:val="17"/>
                <w:szCs w:val="17"/>
              </w:rPr>
              <w:t>2</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4</w:t>
            </w:r>
          </w:p>
        </w:tc>
        <w:tc>
          <w:tcPr>
            <w:tcW w:w="2268" w:type="dxa"/>
            <w:vAlign w:val="center"/>
            <w:tcBorders>
              <w:top w:val="nil" w:sz="0" w:space="0" w:color="000000"/>
              <w:left w:val="nil" w:sz="0" w:space="0" w:color="000000"/>
              <w:bottom w:val="nil" w:sz="0" w:space="0" w:color="000000"/>
              <w:right w:val="nil" w:sz="0" w:space="0" w:color="000000"/>
            </w:tcBorders>
          </w:tcPr>
          <w:p w14:paraId="22CD24DD" w14:textId="77777777" w:rsidR="00C27996" w:rsidRDefault="00000000">
            <w:pPr>
              <w:spacing w:before="20" w:after="20" w:line="240" w:lineRule="auto"/>
              <w:ind w:left="0" w:firstLine="0"/>
              <w:jc w:val="left"/>
            </w:pPr>
            <w:r>
              <w:rPr>
                <w:rFonts w:ascii="Times New Roman" w:hAnsi="Times New Roman" w:eastAsia="宋体" w:cs="Times New Roman"/>
                <w:b w:val="0"/>
                <w:sz w:val="17"/>
                <w:szCs w:val="17"/>
              </w:rPr>
              <w:t>合理</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高估</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弱化</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忽视</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替代</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协同</w:t>
            </w:r>
          </w:p>
        </w:tc>
        <w:tc>
          <w:tcPr>
            <w:tcW w:w="2948" w:type="dxa"/>
            <w:vAlign w:val="center"/>
            <w:tcBorders>
              <w:top w:val="nil" w:sz="0" w:space="0" w:color="000000"/>
              <w:left w:val="nil" w:sz="0" w:space="0" w:color="000000"/>
              <w:bottom w:val="nil" w:sz="0" w:space="0" w:color="000000"/>
              <w:right w:val="nil" w:sz="0" w:space="0" w:color="000000"/>
            </w:tcBorders>
          </w:tcPr>
          <w:p w14:paraId="330C0562" w14:textId="77777777" w:rsidR="00C27996" w:rsidRDefault="00000000">
            <w:pPr>
              <w:spacing w:before="20" w:after="20" w:line="240" w:lineRule="auto"/>
              <w:ind w:left="0" w:firstLine="0"/>
              <w:jc w:val="left"/>
            </w:pPr>
            <w:r>
              <w:rPr>
                <w:rFonts w:ascii="Times New Roman" w:hAnsi="Times New Roman" w:eastAsia="宋体" w:cs="Times New Roman"/>
                <w:b w:val="0"/>
                <w:sz w:val="17"/>
                <w:szCs w:val="17"/>
              </w:rPr>
              <w:t>依据便利、可及性和技术前景评价现实功能</w:t>
            </w:r>
          </w:p>
        </w:tc>
      </w:tr>
      <w:tr w:rsidR="001E30B5" w14:paraId="14C91853" w14:textId="77777777">
        <w:trPr>
          <w:cantSplit/>
          <w:jc w:val="center"/>
        </w:trPr>
        <w:tc>
          <w:tcPr>
            <w:tcW w:w="2041" w:type="dxa"/>
            <w:vAlign w:val="center"/>
            <w:tcBorders>
              <w:top w:val="nil" w:sz="0" w:space="0" w:color="000000"/>
              <w:left w:val="nil" w:sz="0" w:space="0" w:color="000000"/>
              <w:bottom w:val="nil" w:sz="0" w:space="0" w:color="000000"/>
              <w:right w:val="nil" w:sz="0" w:space="0" w:color="000000"/>
            </w:tcBorders>
          </w:tcPr>
          <w:p w14:paraId="365C77D7" w14:textId="77777777" w:rsidR="00C27996" w:rsidRDefault="00000000">
            <w:pPr>
              <w:spacing w:before="20" w:after="20" w:line="240" w:lineRule="auto"/>
              <w:ind w:firstLine="0" w:left="0"/>
              <w:jc w:val="center"/>
            </w:pPr>
            <w:r>
              <w:rPr>
                <w:rFonts w:ascii="Times New Roman" w:hAnsi="Times New Roman" w:eastAsia="宋体" w:cs="Times New Roman"/>
                <w:b w:val="0"/>
                <w:sz w:val="18"/>
                <w:szCs w:val="18"/>
              </w:rPr>
              <w:t>人机协同型</w:t>
            </w:r>
          </w:p>
        </w:tc>
        <w:tc>
          <w:tcPr>
            <w:tcW w:w="1247" w:type="dxa"/>
            <w:vAlign w:val="center"/>
            <w:tcBorders>
              <w:top w:val="nil" w:sz="0" w:space="0" w:color="000000"/>
              <w:left w:val="nil" w:sz="0" w:space="0" w:color="000000"/>
              <w:bottom w:val="nil" w:sz="0" w:space="0" w:color="000000"/>
              <w:right w:val="nil" w:sz="0" w:space="0" w:color="000000"/>
            </w:tcBorders>
          </w:tcPr>
          <w:p w14:paraId="146E460E" w14:textId="77777777" w:rsidR="00C27996" w:rsidRDefault="00000000">
            <w:pPr>
              <w:spacing w:before="20" w:after="20" w:line="240" w:lineRule="auto"/>
              <w:ind w:firstLine="0" w:left="0"/>
              <w:jc w:val="center"/>
            </w:pPr>
            <w:r>
              <w:rPr>
                <w:rFonts w:ascii="Times New Roman" w:hAnsi="Times New Roman" w:eastAsia="宋体" w:cs="Times New Roman"/>
                <w:b w:val="0"/>
                <w:sz w:val="18"/>
                <w:szCs w:val="18"/>
              </w:rPr>
              <w:t>7</w:t>
            </w:r>
          </w:p>
        </w:tc>
        <w:tc>
          <w:tcPr>
            <w:tcW w:w="5443" w:type="dxa"/>
            <w:vAlign w:val="center"/>
            <w:tcBorders>
              <w:top w:val="nil" w:sz="0" w:space="0" w:color="000000"/>
              <w:left w:val="nil" w:sz="0" w:space="0" w:color="000000"/>
              <w:bottom w:val="nil" w:sz="0" w:space="0" w:color="000000"/>
              <w:right w:val="nil" w:sz="0" w:space="0" w:color="000000"/>
            </w:tcBorders>
          </w:tcPr>
          <w:p w14:paraId="65823D7B" w14:textId="77777777" w:rsidR="00C27996" w:rsidRDefault="00000000">
            <w:pPr>
              <w:spacing w:before="20" w:after="20" w:line="240" w:lineRule="auto"/>
              <w:ind w:left="0" w:firstLine="0"/>
              <w:jc w:val="left"/>
            </w:pPr>
            <w:r>
              <w:rPr>
                <w:rFonts w:ascii="Times New Roman" w:hAnsi="Times New Roman" w:eastAsia="宋体" w:cs="Times New Roman"/>
                <w:b w:val="0"/>
                <w:sz w:val="17"/>
                <w:szCs w:val="17"/>
              </w:rPr>
              <w:t>积极簇</w:t>
            </w:r>
            <w:r>
              <w:rPr>
                <w:rFonts w:ascii="Times New Roman" w:hAnsi="Times New Roman" w:eastAsia="宋体" w:cs="Times New Roman"/>
                <w:b w:val="0"/>
                <w:sz w:val="17"/>
                <w:szCs w:val="17"/>
              </w:rPr>
              <w:t>3</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5</w:t>
            </w:r>
            <w:r>
              <w:rPr>
                <w:rFonts w:ascii="Times New Roman" w:hAnsi="Times New Roman" w:eastAsia="宋体" w:cs="Times New Roman"/>
                <w:b w:val="0"/>
                <w:sz w:val="17"/>
                <w:szCs w:val="17"/>
              </w:rPr>
              <w:t>；中立簇</w:t>
            </w:r>
            <w:r>
              <w:rPr>
                <w:rFonts w:ascii="Times New Roman" w:hAnsi="Times New Roman" w:eastAsia="宋体" w:cs="Times New Roman"/>
                <w:b w:val="0"/>
                <w:sz w:val="17"/>
                <w:szCs w:val="17"/>
              </w:rPr>
              <w:t>1—5</w:t>
            </w:r>
          </w:p>
        </w:tc>
        <w:tc>
          <w:tcPr>
            <w:tcW w:w="2268" w:type="dxa"/>
            <w:vAlign w:val="center"/>
            <w:tcBorders>
              <w:top w:val="nil" w:sz="0" w:space="0" w:color="000000"/>
              <w:left w:val="nil" w:sz="0" w:space="0" w:color="000000"/>
              <w:bottom w:val="nil" w:sz="0" w:space="0" w:color="000000"/>
              <w:right w:val="nil" w:sz="0" w:space="0" w:color="000000"/>
            </w:tcBorders>
          </w:tcPr>
          <w:p w14:paraId="507D92F1" w14:textId="77777777" w:rsidR="00C27996" w:rsidRDefault="00000000">
            <w:pPr>
              <w:spacing w:before="20" w:after="20" w:line="240" w:lineRule="auto"/>
              <w:ind w:left="0" w:firstLine="0"/>
              <w:jc w:val="left"/>
            </w:pPr>
            <w:r>
              <w:rPr>
                <w:rFonts w:ascii="Times New Roman" w:hAnsi="Times New Roman" w:eastAsia="宋体" w:cs="Times New Roman"/>
                <w:b w:val="0"/>
                <w:sz w:val="17"/>
                <w:szCs w:val="17"/>
              </w:rPr>
              <w:t>合理</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边界明确</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忽视</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正视</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协同</w:t>
            </w:r>
          </w:p>
        </w:tc>
        <w:tc>
          <w:tcPr>
            <w:tcW w:w="2948" w:type="dxa"/>
            <w:vAlign w:val="center"/>
            <w:tcBorders>
              <w:top w:val="nil" w:sz="0" w:space="0" w:color="000000"/>
              <w:left w:val="nil" w:sz="0" w:space="0" w:color="000000"/>
              <w:bottom w:val="nil" w:sz="0" w:space="0" w:color="000000"/>
              <w:right w:val="nil" w:sz="0" w:space="0" w:color="000000"/>
            </w:tcBorders>
          </w:tcPr>
          <w:p w14:paraId="7C7AF9AB" w14:textId="77777777" w:rsidR="00C27996" w:rsidRDefault="00000000">
            <w:pPr>
              <w:spacing w:before="20" w:after="20" w:line="240" w:lineRule="auto"/>
              <w:ind w:left="0" w:firstLine="0"/>
              <w:jc w:val="left"/>
            </w:pPr>
            <w:r>
              <w:rPr>
                <w:rFonts w:ascii="Times New Roman" w:hAnsi="Times New Roman" w:eastAsia="宋体" w:cs="Times New Roman"/>
                <w:b w:val="0"/>
                <w:sz w:val="17"/>
                <w:szCs w:val="17"/>
              </w:rPr>
              <w:t>AI</w:t>
            </w:r>
            <w:r>
              <w:rPr>
                <w:rFonts w:ascii="Times New Roman" w:hAnsi="Times New Roman" w:eastAsia="宋体" w:cs="Times New Roman"/>
                <w:b w:val="0"/>
                <w:sz w:val="17"/>
                <w:szCs w:val="17"/>
              </w:rPr>
              <w:t>承担辅助、参考和信息任务，医生保留判断</w:t>
            </w:r>
          </w:p>
        </w:tc>
      </w:tr>
      <w:tr w:rsidR="001E30B5" w14:paraId="0EFDD2DF" w14:textId="77777777">
        <w:trPr>
          <w:cantSplit/>
          <w:jc w:val="center"/>
        </w:trPr>
        <w:tc>
          <w:tcPr>
            <w:tcW w:w="2041" w:type="dxa"/>
            <w:vAlign w:val="center"/>
            <w:tcBorders>
              <w:top w:val="nil" w:sz="0" w:space="0" w:color="000000"/>
              <w:left w:val="nil" w:sz="0" w:space="0" w:color="000000"/>
              <w:bottom w:val="nil" w:sz="0" w:space="0" w:color="000000"/>
              <w:right w:val="nil" w:sz="0" w:space="0" w:color="000000"/>
            </w:tcBorders>
          </w:tcPr>
          <w:p w14:paraId="01B6DDBB" w14:textId="77777777" w:rsidR="00C27996" w:rsidRDefault="00000000">
            <w:pPr>
              <w:spacing w:before="20" w:after="20" w:line="240" w:lineRule="auto"/>
              <w:ind w:firstLine="0" w:left="0"/>
              <w:jc w:val="center"/>
            </w:pPr>
            <w:r>
              <w:rPr>
                <w:rFonts w:ascii="Times New Roman" w:hAnsi="Times New Roman" w:eastAsia="宋体" w:cs="Times New Roman"/>
                <w:b w:val="0"/>
                <w:sz w:val="18"/>
                <w:szCs w:val="18"/>
              </w:rPr>
              <w:t>技术恐惧型</w:t>
            </w:r>
          </w:p>
        </w:tc>
        <w:tc>
          <w:tcPr>
            <w:tcW w:w="1247" w:type="dxa"/>
            <w:vAlign w:val="center"/>
            <w:tcBorders>
              <w:top w:val="nil" w:sz="0" w:space="0" w:color="000000"/>
              <w:left w:val="nil" w:sz="0" w:space="0" w:color="000000"/>
              <w:bottom w:val="nil" w:sz="0" w:space="0" w:color="000000"/>
              <w:right w:val="nil" w:sz="0" w:space="0" w:color="000000"/>
            </w:tcBorders>
          </w:tcPr>
          <w:p w14:paraId="5F64FD8A" w14:textId="77777777" w:rsidR="00C27996" w:rsidRDefault="00000000">
            <w:pPr>
              <w:spacing w:before="20" w:after="20" w:line="240" w:lineRule="auto"/>
              <w:ind w:firstLine="0" w:left="0"/>
              <w:jc w:val="center"/>
            </w:pPr>
            <w:r>
              <w:rPr>
                <w:rFonts w:ascii="Times New Roman" w:hAnsi="Times New Roman" w:eastAsia="宋体" w:cs="Times New Roman"/>
                <w:b w:val="0"/>
                <w:sz w:val="18"/>
                <w:szCs w:val="18"/>
              </w:rPr>
              <w:t>3</w:t>
            </w:r>
          </w:p>
        </w:tc>
        <w:tc>
          <w:tcPr>
            <w:tcW w:w="5443" w:type="dxa"/>
            <w:vAlign w:val="center"/>
            <w:tcBorders>
              <w:top w:val="nil" w:sz="0" w:space="0" w:color="000000"/>
              <w:left w:val="nil" w:sz="0" w:space="0" w:color="000000"/>
              <w:bottom w:val="nil" w:sz="0" w:space="0" w:color="000000"/>
              <w:right w:val="nil" w:sz="0" w:space="0" w:color="000000"/>
            </w:tcBorders>
          </w:tcPr>
          <w:p w14:paraId="405F703A" w14:textId="77777777" w:rsidR="00C27996" w:rsidRDefault="00000000">
            <w:pPr>
              <w:spacing w:before="20" w:after="20" w:line="240" w:lineRule="auto"/>
              <w:ind w:left="0" w:firstLine="0"/>
              <w:jc w:val="left"/>
            </w:pPr>
            <w:r>
              <w:rPr>
                <w:rFonts w:ascii="Times New Roman" w:hAnsi="Times New Roman" w:eastAsia="宋体" w:cs="Times New Roman"/>
                <w:b w:val="0"/>
                <w:sz w:val="17"/>
                <w:szCs w:val="17"/>
              </w:rPr>
              <w:t>消极簇</w:t>
            </w:r>
            <w:r>
              <w:rPr>
                <w:rFonts w:ascii="Times New Roman" w:hAnsi="Times New Roman" w:eastAsia="宋体" w:cs="Times New Roman"/>
                <w:b w:val="0"/>
                <w:sz w:val="17"/>
                <w:szCs w:val="17"/>
              </w:rPr>
              <w:t>1</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2</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4</w:t>
            </w:r>
          </w:p>
        </w:tc>
        <w:tc>
          <w:tcPr>
            <w:tcW w:w="2268" w:type="dxa"/>
            <w:vAlign w:val="center"/>
            <w:tcBorders>
              <w:top w:val="nil" w:sz="0" w:space="0" w:color="000000"/>
              <w:left w:val="nil" w:sz="0" w:space="0" w:color="000000"/>
              <w:bottom w:val="nil" w:sz="0" w:space="0" w:color="000000"/>
              <w:right w:val="nil" w:sz="0" w:space="0" w:color="000000"/>
            </w:tcBorders>
          </w:tcPr>
          <w:p w14:paraId="28612A6D" w14:textId="77777777" w:rsidR="00C27996" w:rsidRDefault="00000000">
            <w:pPr>
              <w:spacing w:before="20" w:after="20" w:line="240" w:lineRule="auto"/>
              <w:ind w:left="0" w:firstLine="0"/>
              <w:jc w:val="left"/>
            </w:pPr>
            <w:r>
              <w:rPr>
                <w:rFonts w:ascii="Times New Roman" w:hAnsi="Times New Roman" w:eastAsia="宋体" w:cs="Times New Roman"/>
                <w:b w:val="0"/>
                <w:sz w:val="17"/>
                <w:szCs w:val="17"/>
              </w:rPr>
              <w:t>低估</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边界明确</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强化</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夸大</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排斥</w:t>
            </w:r>
          </w:p>
        </w:tc>
        <w:tc>
          <w:tcPr>
            <w:tcW w:w="2948" w:type="dxa"/>
            <w:vAlign w:val="center"/>
            <w:tcBorders>
              <w:top w:val="nil" w:sz="0" w:space="0" w:color="000000"/>
              <w:left w:val="nil" w:sz="0" w:space="0" w:color="000000"/>
              <w:bottom w:val="nil" w:sz="0" w:space="0" w:color="000000"/>
              <w:right w:val="nil" w:sz="0" w:space="0" w:color="000000"/>
            </w:tcBorders>
          </w:tcPr>
          <w:p w14:paraId="32A56AC5" w14:textId="77777777" w:rsidR="00C27996" w:rsidRDefault="00000000">
            <w:pPr>
              <w:spacing w:before="20" w:after="20" w:line="240" w:lineRule="auto"/>
              <w:ind w:left="0" w:firstLine="0"/>
              <w:jc w:val="left"/>
            </w:pPr>
            <w:r>
              <w:rPr>
                <w:rFonts w:ascii="Times New Roman" w:hAnsi="Times New Roman" w:eastAsia="宋体" w:cs="Times New Roman"/>
                <w:b w:val="0"/>
                <w:sz w:val="17"/>
                <w:szCs w:val="17"/>
              </w:rPr>
              <w:t>由错误担忧、能力否定或替代焦虑转向拒绝</w:t>
            </w:r>
          </w:p>
        </w:tc>
      </w:tr>
      <w:tr w:rsidR="001E30B5" w14:paraId="1F10ED71" w14:textId="77777777">
        <w:trPr>
          <w:cantSplit/>
          <w:jc w:val="center"/>
        </w:trPr>
        <w:tc>
          <w:tcPr>
            <w:tcW w:w="2041" w:type="dxa"/>
            <w:vAlign w:val="center"/>
            <w:tcBorders>
              <w:top w:val="nil" w:sz="0" w:space="0" w:color="000000"/>
              <w:left w:val="nil" w:sz="0" w:space="0" w:color="000000"/>
              <w:bottom w:val="nil" w:sz="0" w:space="0" w:color="000000"/>
              <w:right w:val="nil" w:sz="0" w:space="0" w:color="000000"/>
            </w:tcBorders>
          </w:tcPr>
          <w:p w14:paraId="3A8F7D8B" w14:textId="77777777" w:rsidR="00C27996" w:rsidRDefault="00000000">
            <w:pPr>
              <w:spacing w:before="20" w:after="20" w:line="240" w:lineRule="auto"/>
              <w:ind w:firstLine="0" w:left="0"/>
              <w:jc w:val="center"/>
            </w:pPr>
            <w:r>
              <w:rPr>
                <w:rFonts w:ascii="Times New Roman" w:hAnsi="Times New Roman" w:eastAsia="宋体" w:cs="Times New Roman"/>
                <w:b w:val="0"/>
                <w:sz w:val="18"/>
                <w:szCs w:val="18"/>
              </w:rPr>
              <w:t>风险责任型</w:t>
            </w:r>
          </w:p>
        </w:tc>
        <w:tc>
          <w:tcPr>
            <w:tcW w:w="1247" w:type="dxa"/>
            <w:vAlign w:val="center"/>
            <w:tcBorders>
              <w:top w:val="nil" w:sz="0" w:space="0" w:color="000000"/>
              <w:left w:val="nil" w:sz="0" w:space="0" w:color="000000"/>
              <w:bottom w:val="nil" w:sz="0" w:space="0" w:color="000000"/>
              <w:right w:val="nil" w:sz="0" w:space="0" w:color="000000"/>
            </w:tcBorders>
          </w:tcPr>
          <w:p w14:paraId="2DD010BE" w14:textId="77777777" w:rsidR="00C27996" w:rsidRDefault="00000000">
            <w:pPr>
              <w:spacing w:before="20" w:after="20" w:line="240" w:lineRule="auto"/>
              <w:ind w:firstLine="0" w:left="0"/>
              <w:jc w:val="center"/>
            </w:pPr>
            <w:r>
              <w:rPr>
                <w:rFonts w:ascii="Times New Roman" w:hAnsi="Times New Roman" w:eastAsia="宋体" w:cs="Times New Roman"/>
                <w:b w:val="0"/>
                <w:sz w:val="18"/>
                <w:szCs w:val="18"/>
              </w:rPr>
              <w:t>1</w:t>
            </w:r>
          </w:p>
        </w:tc>
        <w:tc>
          <w:tcPr>
            <w:tcW w:w="5443" w:type="dxa"/>
            <w:vAlign w:val="center"/>
            <w:tcBorders>
              <w:top w:val="nil" w:sz="0" w:space="0" w:color="000000"/>
              <w:left w:val="nil" w:sz="0" w:space="0" w:color="000000"/>
              <w:bottom w:val="nil" w:sz="0" w:space="0" w:color="000000"/>
              <w:right w:val="nil" w:sz="0" w:space="0" w:color="000000"/>
            </w:tcBorders>
          </w:tcPr>
          <w:p w14:paraId="221F1B4C" w14:textId="77777777" w:rsidR="00C27996" w:rsidRDefault="00000000">
            <w:pPr>
              <w:spacing w:before="20" w:after="20" w:line="240" w:lineRule="auto"/>
              <w:ind w:left="0" w:firstLine="0"/>
              <w:jc w:val="left"/>
            </w:pPr>
            <w:r>
              <w:rPr>
                <w:rFonts w:ascii="Times New Roman" w:hAnsi="Times New Roman" w:eastAsia="宋体" w:cs="Times New Roman"/>
                <w:b w:val="0"/>
                <w:sz w:val="17"/>
                <w:szCs w:val="17"/>
              </w:rPr>
              <w:t>消极簇</w:t>
            </w:r>
            <w:r>
              <w:rPr>
                <w:rFonts w:ascii="Times New Roman" w:hAnsi="Times New Roman" w:eastAsia="宋体" w:cs="Times New Roman"/>
                <w:b w:val="0"/>
                <w:sz w:val="17"/>
                <w:szCs w:val="17"/>
              </w:rPr>
              <w:t>3</w:t>
            </w:r>
          </w:p>
        </w:tc>
        <w:tc>
          <w:tcPr>
            <w:tcW w:w="2268" w:type="dxa"/>
            <w:vAlign w:val="center"/>
            <w:tcBorders>
              <w:top w:val="nil" w:sz="0" w:space="0" w:color="000000"/>
              <w:left w:val="nil" w:sz="0" w:space="0" w:color="000000"/>
              <w:bottom w:val="nil" w:sz="0" w:space="0" w:color="000000"/>
              <w:right w:val="nil" w:sz="0" w:space="0" w:color="000000"/>
            </w:tcBorders>
          </w:tcPr>
          <w:p w14:paraId="1E66F705" w14:textId="77777777" w:rsidR="00C27996" w:rsidRDefault="00000000">
            <w:pPr>
              <w:spacing w:before="20" w:after="20" w:line="240" w:lineRule="auto"/>
              <w:ind w:left="0" w:firstLine="0"/>
              <w:jc w:val="left"/>
            </w:pPr>
            <w:r>
              <w:rPr>
                <w:rFonts w:ascii="Times New Roman" w:hAnsi="Times New Roman" w:eastAsia="宋体" w:cs="Times New Roman"/>
                <w:b w:val="0"/>
                <w:sz w:val="17"/>
                <w:szCs w:val="17"/>
              </w:rPr>
              <w:t>低估</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强化</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正视</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排斥</w:t>
            </w:r>
          </w:p>
        </w:tc>
        <w:tc>
          <w:tcPr>
            <w:tcW w:w="2948" w:type="dxa"/>
            <w:vAlign w:val="center"/>
            <w:tcBorders>
              <w:top w:val="nil" w:sz="0" w:space="0" w:color="000000"/>
              <w:left w:val="nil" w:sz="0" w:space="0" w:color="000000"/>
              <w:bottom w:val="nil" w:sz="0" w:space="0" w:color="000000"/>
              <w:right w:val="nil" w:sz="0" w:space="0" w:color="000000"/>
            </w:tcBorders>
          </w:tcPr>
          <w:p w14:paraId="6F1F4E6F" w14:textId="77777777" w:rsidR="00C27996" w:rsidRDefault="00000000">
            <w:pPr>
              <w:spacing w:before="20" w:after="20" w:line="240" w:lineRule="auto"/>
              <w:ind w:left="0" w:firstLine="0"/>
              <w:jc w:val="left"/>
            </w:pPr>
            <w:r>
              <w:rPr>
                <w:rFonts w:ascii="Times New Roman" w:hAnsi="Times New Roman" w:eastAsia="宋体" w:cs="Times New Roman"/>
                <w:b w:val="0"/>
                <w:sz w:val="17"/>
                <w:szCs w:val="17"/>
              </w:rPr>
              <w:t>排斥的主导依据是误诊责任与救济接口</w:t>
            </w:r>
          </w:p>
        </w:tc>
      </w:tr>
    </w:tbl>
    <w:p w14:paraId="6771B7EE" w14:textId="77777777" w:rsidR="001E30B5" w:rsidRDefault="00000000">
      <w:pPr>
        <w:pStyle w:val="1"/>
        <w:spacing w:before="240" w:after="120" w:line="312" w:lineRule="auto"/>
        <w:ind w:firstLine="0" w:left="0" w:right="0"/>
        <w:jc w:val="left"/>
      </w:pPr>
      <w:r>
        <w:rPr>
          <w:rFonts w:ascii="Times New Roman" w:hAnsi="Times New Roman" w:eastAsia="黑体" w:cs="Times New Roman"/>
          <w:b/>
          <w:sz w:val="28"/>
          <w:szCs w:val="28"/>
        </w:rPr>
        <w:t>5　讨论</w:t>
      </w:r>
    </w:p>
    <w:p w14:paraId="10AA01ED" w14:textId="77777777" w:rsidR="001E30B5" w:rsidRDefault="00000000">
      <w:pPr>
        <w:spacing w:before="0" w:after="0" w:line="360" w:lineRule="auto"/>
        <w:ind w:firstLine="420" w:left="0" w:right="0"/>
        <w:jc w:val="both"/>
      </w:pPr>
      <w:r>
        <w:rPr>
          <w:rFonts w:ascii="Times New Roman" w:hAnsi="Times New Roman" w:eastAsia="宋体" w:cs="Times New Roman"/>
          <w:b w:val="0"/>
          <w:sz w:val="21"/>
          <w:szCs w:val="21"/>
        </w:rPr>
        <w:t>相关评论总体偏积极，极性却盖不住结构：积极可以是崇拜、便利或协作，消极可以是不信任、替代焦虑或问责。</w:t>
      </w:r>
      <w:r>
        <w:rPr>
          <w:rFonts w:ascii="Times New Roman" w:hAnsi="Times New Roman" w:eastAsia="宋体" w:cs="Times New Roman"/>
          <w:b w:val="0"/>
          <w:sz w:val="21"/>
          <w:szCs w:val="21"/>
        </w:rPr>
      </w:r>
    </w:p>
    <w:p w14:paraId="65189A1E" w14:textId="77777777" w:rsidR="001E30B5" w:rsidRDefault="00000000">
      <w:pPr>
        <w:pStyle w:val="21"/>
        <w:spacing w:before="160" w:after="80" w:line="312" w:lineRule="auto"/>
        <w:ind w:firstLine="0" w:left="0" w:right="0"/>
        <w:jc w:val="left"/>
      </w:pPr>
      <w:r>
        <w:rPr>
          <w:rFonts w:ascii="Times New Roman" w:hAnsi="Times New Roman" w:eastAsia="黑体" w:cs="Times New Roman"/>
          <w:b/>
          <w:sz w:val="24"/>
          <w:szCs w:val="24"/>
        </w:rPr>
        <w:t>5.1　算法欣赏下的积极认知分化</w:t>
      </w:r>
    </w:p>
    <w:p w14:paraId="7BDD5380" w14:textId="77777777" w:rsidR="001E30B5" w:rsidRDefault="00000000">
      <w:pPr>
        <w:spacing w:before="0" w:after="0" w:line="360" w:lineRule="auto"/>
        <w:ind w:firstLine="420" w:left="0" w:right="0"/>
        <w:jc w:val="both"/>
      </w:pPr>
      <w:r>
        <w:rPr>
          <w:rFonts w:ascii="Times New Roman" w:hAnsi="Times New Roman" w:eastAsia="宋体" w:cs="Times New Roman"/>
          <w:b w:val="0"/>
          <w:sz w:val="21"/>
          <w:szCs w:val="21"/>
        </w:rPr>
        <w:t>积极态度不是同一种接受。技术崇拜型把流畅、专业、随时响应外推为独立诊疗，算法欣赏偏强，医生监督被弱化，误诊几乎不提。务实认可型停在买药、问诊、信息获取和技术前景，基础是有用和便利，不是临床替代。积极组里的人机协同簇把系统写成报告解读、追问和信息整理助手，是对具体功能的校准。</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74D95733" w14:textId="77777777" w:rsidR="001E30B5" w:rsidRDefault="00000000">
      <w:pPr>
        <w:spacing w:before="0" w:after="0" w:line="360" w:lineRule="auto"/>
        <w:ind w:firstLine="420" w:left="0" w:right="0"/>
        <w:jc w:val="both"/>
      </w:pPr>
      <w:r>
        <w:rPr>
          <w:rFonts w:ascii="Times New Roman" w:hAnsi="Times New Roman" w:eastAsia="宋体" w:cs="Times New Roman"/>
          <w:b w:val="0"/>
          <w:sz w:val="21"/>
          <w:szCs w:val="21"/>
        </w:rPr>
        <w:t>信息质量可通过感知专业性和认知信任影响独立诊断采纳〔1〕；系统表现也拉动就诊选择，医生在场仍提高信任，AI优先路径接受面窄〔2-3〕。评论里“方便”“实用”停在使用体验；“随时可以得到最专业的诊断”已经把系统写成可独立诊病的一方。便利就医簇语料偏同质，多为在线问诊购药，“方便”的可见度有话语形态因素，不等于诊室里已经建立临床信任。</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50F3298D" w14:textId="77777777" w:rsidR="001E30B5" w:rsidRDefault="00000000">
      <w:pPr>
        <w:pStyle w:val="21"/>
        <w:spacing w:before="160" w:after="80" w:line="312" w:lineRule="auto"/>
        <w:ind w:firstLine="0" w:left="0" w:right="0"/>
        <w:jc w:val="left"/>
      </w:pPr>
      <w:r>
        <w:rPr>
          <w:rFonts w:ascii="Times New Roman" w:hAnsi="Times New Roman" w:eastAsia="黑体" w:cs="Times New Roman"/>
          <w:b/>
          <w:sz w:val="24"/>
          <w:szCs w:val="24"/>
        </w:rPr>
        <w:t>5.2　人机互补与理性认知的形成</w:t>
      </w:r>
    </w:p>
    <w:p w14:paraId="1B8DE0F7" w14:textId="77777777" w:rsidR="001E30B5" w:rsidRDefault="00000000">
      <w:pPr>
        <w:spacing w:before="0" w:after="0" w:line="360" w:lineRule="auto"/>
        <w:ind w:firstLine="420" w:left="0" w:right="0"/>
        <w:jc w:val="both"/>
      </w:pPr>
      <w:r>
        <w:rPr>
          <w:rFonts w:ascii="Times New Roman" w:hAnsi="Times New Roman" w:eastAsia="宋体" w:cs="Times New Roman"/>
          <w:b w:val="0"/>
          <w:sz w:val="21"/>
          <w:szCs w:val="21"/>
        </w:rPr>
        <w:t>中立五簇分别谈助手与真人把关、复杂病情、能力边界、数据与人文分工、辅助参考，四维却都落到能力有限、医生边界明确、人机协同。这与人机互补一致：技术承担高频信息和标准化任务，医生承担情境化决策、价值权衡、同理沟通和最终责任〔27-28〕。Guo和Chen的诊疗来源实验、Bracic等关于医生在场的结果，也指向“技术参与、医生把关”〔2,6〕。</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roofErr w:type="spellStart"/>
      <w:r>
        <w:rPr>
          <w:rFonts w:ascii="Times New Roman" w:hAnsi="Times New Roman" w:eastAsia="宋体" w:cs="Times New Roman"/>
          <w:b w:val="0"/>
          <w:sz w:val="21"/>
          <w:szCs w:val="21"/>
        </w:rPr>
      </w:r>
      <w:proofErr w:type="spellEnd"/>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2CFC15EF" w14:textId="77777777" w:rsidR="001E30B5" w:rsidRDefault="00000000">
      <w:pPr>
        <w:spacing w:before="0" w:after="0" w:line="360" w:lineRule="auto"/>
        <w:ind w:firstLine="420" w:left="0" w:right="0"/>
        <w:jc w:val="both"/>
      </w:pPr>
      <w:r>
        <w:rPr>
          <w:rFonts w:ascii="Times New Roman" w:hAnsi="Times New Roman" w:eastAsia="宋体" w:cs="Times New Roman"/>
          <w:b w:val="0"/>
          <w:sz w:val="21"/>
          <w:szCs w:val="21"/>
        </w:rPr>
        <w:t>人机协同不等于中立态度，更不是更理性的人群。积极组也有协同簇，只是较少写风险；中立簇把收益和边界写在一起。态度是评价方向，协同是角色配置。此处理性认知指能力、风险与责任是否校准，不是给某种情绪贴优劣标签。</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5DE2401F" w14:textId="77777777" w:rsidR="001E30B5" w:rsidRDefault="00000000">
      <w:pPr>
        <w:pStyle w:val="21"/>
        <w:spacing w:before="160" w:after="80" w:line="312" w:lineRule="auto"/>
        <w:ind w:firstLine="0" w:left="0" w:right="0"/>
        <w:jc w:val="left"/>
      </w:pPr>
      <w:r>
        <w:rPr>
          <w:rFonts w:ascii="Times New Roman" w:hAnsi="Times New Roman" w:eastAsia="黑体" w:cs="Times New Roman"/>
          <w:b/>
          <w:sz w:val="24"/>
          <w:szCs w:val="24"/>
        </w:rPr>
        <w:t>5.3　算法厌恶、替代焦虑与风险问责</w:t>
      </w:r>
    </w:p>
    <w:p w14:paraId="4BC2DE58" w14:textId="77777777" w:rsidR="001E30B5" w:rsidRDefault="00000000">
      <w:pPr>
        <w:spacing w:before="0" w:after="0" w:line="360" w:lineRule="auto"/>
        <w:ind w:firstLine="420" w:left="0" w:right="0"/>
        <w:jc w:val="both"/>
      </w:pPr>
      <w:r>
        <w:rPr>
          <w:rFonts w:ascii="Times New Roman" w:hAnsi="Times New Roman" w:eastAsia="宋体" w:cs="Times New Roman"/>
          <w:b w:val="0"/>
          <w:sz w:val="21"/>
          <w:szCs w:val="21"/>
        </w:rPr>
        <w:t>技术恐惧型以“不行、不敢、瞎编、无法取代”为主，是错误可见和高风险后果触发的算法厌恶，既怀疑能力，也担心职业被替代。风险责任型不必否定技术，核心是误诊后谁负责、谁复核、如何救济。“误诊了算谁的？AI能负责吗？”里医生被强化，是因为要有人签字、有人可能背锅。Choi等发现，AI参与不良事件会提高对医院责任、投诉和诉讼的判断，交互式人机协作可减弱这种反应〔7〕。</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0DD8C431" w14:textId="77777777" w:rsidR="001E30B5" w:rsidRDefault="00000000">
      <w:pPr>
        <w:pStyle w:val="21"/>
        <w:spacing w:before="160" w:after="80" w:line="312" w:lineRule="auto"/>
        <w:ind w:firstLine="0" w:left="0" w:right="0"/>
        <w:jc w:val="left"/>
      </w:pPr>
      <w:r>
        <w:rPr>
          <w:rFonts w:ascii="Times New Roman" w:hAnsi="Times New Roman" w:eastAsia="黑体" w:cs="Times New Roman"/>
          <w:b/>
          <w:sz w:val="24"/>
          <w:szCs w:val="24"/>
        </w:rPr>
        <w:t>5.4　理论贡献与管理启示</w:t>
      </w:r>
    </w:p>
    <w:p w14:paraId="4FEB46B2" w14:textId="77777777" w:rsidR="001E30B5" w:rsidRDefault="00000000">
      <w:pPr>
        <w:spacing w:before="0" w:after="0" w:line="360" w:lineRule="auto"/>
        <w:ind w:firstLine="420" w:left="0" w:right="0"/>
        <w:jc w:val="both"/>
      </w:pPr>
      <w:r>
        <w:rPr>
          <w:rFonts w:ascii="Times New Roman" w:hAnsi="Times New Roman" w:eastAsia="宋体" w:cs="Times New Roman"/>
          <w:b w:val="0"/>
          <w:sz w:val="21"/>
          <w:szCs w:val="21"/>
        </w:rPr>
        <w:t>本文在极性与主题之间加上认知配置，说明同一效价可以由不同的能力、角色、风险和关系判断构成。算法欣赏与算法厌恶也不等于正负态度：欣赏可以是崇拜，也可以是校准使用；负向表达可以是排斥，也可以是问责。人机互补则把协作型认知与替代型、排斥型认知分开，便于后续做成可检验的类型。</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1003EBAA" w14:textId="77777777" w:rsidR="001E30B5" w:rsidRDefault="00000000">
      <w:pPr>
        <w:spacing w:before="0" w:after="0" w:line="360" w:lineRule="auto"/>
        <w:ind w:firstLine="420" w:left="0" w:right="0"/>
        <w:jc w:val="both"/>
      </w:pPr>
      <w:r>
        <w:rPr>
          <w:rFonts w:ascii="Times New Roman" w:hAnsi="Times New Roman" w:eastAsia="宋体" w:cs="Times New Roman"/>
          <w:b w:val="0"/>
          <w:sz w:val="21"/>
          <w:szCs w:val="21"/>
        </w:rPr>
        <w:t>正面评论占比不能直接当作临床信任。对务实认可，应把健康信息、导诊、购药与诊断决策分开；对技术崇拜，应同时说明适用场景、错误可能和医生复核；对技术恐惧，应具体说明能做什么、不能做什么；对风险责任，应公开审核、责任主体和救济路径。对外表述宜与“AI辅助、医生把关、风险可追溯”一致。</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017499CD" w14:textId="77777777" w:rsidR="001E30B5" w:rsidRDefault="00000000">
      <w:pPr>
        <w:pStyle w:val="1"/>
        <w:spacing w:before="240" w:after="120" w:line="312" w:lineRule="auto"/>
        <w:ind w:firstLine="0" w:left="0" w:right="0"/>
        <w:jc w:val="left"/>
      </w:pPr>
      <w:r>
        <w:rPr>
          <w:rFonts w:ascii="Times New Roman" w:hAnsi="Times New Roman" w:eastAsia="黑体" w:cs="Times New Roman"/>
          <w:b/>
          <w:sz w:val="28"/>
          <w:szCs w:val="28"/>
        </w:rPr>
        <w:t>6　结论</w:t>
      </w:r>
    </w:p>
    <w:p w14:paraId="713CF40F" w14:textId="77777777" w:rsidR="001E30B5" w:rsidRDefault="00000000">
      <w:pPr>
        <w:pStyle w:val="21"/>
        <w:spacing w:before="160" w:after="80" w:line="312" w:lineRule="auto"/>
        <w:ind w:firstLine="0" w:left="0" w:right="0"/>
        <w:jc w:val="left"/>
        <w:rPr>
          <w:rFonts w:cs="Times New Roman"/>
        </w:rPr>
      </w:pPr>
      <w:r>
        <w:rPr>
          <w:rFonts w:ascii="Times New Roman" w:hAnsi="Times New Roman" w:eastAsia="黑体" w:cs="Times New Roman"/>
          <w:b/>
          <w:sz w:val="24"/>
          <w:szCs w:val="24"/>
        </w:rPr>
        <w:t>6.1　主要结论</w:t>
      </w:r>
    </w:p>
    <w:p w14:paraId="4A6BD232" w14:textId="77777777" w:rsidR="00CF675D" w:rsidRDefault="00CF675D">
      <w:pPr>
        <w:spacing w:before="0" w:after="0" w:line="360" w:lineRule="auto"/>
        <w:ind w:firstLine="420" w:left="0" w:right="0"/>
        <w:jc w:val="both"/>
      </w:pPr>
      <w:r>
        <w:rPr>
          <w:rFonts w:ascii="Times New Roman" w:hAnsi="Times New Roman" w:eastAsia="宋体" w:cs="Times New Roman"/>
          <w:b w:val="0"/>
          <w:sz w:val="21"/>
          <w:szCs w:val="21"/>
        </w:rPr>
        <w:t>相关评论中积极占52.4%，有态度样本中占75.6%。积极内部是技术崇拜、务实认可，并有部分人机协同；中立收敛为协同；消极分为技术恐惧与风险责任。公众认知不能收成接受或拒绝，而是能力、医生角色、风险与人机关系的配置。</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256B9903" w14:textId="77777777" w:rsidR="001E30B5" w:rsidRDefault="00000000">
      <w:pPr>
        <w:pStyle w:val="21"/>
        <w:spacing w:before="160" w:after="80" w:line="312" w:lineRule="auto"/>
        <w:ind w:firstLine="0" w:left="0" w:right="0"/>
        <w:jc w:val="left"/>
      </w:pPr>
      <w:r>
        <w:rPr>
          <w:rFonts w:ascii="Times New Roman" w:hAnsi="Times New Roman" w:eastAsia="黑体" w:cs="Times New Roman"/>
          <w:b/>
          <w:sz w:val="24"/>
          <w:szCs w:val="24"/>
        </w:rPr>
        <w:t>6.2　研究局限与展望</w:t>
      </w:r>
    </w:p>
    <w:p w14:paraId="2BD9E18E" w14:textId="77777777" w:rsidR="001E30B5" w:rsidRDefault="00000000">
      <w:pPr>
        <w:spacing w:before="0" w:after="0" w:line="360" w:lineRule="auto"/>
        <w:ind w:firstLine="420" w:left="0" w:right="0"/>
        <w:jc w:val="both"/>
      </w:pPr>
      <w:r>
        <w:rPr>
          <w:rFonts w:ascii="Times New Roman" w:hAnsi="Times New Roman" w:eastAsia="宋体" w:cs="Times New Roman"/>
          <w:b w:val="0"/>
          <w:sz w:val="21"/>
          <w:szCs w:val="21"/>
        </w:rPr>
        <w:t>检索词含“在线问诊”“智慧医疗”“辅助诊断”，可能混入传统医疗AI或一般互联网医疗；虽做了相关性识别，但未逐条核验是否生成式，故结果描述的是生成式医疗AI兴起背景下的相关公共话语，不是已核实的生成式使用者评价。数据为2026年春一次性回溯，早期召回不全，微博占84.6%，不能做平台比较，也不能外推到线下患者。评论含营销和热点效应，态度分类测试Macro-F1为0.771。模式以词簇为单位，无评论级占比；四维尚未覆盖隐私、费用、公平等轴。下一步需要生成式特征的人工金标准、平台分层和时间序列，并把五类模式做成量表，在患者样本中检验其对信任、采纳和问责的影响。</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60AED9C7" w14:textId="77777777" w:rsidR="008D53F2" w:rsidRDefault="008D53F2">
      <w:pPr>
        <w:spacing w:line="240" w:lineRule="auto" w:before="0" w:after="0"/>
        <w:ind w:firstLine="0" w:left="0" w:right="0"/>
        <w:rPr>
          <w:rFonts w:eastAsia="黑体"/>
          <w:b/>
          <w:sz w:val="28"/>
        </w:rPr>
      </w:pPr>
      <w:r/>
    </w:p>
    <w:p w14:paraId="2EE5954A" w14:textId="77777777" w:rsidR="001E30B5" w:rsidRDefault="00000000">
      <w:pPr>
        <w:pStyle w:val="1"/>
        <w:spacing w:before="240" w:after="120" w:line="312" w:lineRule="auto"/>
        <w:ind w:firstLine="0" w:left="0" w:right="0"/>
        <w:jc w:val="left"/>
      </w:pPr>
      <w:r>
        <w:rPr>
          <w:rFonts w:ascii="Times New Roman" w:hAnsi="Times New Roman" w:eastAsia="黑体" w:cs="Times New Roman"/>
          <w:b/>
          <w:sz w:val="28"/>
          <w:szCs w:val="28"/>
        </w:rPr>
        <w:t>参考文献</w:t>
      </w:r>
    </w:p>
    <w:p w14:paraId="389D043C" w14:textId="77777777" w:rsidR="001E30B5" w:rsidRDefault="00000000">
      <w:pPr>
        <w:spacing w:after="40" w:before="0" w:line="276" w:lineRule="auto"/>
        <w:ind w:left="420" w:right="0" w:hanging="420"/>
        <w:jc w:val="both"/>
      </w:pPr>
      <w:r>
        <w:rPr>
          <w:rFonts w:ascii="Times New Roman" w:hAnsi="Times New Roman" w:eastAsia="宋体" w:cs="Times New Roman"/>
          <w:b w:val="0"/>
          <w:sz w:val="18"/>
          <w:szCs w:val="18"/>
        </w:rPr>
        <w:t>[1]　Liu Y, Wang Z, Peng B. Understanding the impact of AI doctors’ information quality on patients’ intentions to adopt AI for independent diagnosis: Scenario-based experimental study[J]. Journal of Medical Internet Research, 2025, 27: e62885.</w:t>
      </w:r>
    </w:p>
    <w:p w14:paraId="7AB84F27" w14:textId="77777777" w:rsidR="001E30B5" w:rsidRDefault="00000000">
      <w:pPr>
        <w:spacing w:after="40" w:before="0" w:line="276" w:lineRule="auto"/>
        <w:ind w:left="420" w:right="0" w:hanging="420"/>
        <w:jc w:val="both"/>
      </w:pPr>
      <w:r>
        <w:rPr>
          <w:rFonts w:ascii="Times New Roman" w:hAnsi="Times New Roman" w:eastAsia="宋体" w:cs="Times New Roman"/>
          <w:b w:val="0"/>
          <w:sz w:val="18"/>
          <w:szCs w:val="18"/>
        </w:rPr>
        <w:t>[2]　Bracic A, Spector-Bagdady K, Towle S, et al. Factors for patient trust and acceptance of medical artificial intelligence[J]. JAMA Network Open, 2026. DOI: 10.1001/jamanetworkopen.2026.0815.</w:t>
      </w:r>
    </w:p>
    <w:p w14:paraId="0BC197D0" w14:textId="77777777" w:rsidR="001E30B5" w:rsidRDefault="00000000">
      <w:pPr>
        <w:spacing w:after="40" w:before="0" w:line="276" w:lineRule="auto"/>
        <w:ind w:left="420" w:right="0" w:hanging="420"/>
        <w:jc w:val="both"/>
      </w:pPr>
      <w:r>
        <w:rPr>
          <w:rFonts w:ascii="Times New Roman" w:hAnsi="Times New Roman" w:eastAsia="宋体" w:cs="Times New Roman"/>
          <w:b w:val="0"/>
          <w:sz w:val="18"/>
          <w:szCs w:val="18"/>
        </w:rPr>
        <w:t>[3]　Kirchberger M C. Public perceptions of AI in medicine and implications for future medical education: Cross-sectional survey[J]. JMIR Formative Research, 2026, 10: e89123.</w:t>
      </w:r>
    </w:p>
    <w:p w14:paraId="1CE9B7CB" w14:textId="77777777" w:rsidR="001E30B5" w:rsidRDefault="00000000">
      <w:pPr>
        <w:spacing w:after="40" w:before="0" w:line="276" w:lineRule="auto"/>
        <w:ind w:left="420" w:right="0" w:hanging="420"/>
        <w:jc w:val="both"/>
      </w:pPr>
      <w:r>
        <w:rPr>
          <w:rFonts w:ascii="Times New Roman" w:hAnsi="Times New Roman" w:eastAsia="宋体" w:cs="Times New Roman"/>
          <w:b w:val="0"/>
          <w:sz w:val="18"/>
          <w:szCs w:val="18"/>
        </w:rPr>
        <w:t>[4]　Gao S, He L, Chen Y, et al. Public perception of artificial intelligence in medical care: Content analysis of social media[J]. Journal of Medical Internet Research, 2020, 22(7): e16649.</w:t>
      </w:r>
    </w:p>
    <w:p w14:paraId="4D3CA72F" w14:textId="77777777" w:rsidR="001E30B5" w:rsidRDefault="00000000">
      <w:pPr>
        <w:spacing w:after="40" w:before="0" w:line="276" w:lineRule="auto"/>
        <w:ind w:left="420" w:right="0" w:hanging="420"/>
        <w:jc w:val="both"/>
      </w:pPr>
      <w:r>
        <w:rPr>
          <w:rFonts w:ascii="Times New Roman" w:hAnsi="Times New Roman" w:eastAsia="宋体" w:cs="Times New Roman"/>
          <w:b w:val="0"/>
          <w:sz w:val="18"/>
          <w:szCs w:val="18"/>
        </w:rPr>
        <w:t>[5]　Jiang T, Wei N, Yan Q, et al. How public discourse on medical AI shapes governance expectations: A Weibo-based mixed-methods study from China[J]. Frontiers in Public Health, 2025, 13: 1693397.</w:t>
      </w:r>
    </w:p>
    <w:p w14:paraId="1894AE76" w14:textId="77777777" w:rsidR="001E30B5" w:rsidRDefault="00000000">
      <w:pPr>
        <w:spacing w:after="40" w:before="0" w:line="276" w:lineRule="auto"/>
        <w:ind w:left="420" w:right="0" w:hanging="420"/>
        <w:jc w:val="both"/>
      </w:pPr>
      <w:r>
        <w:rPr>
          <w:rFonts w:ascii="Times New Roman" w:hAnsi="Times New Roman" w:eastAsia="宋体" w:cs="Times New Roman"/>
          <w:b w:val="0"/>
          <w:sz w:val="18"/>
          <w:szCs w:val="18"/>
        </w:rPr>
        <w:t>[6]　Guo W, Chen Y. Investigating whether AI will replace human physicians and understanding the interplay of the source of consultation, health-related stigma, and explanations of diagnoses on patients’ evaluations of medical consultations: Randomized factorial experiment[J]. Journal of Medical Internet Research, 2025, 27: e66760.</w:t>
      </w:r>
    </w:p>
    <w:p w14:paraId="1AF5AC6D" w14:textId="77777777" w:rsidR="001E30B5" w:rsidRDefault="00000000">
      <w:pPr>
        <w:spacing w:after="40" w:before="0" w:line="276" w:lineRule="auto"/>
        <w:ind w:left="420" w:right="0" w:hanging="420"/>
        <w:jc w:val="both"/>
      </w:pPr>
      <w:r>
        <w:rPr>
          <w:rFonts w:ascii="Times New Roman" w:hAnsi="Times New Roman" w:eastAsia="宋体" w:cs="Times New Roman"/>
          <w:b w:val="0"/>
          <w:sz w:val="18"/>
          <w:szCs w:val="18"/>
        </w:rPr>
        <w:t>[7]　Choi J, Kim Y J, Lyu P, et al. Public reactions to hospitals after adverse events involving AI[J]. npj Digital Public Health, 2026, 1: 17.</w:t>
      </w:r>
    </w:p>
    <w:p w14:paraId="5DE496FB" w14:textId="77777777" w:rsidR="001E30B5" w:rsidRDefault="00000000">
      <w:pPr>
        <w:spacing w:after="40" w:before="0" w:line="276" w:lineRule="auto"/>
        <w:ind w:left="420" w:right="0" w:hanging="420"/>
        <w:jc w:val="both"/>
      </w:pPr>
      <w:r>
        <w:rPr>
          <w:rFonts w:ascii="Times New Roman" w:hAnsi="Times New Roman" w:eastAsia="宋体" w:cs="Times New Roman"/>
          <w:b w:val="0"/>
          <w:sz w:val="18"/>
          <w:szCs w:val="18"/>
        </w:rPr>
        <w:t>[8]　Hsieh H F, Shannon S E. Three approaches to qualitative content analysis[J]. Qualitative Health Research, 2005, 15(9): 1277-1288.</w:t>
      </w:r>
    </w:p>
    <w:p w14:paraId="2580FCAB" w14:textId="77777777" w:rsidR="001E30B5" w:rsidRDefault="00000000">
      <w:pPr>
        <w:spacing w:after="40" w:before="0" w:line="276" w:lineRule="auto"/>
        <w:ind w:left="420" w:right="0" w:hanging="420"/>
        <w:jc w:val="both"/>
      </w:pPr>
      <w:r>
        <w:rPr>
          <w:rFonts w:ascii="Times New Roman" w:hAnsi="Times New Roman" w:eastAsia="宋体" w:cs="Times New Roman"/>
          <w:b w:val="0"/>
          <w:sz w:val="18"/>
          <w:szCs w:val="18"/>
        </w:rPr>
        <w:t>[9]　Parasuraman R, Riley V. Humans and automation: Use, misuse, disuse, abuse[J]. Human Factors, 1997, 39(2): 230-253.</w:t>
      </w:r>
    </w:p>
    <w:p w14:paraId="6069EBA9" w14:textId="77777777" w:rsidR="001E30B5" w:rsidRDefault="00000000">
      <w:pPr>
        <w:spacing w:after="40" w:before="0" w:line="276" w:lineRule="auto"/>
        <w:ind w:left="420" w:right="0" w:hanging="420"/>
        <w:jc w:val="both"/>
      </w:pPr>
      <w:r>
        <w:rPr>
          <w:rFonts w:ascii="Times New Roman" w:hAnsi="Times New Roman" w:eastAsia="宋体" w:cs="Times New Roman"/>
          <w:b w:val="0"/>
          <w:sz w:val="18"/>
          <w:szCs w:val="18"/>
        </w:rPr>
        <w:t>[10]　Lee J D, See K A. Trust in automation: Designing for appropriate reliance[J]. Human Factors, 2004, 46(1): 50-80.</w:t>
      </w:r>
    </w:p>
    <w:p w14:paraId="5A828D6E" w14:textId="77777777" w:rsidR="001E30B5" w:rsidRDefault="00000000">
      <w:pPr>
        <w:spacing w:after="40" w:before="0" w:line="276" w:lineRule="auto"/>
        <w:ind w:left="420" w:right="0" w:hanging="420"/>
        <w:jc w:val="both"/>
      </w:pPr>
      <w:r>
        <w:rPr>
          <w:rFonts w:ascii="Times New Roman" w:hAnsi="Times New Roman" w:eastAsia="宋体" w:cs="Times New Roman"/>
          <w:b w:val="0"/>
          <w:sz w:val="18"/>
          <w:szCs w:val="18"/>
        </w:rPr>
        <w:t>[11]　Parasuraman R, Sheridan T B, Wickens C D. A model for types and levels of human interaction with automation[J]. IEEE Transactions on Systems, Man, and Cybernetics - Part A, 2000, 30(3): 286-297.</w:t>
      </w:r>
    </w:p>
    <w:p w14:paraId="5D78A966" w14:textId="77777777" w:rsidR="001E30B5" w:rsidRDefault="00000000">
      <w:pPr>
        <w:spacing w:after="40" w:before="0" w:line="276" w:lineRule="auto"/>
        <w:ind w:left="420" w:right="0" w:hanging="420"/>
        <w:jc w:val="both"/>
      </w:pPr>
      <w:r>
        <w:rPr>
          <w:rFonts w:ascii="Times New Roman" w:hAnsi="Times New Roman" w:eastAsia="宋体" w:cs="Times New Roman"/>
          <w:b w:val="0"/>
          <w:sz w:val="18"/>
          <w:szCs w:val="18"/>
        </w:rPr>
        <w:t>[12]　Slovic P. Perception of risk[J]. Science, 1987, 236(4799): 280-285.</w:t>
      </w:r>
    </w:p>
    <w:p w14:paraId="7907923B" w14:textId="77777777" w:rsidR="001E30B5" w:rsidRDefault="00000000">
      <w:pPr>
        <w:spacing w:after="40" w:before="0" w:line="276" w:lineRule="auto"/>
        <w:ind w:left="420" w:right="0" w:hanging="420"/>
        <w:jc w:val="both"/>
      </w:pPr>
      <w:r>
        <w:rPr>
          <w:rFonts w:ascii="Times New Roman" w:hAnsi="Times New Roman" w:eastAsia="宋体" w:cs="Times New Roman"/>
          <w:b w:val="0"/>
          <w:sz w:val="18"/>
          <w:szCs w:val="18"/>
        </w:rPr>
        <w:t>[13]　Horych T, Mandl C, Ruas T, et al. The promises and pitfalls of LLM annotations in dataset labeling: A case study on media bias detection[C]//Findings of the Association for Computational Linguistics: NAACL 2025. 2025: 1370-1386.</w:t>
      </w:r>
    </w:p>
    <w:p w14:paraId="3281DC04" w14:textId="77777777" w:rsidR="001E30B5" w:rsidRDefault="00000000">
      <w:pPr>
        <w:spacing w:after="40" w:before="0" w:line="276" w:lineRule="auto"/>
        <w:ind w:left="420" w:right="0" w:hanging="420"/>
        <w:jc w:val="both"/>
      </w:pPr>
      <w:r>
        <w:rPr>
          <w:rFonts w:ascii="Times New Roman" w:hAnsi="Times New Roman" w:eastAsia="宋体" w:cs="Times New Roman"/>
          <w:b w:val="0"/>
          <w:sz w:val="18"/>
          <w:szCs w:val="18"/>
        </w:rPr>
        <w:t>[14]　Xia M, Wang H, Li Y, et al. Prompt candidates, then distill: A teacher-student framework for LLM-driven data annotation[C]//Proceedings of the 63rd Annual Meeting of the Association for Computational Linguistics (Volume 1: Long Papers). 2025: 2750-2770.</w:t>
      </w:r>
    </w:p>
    <w:p w14:paraId="3AE26596" w14:textId="77777777" w:rsidR="001E30B5" w:rsidRDefault="00000000">
      <w:pPr>
        <w:spacing w:after="40" w:before="0" w:line="276" w:lineRule="auto"/>
        <w:ind w:left="420" w:right="0" w:hanging="420"/>
        <w:jc w:val="both"/>
      </w:pPr>
      <w:r>
        <w:rPr>
          <w:rFonts w:ascii="Times New Roman" w:hAnsi="Times New Roman" w:eastAsia="宋体" w:cs="Times New Roman"/>
          <w:b w:val="0"/>
          <w:sz w:val="18"/>
          <w:szCs w:val="18"/>
        </w:rPr>
        <w:t>[15]　Ye L, Shah A, Zhang C, et al. Calibrating pre-trained language classifiers on LLM-generated noisy labels via iterative refinement[C]//Proceedings of the 31st ACM SIGKDD Conference on Knowledge Discovery and Data Mining. 2025.</w:t>
      </w:r>
    </w:p>
    <w:p w14:paraId="1A60070F" w14:textId="77777777" w:rsidR="001E30B5" w:rsidRDefault="00000000">
      <w:pPr>
        <w:spacing w:after="40" w:before="0" w:line="276" w:lineRule="auto"/>
        <w:ind w:left="420" w:right="0" w:hanging="420"/>
        <w:jc w:val="both"/>
      </w:pPr>
      <w:r>
        <w:rPr>
          <w:rFonts w:ascii="Times New Roman" w:hAnsi="Times New Roman" w:eastAsia="宋体" w:cs="Times New Roman"/>
          <w:b w:val="0"/>
          <w:sz w:val="18"/>
          <w:szCs w:val="18"/>
        </w:rPr>
        <w:t>[16]　Cui Y, Che W, Liu T, et al. Revisiting pre-trained models for Chinese natural language processing[C]//Findings of the Association for Computational Linguistics: EMNLP 2020. 2020: 657-668.</w:t>
      </w:r>
    </w:p>
    <w:p w14:paraId="70FB7C93" w14:textId="77777777" w:rsidR="001E30B5" w:rsidRDefault="00000000">
      <w:pPr>
        <w:spacing w:after="40" w:before="0" w:line="276" w:lineRule="auto"/>
        <w:ind w:left="420" w:right="0" w:hanging="420"/>
        <w:jc w:val="both"/>
      </w:pPr>
      <w:r>
        <w:rPr>
          <w:rFonts w:ascii="Times New Roman" w:hAnsi="Times New Roman" w:eastAsia="宋体" w:cs="Times New Roman"/>
          <w:b w:val="0"/>
          <w:sz w:val="18"/>
          <w:szCs w:val="18"/>
        </w:rPr>
        <w:t>[17]　Lin T Y, Goyal P, Girshick R, et al. Focal loss for dense object detection[C]//Proceedings of the IEEE International Conference on Computer Vision. 2017: 2980-2988.</w:t>
      </w:r>
    </w:p>
    <w:p w14:paraId="7AE70118" w14:textId="77777777" w:rsidR="001E30B5" w:rsidRDefault="00000000">
      <w:pPr>
        <w:spacing w:after="40" w:before="0" w:line="276" w:lineRule="auto"/>
        <w:ind w:left="420" w:right="0" w:hanging="420"/>
        <w:jc w:val="both"/>
      </w:pPr>
      <w:r>
        <w:rPr>
          <w:rFonts w:ascii="Times New Roman" w:hAnsi="Times New Roman" w:eastAsia="宋体" w:cs="Times New Roman"/>
          <w:b w:val="0"/>
          <w:sz w:val="18"/>
          <w:szCs w:val="18"/>
        </w:rPr>
        <w:t>[18]　Callon M, Courtial J P, Turner W A, et al. From translations to problematic networks: An introduction to co-word analysis[J]. Social Science Information, 1983, 22(2): 191-235.</w:t>
      </w:r>
    </w:p>
    <w:p w14:paraId="0B21F2ED" w14:textId="77777777" w:rsidR="001E30B5" w:rsidRDefault="00000000">
      <w:pPr>
        <w:spacing w:after="40" w:before="0" w:line="276" w:lineRule="auto"/>
        <w:ind w:left="420" w:right="0" w:hanging="420"/>
        <w:jc w:val="both"/>
      </w:pPr>
      <w:r>
        <w:rPr>
          <w:rFonts w:ascii="Times New Roman" w:hAnsi="Times New Roman" w:eastAsia="宋体" w:cs="Times New Roman"/>
          <w:b w:val="0"/>
          <w:sz w:val="18"/>
          <w:szCs w:val="18"/>
        </w:rPr>
        <w:t>[19]　Danowski J A. Network analysis of message content[M]//Richards W D Jr, Barnett G A. Progress in Communication Sciences. Vol. 12. Norwood, NJ: Ablex, 1993: 197-221.</w:t>
      </w:r>
    </w:p>
    <w:p w14:paraId="307135A8" w14:textId="77777777" w:rsidR="001E30B5" w:rsidRDefault="00000000">
      <w:pPr>
        <w:spacing w:after="40" w:before="0" w:line="276" w:lineRule="auto"/>
        <w:ind w:left="420" w:right="0" w:hanging="420"/>
        <w:jc w:val="both"/>
      </w:pPr>
      <w:r>
        <w:rPr>
          <w:rFonts w:ascii="Times New Roman" w:hAnsi="Times New Roman" w:eastAsia="宋体" w:cs="Times New Roman"/>
          <w:b w:val="0"/>
          <w:sz w:val="18"/>
          <w:szCs w:val="18"/>
        </w:rPr>
        <w:t>[20]　Salton G, Buckley C. Term-weighting approaches in automatic text retrieval[J]. Information Processing &amp; Management, 1988, 24(5): 513-523.</w:t>
      </w:r>
    </w:p>
    <w:p w14:paraId="0224336B" w14:textId="77777777" w:rsidR="001E30B5" w:rsidRDefault="00000000">
      <w:pPr>
        <w:spacing w:after="40" w:before="0" w:line="276" w:lineRule="auto"/>
        <w:ind w:left="420" w:right="0" w:hanging="420"/>
        <w:jc w:val="both"/>
      </w:pPr>
      <w:r>
        <w:rPr>
          <w:rFonts w:ascii="Times New Roman" w:hAnsi="Times New Roman" w:eastAsia="宋体" w:cs="Times New Roman"/>
          <w:b w:val="0"/>
          <w:sz w:val="18"/>
          <w:szCs w:val="18"/>
        </w:rPr>
        <w:t>[21]　Blondel V D, Guillaume J L, Lambiotte R, et al. Fast unfolding of communities in large networks[J]. Journal of Statistical Mechanics: Theory and Experiment, 2008, 2008(10): P10008.</w:t>
      </w:r>
    </w:p>
    <w:p w14:paraId="2EAAB1D1" w14:textId="77777777" w:rsidR="001E30B5" w:rsidRDefault="00000000">
      <w:pPr>
        <w:spacing w:after="40" w:before="0" w:line="276" w:lineRule="auto"/>
        <w:ind w:left="420" w:right="0" w:hanging="420"/>
        <w:jc w:val="both"/>
      </w:pPr>
      <w:r>
        <w:rPr>
          <w:rFonts w:ascii="Times New Roman" w:hAnsi="Times New Roman" w:eastAsia="宋体" w:cs="Times New Roman"/>
          <w:b w:val="0"/>
          <w:sz w:val="18"/>
          <w:szCs w:val="18"/>
        </w:rPr>
        <w:t>[22]　Cohen J. A coefficient of agreement for nominal scales[J]. Educational and Psychological Measurement, 1960, 20(1): 37-46.</w:t>
      </w:r>
    </w:p>
    <w:p w14:paraId="65746A9A" w14:textId="77777777" w:rsidR="001E30B5" w:rsidRDefault="00000000">
      <w:pPr>
        <w:spacing w:after="40" w:before="0" w:line="276" w:lineRule="auto"/>
        <w:ind w:left="420" w:right="0" w:hanging="420"/>
        <w:jc w:val="both"/>
      </w:pPr>
      <w:r>
        <w:rPr>
          <w:rFonts w:ascii="Times New Roman" w:hAnsi="Times New Roman" w:eastAsia="宋体" w:cs="Times New Roman"/>
          <w:b w:val="0"/>
          <w:sz w:val="18"/>
          <w:szCs w:val="18"/>
        </w:rPr>
        <w:t>[23]　Davis F D. Perceived usefulness, perceived ease of use, and user acceptance of information technology[J]. MIS Quarterly, 1989, 13(3): 319-340.</w:t>
      </w:r>
    </w:p>
    <w:p w14:paraId="3E2A8151" w14:textId="77777777" w:rsidR="001E30B5" w:rsidRDefault="00000000">
      <w:pPr>
        <w:spacing w:after="40" w:before="0" w:line="276" w:lineRule="auto"/>
        <w:ind w:left="420" w:right="0" w:hanging="420"/>
        <w:jc w:val="both"/>
      </w:pPr>
      <w:r>
        <w:rPr>
          <w:rFonts w:ascii="Times New Roman" w:hAnsi="Times New Roman" w:eastAsia="宋体" w:cs="Times New Roman"/>
          <w:b w:val="0"/>
          <w:sz w:val="18"/>
          <w:szCs w:val="18"/>
        </w:rPr>
        <w:t>[24]　Davis F D, Bagozzi R P, Warshaw P R. User acceptance of computer technology: A comparison of two theoretical models[J]. Management Science, 1989, 35(8): 982-1003.</w:t>
      </w:r>
    </w:p>
    <w:p w14:paraId="7FAFE56D" w14:textId="77777777" w:rsidR="001E30B5" w:rsidRDefault="00000000">
      <w:pPr>
        <w:spacing w:after="40" w:before="0" w:line="276" w:lineRule="auto"/>
        <w:ind w:left="420" w:right="0" w:hanging="420"/>
        <w:jc w:val="both"/>
      </w:pPr>
      <w:proofErr w:type="spellStart"/>
      <w:proofErr w:type="spellEnd"/>
      <w:r>
        <w:rPr>
          <w:rFonts w:ascii="Times New Roman" w:hAnsi="Times New Roman" w:eastAsia="宋体" w:cs="Times New Roman"/>
          <w:b w:val="0"/>
          <w:sz w:val="18"/>
          <w:szCs w:val="18"/>
        </w:rPr>
        <w:t>[25]　Dietvorst B J, Simmons J P, Massey C. Algorithm aversion: People erroneously avoid algorithms after seeing them err[J]. Journal of Experimental Psychology: General, 2015, 144(1): 114-126.</w:t>
      </w:r>
    </w:p>
    <w:p w14:paraId="1A01811C" w14:textId="77777777" w:rsidR="001E30B5" w:rsidRDefault="00000000">
      <w:pPr>
        <w:spacing w:after="40" w:before="0" w:line="276" w:lineRule="auto"/>
        <w:ind w:left="420" w:right="0" w:hanging="420"/>
        <w:jc w:val="both"/>
      </w:pPr>
      <w:r>
        <w:rPr>
          <w:rFonts w:ascii="Times New Roman" w:hAnsi="Times New Roman" w:eastAsia="宋体" w:cs="Times New Roman"/>
          <w:b w:val="0"/>
          <w:sz w:val="18"/>
          <w:szCs w:val="18"/>
        </w:rPr>
        <w:t>[26]　Logg J M, Minson J A, Moore D A. Algorithm appreciation: People prefer algorithmic to human judgment[J]. Organizational Behavior and Human Decision Processes, 2019, 151: 90-103.</w:t>
      </w:r>
    </w:p>
    <w:p w14:paraId="46C2C20C" w14:textId="77777777" w:rsidR="001E30B5" w:rsidRDefault="00000000">
      <w:pPr>
        <w:spacing w:after="40" w:before="0" w:line="276" w:lineRule="auto"/>
        <w:ind w:left="420" w:right="0" w:hanging="420"/>
        <w:jc w:val="both"/>
      </w:pPr>
      <w:r>
        <w:rPr>
          <w:rFonts w:ascii="Times New Roman" w:hAnsi="Times New Roman" w:eastAsia="宋体" w:cs="Times New Roman"/>
          <w:b w:val="0"/>
          <w:sz w:val="18"/>
          <w:szCs w:val="18"/>
        </w:rPr>
        <w:t>[27]　Hemmer P, Schemmer M, Kühl N, et al. Complementarity in human-AI collaboration: Concept, sources, and evidence[J]. European Journal of Information Systems, 2025, 34(6): 979-1002.</w:t>
      </w:r>
    </w:p>
    <w:p w14:paraId="389B2D03" w14:textId="77777777" w:rsidR="001E30B5" w:rsidRDefault="00000000">
      <w:pPr>
        <w:spacing w:after="40" w:before="0" w:line="276" w:lineRule="auto"/>
        <w:ind w:left="420" w:right="0" w:hanging="420"/>
        <w:jc w:val="both"/>
      </w:pPr>
      <w:proofErr w:type="spellStart"/>
      <w:proofErr w:type="spellEnd"/>
      <w:r>
        <w:rPr>
          <w:rFonts w:ascii="Times New Roman" w:hAnsi="Times New Roman" w:eastAsia="宋体" w:cs="Times New Roman"/>
          <w:b w:val="0"/>
          <w:sz w:val="18"/>
          <w:szCs w:val="18"/>
        </w:rPr>
        <w:t>[28]　Liu P, Zhang J, Chen S, et al. Human-AI teaming in healthcare: 1 + 1 &gt; 2?[J]. npj Artificial Intelligence, 2025, 1: 47.</w:t>
      </w:r>
    </w:p>
    <w:p w14:paraId="341AA016" w14:textId="77777777" w:rsidR="00C27996" w:rsidRDefault="00000000">
      <w:pPr>
        <w:spacing w:after="40" w:before="0" w:line="276" w:lineRule="auto"/>
        <w:ind w:left="420" w:right="0" w:hanging="420"/>
        <w:jc w:val="both"/>
      </w:pPr>
      <w:proofErr w:type="gramStart"/>
      <w:proofErr w:type="gramEnd"/>
      <w:proofErr w:type="gramStart"/>
      <w:proofErr w:type="gramEnd"/>
      <w:r>
        <w:rPr>
          <w:rFonts w:ascii="Times New Roman" w:hAnsi="Times New Roman" w:eastAsia="宋体" w:cs="Times New Roman"/>
          <w:b w:val="0"/>
          <w:sz w:val="18"/>
          <w:szCs w:val="18"/>
        </w:rPr>
        <w:t>[29]　国家卫生健康委员会. 2024年我国卫生健康事业发展统计公报[EB/OL]. (2025-12-01)[2026-08-28]. https://www.nhc.gov.cn/guihuaxxs/c100133/202512/f1c3a3c617484a27a1a26a468afbaeee/files/2024年我国卫生健康事业发展统计公报-20251201161542231.pdf.</w:t>
      </w:r>
    </w:p>
    <w:p w14:paraId="7C7C3738" w14:textId="77777777" w:rsidR="00C27996" w:rsidRDefault="00000000">
      <w:pPr>
        <w:spacing w:after="40" w:before="0" w:line="276" w:lineRule="auto"/>
        <w:ind w:left="420" w:right="0" w:hanging="420"/>
        <w:jc w:val="both"/>
      </w:pPr>
      <w:proofErr w:type="gramStart"/>
      <w:proofErr w:type="gramEnd"/>
      <w:proofErr w:type="gramStart"/>
      <w:proofErr w:type="gramEnd"/>
      <w:proofErr w:type="gramStart"/>
      <w:proofErr w:type="gramEnd"/>
      <w:proofErr w:type="gramStart"/>
      <w:proofErr w:type="gramEnd"/>
      <w:r>
        <w:rPr>
          <w:rFonts w:ascii="Times New Roman" w:hAnsi="Times New Roman" w:eastAsia="宋体" w:cs="Times New Roman"/>
          <w:b w:val="0"/>
          <w:sz w:val="18"/>
          <w:szCs w:val="18"/>
        </w:rPr>
        <w:t>[30]　国家卫生健康委员会办公厅, 国家中医药局综合司, 国家疾病预防控制局综合司. 卫生健康行业人工智能应用场景参考指引[EB/OL]. (2024-11-06)[2026-08-28]. https://www.nhc.gov.cn/guihuaxxs/c100133/202411/3dee425b8dc34f739d63483c4e5c334c.shtml.</w:t>
      </w:r>
    </w:p>
    <w:p w14:paraId="445F4745" w14:textId="77777777" w:rsidR="00C27996" w:rsidRDefault="00000000">
      <w:pPr>
        <w:spacing w:after="40" w:before="0" w:line="276" w:lineRule="auto"/>
        <w:ind w:left="420" w:right="0" w:hanging="420"/>
        <w:jc w:val="both"/>
      </w:pPr>
      <w:proofErr w:type="gramStart"/>
      <w:proofErr w:type="gramEnd"/>
      <w:proofErr w:type="gramStart"/>
      <w:proofErr w:type="gramEnd"/>
      <w:proofErr w:type="gramStart"/>
      <w:proofErr w:type="gramEnd"/>
      <w:r>
        <w:rPr>
          <w:rFonts w:ascii="Times New Roman" w:hAnsi="Times New Roman" w:eastAsia="宋体" w:cs="Times New Roman"/>
          <w:b w:val="0"/>
          <w:sz w:val="18"/>
          <w:szCs w:val="18"/>
        </w:rPr>
        <w:t>[31]　国务院. 关于深入实施“人工智能+”行动的意见: 国发〔2025〕11号[EB/OL]. (2025-08-21)[2026-08-28]. https://www.gov.cn/zhengce/content/202508/content_7037861.htm.</w:t>
      </w:r>
    </w:p>
    <w:p w14:paraId="163DF983" w14:textId="77777777" w:rsidR="00C27996" w:rsidRDefault="00000000">
      <w:pPr>
        <w:spacing w:after="40" w:before="0" w:line="276" w:lineRule="auto"/>
        <w:ind w:left="420" w:right="0" w:hanging="420"/>
        <w:jc w:val="both"/>
      </w:pPr>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r>
        <w:rPr>
          <w:rFonts w:ascii="Times New Roman" w:hAnsi="Times New Roman" w:eastAsia="宋体" w:cs="Times New Roman"/>
          <w:b w:val="0"/>
          <w:sz w:val="18"/>
          <w:szCs w:val="18"/>
        </w:rPr>
        <w:t>[32]　国家卫生健康委员会办公厅, 国家发展改革委办公厅, 工业和信息化部办公厅, 等. 关于促进和规范“人工智能+医疗卫生”应用发展的实施意见: 国卫办规划发〔2025〕30号[EB/OL]. (2025-10-20)[2026-08-28]. https://www.gov.cn/zhengce/zhengceku/202511/content_7047018.htm.</w:t>
      </w:r>
    </w:p>
    <w:p w14:paraId="6299C917" w14:textId="77777777" w:rsidR="00C27996" w:rsidRDefault="00000000">
      <w:pPr>
        <w:spacing w:after="40" w:before="0" w:line="276" w:lineRule="auto"/>
        <w:ind w:left="420" w:right="0" w:hanging="420"/>
        <w:jc w:val="both"/>
      </w:pPr>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r>
        <w:rPr>
          <w:rFonts w:ascii="Times New Roman" w:hAnsi="Times New Roman" w:eastAsia="宋体" w:cs="Times New Roman"/>
          <w:b w:val="0"/>
          <w:sz w:val="18"/>
          <w:szCs w:val="18"/>
        </w:rPr>
        <w:t>[33]　国家互联网信息办公室, 国家发展和改革委员会, 教育部, 等. 生成式人工智能服务管理暂行办法: 第15号令[EB/OL]. (2023-07-10)[2026-08-28]. https://www.gov.cn/zhengce/zhengceku/202307/content_6891752.htm.</w:t>
      </w:r>
    </w:p>
    <w:p w14:paraId="48DE60A5" w14:textId="77777777" w:rsidR="00BB7C8D" w:rsidRDefault="00BB7C8D">
      <w:pPr>
        <w:spacing w:line="240" w:lineRule="auto" w:before="0" w:after="0"/>
        <w:ind w:firstLine="0" w:left="0" w:right="0"/>
        <w:rPr>
          <w:rFonts w:eastAsiaTheme="minorEastAsia"/>
          <w:b/>
          <w:noProof/>
        </w:rPr>
      </w:pPr>
      <w:r/>
    </w:p>
    <w:sectPr w:rsidR="001E30B5" w:rsidSect="00034616">
      <w:headerReference w:type="default" r:id="rId15"/>
      <w:footerReference w:type="default" r:id="rId16"/>
      <w:pgSz w:w="11906" w:h="16838"/>
      <w:pgMar w:top="1440" w:right="1440" w:bottom="1440" w:left="1440"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2A008" w14:textId="77777777" w:rsidR="00CA337F" w:rsidRDefault="00CA337F">
      <w:pPr>
        <w:spacing w:line="240" w:lineRule="auto"/>
      </w:pPr>
      <w:r>
        <w:separator/>
      </w:r>
    </w:p>
  </w:endnote>
  <w:endnote w:type="continuationSeparator" w:id="0">
    <w:p w14:paraId="24FBB783" w14:textId="77777777" w:rsidR="00CA337F" w:rsidRDefault="00CA33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30EAC" w14:textId="77777777" w:rsidR="001E30B5" w:rsidRDefault="00000000">
    <w:pPr>
      <w:pStyle w:val="a7"/>
      <w:jc w:val="center"/>
    </w:pPr>
    <w:r>
      <w:rPr>
        <w:rFonts w:eastAsia="Times New Roman"/>
        <w:noProof/>
        <w:sz w:val="18"/>
        <w:szCs w:val="18"/>
      </w:rPr>
      <w:fldChar w:fldCharType="begin"/>
    </w:r>
    <w:r>
      <w:rPr>
        <w:rFonts w:eastAsia="Times New Roman"/>
        <w:noProof/>
        <w:sz w:val="18"/>
        <w:szCs w:val="18"/>
      </w:rPr>
      <w:instrText xml:space="preserve"> PAGE </w:instrText>
    </w:r>
    <w:r>
      <w:rPr>
        <w:rFonts w:eastAsia="Times New Roman"/>
        <w:noProof/>
        <w:sz w:val="18"/>
        <w:szCs w:val="18"/>
      </w:rPr>
      <w:fldChar w:fldCharType="separate"/>
    </w:r>
    <w:r w:rsidR="00A61BFA">
      <w:rPr>
        <w:rFonts w:eastAsia="Times New Roman"/>
        <w:noProof/>
        <w:sz w:val="18"/>
        <w:szCs w:val="18"/>
      </w:rPr>
      <w:t>1</w:t>
    </w:r>
    <w:r>
      <w:rPr>
        <w:rFonts w:eastAsia="Times New Roman"/>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A204F" w14:textId="77777777" w:rsidR="00CA337F" w:rsidRDefault="00CA337F">
      <w:pPr>
        <w:spacing w:line="240" w:lineRule="auto"/>
      </w:pPr>
      <w:r>
        <w:separator/>
      </w:r>
    </w:p>
  </w:footnote>
  <w:footnote w:type="continuationSeparator" w:id="0">
    <w:p w14:paraId="7169BA55" w14:textId="77777777" w:rsidR="00CA337F" w:rsidRDefault="00CA337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A4382" w14:textId="77777777" w:rsidR="009069E2" w:rsidRDefault="009069E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21937582">
    <w:abstractNumId w:val="8"/>
  </w:num>
  <w:num w:numId="2" w16cid:durableId="455416935">
    <w:abstractNumId w:val="6"/>
  </w:num>
  <w:num w:numId="3" w16cid:durableId="1965891478">
    <w:abstractNumId w:val="5"/>
  </w:num>
  <w:num w:numId="4" w16cid:durableId="678316940">
    <w:abstractNumId w:val="4"/>
  </w:num>
  <w:num w:numId="5" w16cid:durableId="694620982">
    <w:abstractNumId w:val="7"/>
  </w:num>
  <w:num w:numId="6" w16cid:durableId="157577078">
    <w:abstractNumId w:val="3"/>
  </w:num>
  <w:num w:numId="7" w16cid:durableId="341132715">
    <w:abstractNumId w:val="2"/>
  </w:num>
  <w:num w:numId="8" w16cid:durableId="956715408">
    <w:abstractNumId w:val="1"/>
  </w:num>
  <w:num w:numId="9" w16cid:durableId="4214628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一帆 张">
    <w15:presenceInfo w15:providerId="Windows Live" w15:userId="a3555119ee9c56c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9F0"/>
    <w:rsid w:val="00034616"/>
    <w:rsid w:val="00041E97"/>
    <w:rsid w:val="0005107A"/>
    <w:rsid w:val="0006063C"/>
    <w:rsid w:val="000D57FF"/>
    <w:rsid w:val="000F4BC2"/>
    <w:rsid w:val="00122759"/>
    <w:rsid w:val="0015074B"/>
    <w:rsid w:val="00177B9D"/>
    <w:rsid w:val="00197F01"/>
    <w:rsid w:val="001C439E"/>
    <w:rsid w:val="001E30B5"/>
    <w:rsid w:val="001F629F"/>
    <w:rsid w:val="00205A3C"/>
    <w:rsid w:val="00240035"/>
    <w:rsid w:val="00245B46"/>
    <w:rsid w:val="00252750"/>
    <w:rsid w:val="0029639D"/>
    <w:rsid w:val="00312E9B"/>
    <w:rsid w:val="00326F90"/>
    <w:rsid w:val="00346DF6"/>
    <w:rsid w:val="003962C4"/>
    <w:rsid w:val="00492067"/>
    <w:rsid w:val="004A4BBD"/>
    <w:rsid w:val="004A7677"/>
    <w:rsid w:val="004B74E4"/>
    <w:rsid w:val="0050344B"/>
    <w:rsid w:val="00521C3D"/>
    <w:rsid w:val="0055305D"/>
    <w:rsid w:val="005E1951"/>
    <w:rsid w:val="00635B8D"/>
    <w:rsid w:val="006B7162"/>
    <w:rsid w:val="006D2CAB"/>
    <w:rsid w:val="00743D76"/>
    <w:rsid w:val="00752CC0"/>
    <w:rsid w:val="007564A4"/>
    <w:rsid w:val="00780D93"/>
    <w:rsid w:val="007921F8"/>
    <w:rsid w:val="0079236C"/>
    <w:rsid w:val="007E133F"/>
    <w:rsid w:val="00826DFB"/>
    <w:rsid w:val="0085177C"/>
    <w:rsid w:val="008918FA"/>
    <w:rsid w:val="008A07DE"/>
    <w:rsid w:val="008D53F2"/>
    <w:rsid w:val="008F4EE8"/>
    <w:rsid w:val="00900220"/>
    <w:rsid w:val="009069E2"/>
    <w:rsid w:val="0093169B"/>
    <w:rsid w:val="009550F4"/>
    <w:rsid w:val="00992D60"/>
    <w:rsid w:val="009B2C6B"/>
    <w:rsid w:val="009F21C2"/>
    <w:rsid w:val="00A54915"/>
    <w:rsid w:val="00A61BFA"/>
    <w:rsid w:val="00A65E01"/>
    <w:rsid w:val="00AA1D8D"/>
    <w:rsid w:val="00AE41AC"/>
    <w:rsid w:val="00B04148"/>
    <w:rsid w:val="00B25205"/>
    <w:rsid w:val="00B25EB2"/>
    <w:rsid w:val="00B30360"/>
    <w:rsid w:val="00B47730"/>
    <w:rsid w:val="00B92F3D"/>
    <w:rsid w:val="00BB199B"/>
    <w:rsid w:val="00BB7C8D"/>
    <w:rsid w:val="00BC4DCC"/>
    <w:rsid w:val="00BD2B32"/>
    <w:rsid w:val="00C27996"/>
    <w:rsid w:val="00C40098"/>
    <w:rsid w:val="00C914BC"/>
    <w:rsid w:val="00CA337F"/>
    <w:rsid w:val="00CB0664"/>
    <w:rsid w:val="00CE767F"/>
    <w:rsid w:val="00CF675D"/>
    <w:rsid w:val="00D23416"/>
    <w:rsid w:val="00D42632"/>
    <w:rsid w:val="00E75E4E"/>
    <w:rsid w:val="00F353DF"/>
    <w:rsid w:val="00F6487C"/>
    <w:rsid w:val="00FB3928"/>
    <w:rsid w:val="00FC693F"/>
    <w:rsid w:val="00FD17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40D3474"/>
  <w14:defaultImageDpi w14:val="300"/>
  <w15:docId w15:val="{1C1AFCBE-3537-4503-887E-A09346A9E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Times New Roman" w:eastAsia="宋体" w:hAnsi="Times New Roman" w:cs="Times New Roman"/>
      <w:b w:val="0"/>
      <w:color w:val="000000"/>
      <w:sz w:val="21"/>
    </w:rPr>
  </w:style>
  <w:style w:type="paragraph" w:styleId="1">
    <w:name w:val="heading 1"/>
    <w:basedOn w:val="a1"/>
    <w:next w:val="a1"/>
    <w:link w:val="10"/>
    <w:uiPriority w:val="9"/>
    <w:qFormat/>
    <w:rsid w:val="00FC693F"/>
    <w:pPr>
      <w:keepNext/>
      <w:keepLines/>
      <w:spacing w:before="240" w:after="120" w:line="312" w:lineRule="auto"/>
      <w:ind w:firstLine="0"/>
      <w:jc w:val="center"/>
      <w:outlineLvl w:val="0"/>
    </w:pPr>
    <w:rPr>
      <w:rFonts w:asciiTheme="majorHAnsi" w:eastAsiaTheme="majorEastAsia" w:hAnsiTheme="majorHAnsi" w:cstheme="majorBidi" w:ascii="Times New Roman" w:hAnsi="Times New Roman" w:eastAsia="黑体"/>
      <w:b/>
      <w:bCs/>
      <w:sz w:val="28"/>
      <w:szCs w:val="28"/>
    </w:rPr>
  </w:style>
  <w:style w:type="paragraph" w:styleId="21">
    <w:name w:val="heading 2"/>
    <w:basedOn w:val="a1"/>
    <w:next w:val="a1"/>
    <w:link w:val="22"/>
    <w:uiPriority w:val="9"/>
    <w:unhideWhenUsed/>
    <w:qFormat/>
    <w:rsid w:val="00FC693F"/>
    <w:pPr>
      <w:keepNext/>
      <w:keepLines/>
      <w:spacing w:before="160" w:after="80" w:line="312" w:lineRule="auto"/>
      <w:ind w:firstLine="0"/>
      <w:outlineLvl w:val="1"/>
    </w:pPr>
    <w:rPr>
      <w:rFonts w:asciiTheme="majorHAnsi" w:eastAsiaTheme="majorEastAsia" w:hAnsiTheme="majorHAnsi" w:cstheme="majorBidi" w:ascii="Times New Roman" w:hAnsi="Times New Roman" w:eastAsia="黑体"/>
      <w:b/>
      <w:bCs/>
      <w:sz w:val="24"/>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annotation reference"/>
    <w:basedOn w:val="a2"/>
    <w:uiPriority w:val="99"/>
    <w:semiHidden/>
    <w:unhideWhenUsed/>
    <w:rsid w:val="000009F0"/>
    <w:rPr>
      <w:sz w:val="21"/>
      <w:szCs w:val="21"/>
    </w:rPr>
  </w:style>
  <w:style w:type="paragraph" w:styleId="affa">
    <w:name w:val="annotation text"/>
    <w:basedOn w:val="a1"/>
    <w:link w:val="affb"/>
    <w:uiPriority w:val="99"/>
    <w:unhideWhenUsed/>
    <w:rsid w:val="000009F0"/>
  </w:style>
  <w:style w:type="character" w:customStyle="1" w:styleId="affb">
    <w:name w:val="批注文字 字符"/>
    <w:basedOn w:val="a2"/>
    <w:link w:val="affa"/>
    <w:uiPriority w:val="99"/>
    <w:rsid w:val="000009F0"/>
    <w:rPr>
      <w:rFonts w:ascii="Times New Roman" w:eastAsia="宋体" w:hAnsi="Times New Roman"/>
      <w:sz w:val="21"/>
    </w:rPr>
  </w:style>
  <w:style w:type="paragraph" w:styleId="affc">
    <w:name w:val="annotation subject"/>
    <w:basedOn w:val="affa"/>
    <w:next w:val="affa"/>
    <w:link w:val="affd"/>
    <w:uiPriority w:val="99"/>
    <w:semiHidden/>
    <w:unhideWhenUsed/>
    <w:rsid w:val="000009F0"/>
    <w:rPr>
      <w:b/>
      <w:bCs/>
    </w:rPr>
  </w:style>
  <w:style w:type="character" w:customStyle="1" w:styleId="affd">
    <w:name w:val="批注主题 字符"/>
    <w:basedOn w:val="affb"/>
    <w:link w:val="affc"/>
    <w:uiPriority w:val="99"/>
    <w:semiHidden/>
    <w:rsid w:val="000009F0"/>
    <w:rPr>
      <w:rFonts w:ascii="Times New Roman" w:eastAsia="宋体" w:hAnsi="Times New Roman"/>
      <w:b/>
      <w:bCs/>
      <w:sz w:val="21"/>
    </w:rPr>
  </w:style>
  <w:style w:type="paragraph" w:styleId="affe">
    <w:name w:val="Revision"/>
    <w:hidden/>
    <w:uiPriority w:val="99"/>
    <w:semiHidden/>
    <w:rsid w:val="00240035"/>
    <w:pPr>
      <w:spacing w:after="0" w:line="240" w:lineRule="auto"/>
    </w:pPr>
    <w:rPr>
      <w:rFonts w:ascii="Times New Roman" w:eastAsia="宋体" w:hAnsi="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26</Pages>
  <Words>3855</Words>
  <Characters>21980</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雨帆 蔡</cp:lastModifiedBy>
  <cp:revision>32</cp:revision>
  <dcterms:created xsi:type="dcterms:W3CDTF">2013-12-23T23:15:00Z</dcterms:created>
  <dcterms:modified xsi:type="dcterms:W3CDTF">2026-08-28T08:24:00Z</dcterms:modified>
  <cp:category/>
</cp:coreProperties>
</file>